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7C3C6" w14:textId="3274317D" w:rsidR="0052139D" w:rsidRPr="00C03B2B" w:rsidRDefault="0052139D" w:rsidP="00E65F3C">
      <w:pPr>
        <w:jc w:val="left"/>
        <w:rPr>
          <w:rFonts w:asciiTheme="minorHAnsi" w:hAnsiTheme="minorHAnsi" w:cstheme="minorHAnsi"/>
          <w:b/>
          <w:color w:val="A6A6A6" w:themeColor="background1" w:themeShade="A6"/>
          <w:sz w:val="48"/>
          <w:szCs w:val="48"/>
          <w:lang w:val="en-US"/>
        </w:rPr>
      </w:pPr>
      <w:r w:rsidRPr="00C03B2B">
        <w:rPr>
          <w:rFonts w:asciiTheme="minorHAnsi" w:hAnsiTheme="minorHAnsi" w:cstheme="minorHAnsi"/>
          <w:b/>
          <w:sz w:val="52"/>
          <w:szCs w:val="52"/>
          <w:lang w:val="en-US"/>
        </w:rPr>
        <w:t xml:space="preserve">The </w:t>
      </w:r>
      <w:r w:rsidR="00E343BC" w:rsidRPr="00C03B2B">
        <w:rPr>
          <w:rFonts w:asciiTheme="minorHAnsi" w:hAnsiTheme="minorHAnsi" w:cstheme="minorHAnsi"/>
          <w:b/>
          <w:sz w:val="52"/>
          <w:szCs w:val="52"/>
          <w:lang w:val="en-US"/>
        </w:rPr>
        <w:t xml:space="preserve">Coding </w:t>
      </w:r>
      <w:r w:rsidRPr="00C03B2B">
        <w:rPr>
          <w:rFonts w:asciiTheme="minorHAnsi" w:hAnsiTheme="minorHAnsi" w:cstheme="minorHAnsi"/>
          <w:b/>
          <w:sz w:val="52"/>
          <w:szCs w:val="52"/>
          <w:lang w:val="en-US"/>
        </w:rPr>
        <w:t xml:space="preserve">of </w:t>
      </w:r>
      <w:r w:rsidR="00E343BC" w:rsidRPr="00C03B2B">
        <w:rPr>
          <w:rFonts w:asciiTheme="minorHAnsi" w:hAnsiTheme="minorHAnsi" w:cstheme="minorHAnsi"/>
          <w:b/>
          <w:sz w:val="52"/>
          <w:szCs w:val="52"/>
          <w:lang w:val="en-US"/>
        </w:rPr>
        <w:t>Chess Variations</w:t>
      </w:r>
      <w:r w:rsidR="00944E56" w:rsidRPr="00C03B2B">
        <w:rPr>
          <w:rFonts w:asciiTheme="minorHAnsi" w:hAnsiTheme="minorHAnsi" w:cstheme="minorHAnsi"/>
          <w:b/>
          <w:sz w:val="52"/>
          <w:szCs w:val="52"/>
          <w:lang w:val="en-US"/>
        </w:rPr>
        <w:br/>
      </w:r>
      <w:r w:rsidR="00E343BC" w:rsidRPr="00C03B2B">
        <w:rPr>
          <w:rFonts w:asciiTheme="minorHAnsi" w:hAnsiTheme="minorHAnsi" w:cstheme="minorHAnsi"/>
          <w:b/>
          <w:color w:val="A6A6A6" w:themeColor="background1" w:themeShade="A6"/>
          <w:sz w:val="48"/>
          <w:szCs w:val="48"/>
          <w:lang w:val="en-US"/>
        </w:rPr>
        <w:t xml:space="preserve">Implementing </w:t>
      </w:r>
      <w:r w:rsidRPr="00C03B2B">
        <w:rPr>
          <w:rFonts w:asciiTheme="minorHAnsi" w:hAnsiTheme="minorHAnsi" w:cstheme="minorHAnsi"/>
          <w:b/>
          <w:color w:val="A6A6A6" w:themeColor="background1" w:themeShade="A6"/>
          <w:sz w:val="48"/>
          <w:szCs w:val="48"/>
          <w:lang w:val="en-US"/>
        </w:rPr>
        <w:t xml:space="preserve">Different Ways </w:t>
      </w:r>
      <w:r w:rsidR="00C11681" w:rsidRPr="00C03B2B">
        <w:rPr>
          <w:rFonts w:asciiTheme="minorHAnsi" w:hAnsiTheme="minorHAnsi" w:cstheme="minorHAnsi"/>
          <w:b/>
          <w:color w:val="A6A6A6" w:themeColor="background1" w:themeShade="A6"/>
          <w:sz w:val="48"/>
          <w:szCs w:val="48"/>
          <w:lang w:val="en-US"/>
        </w:rPr>
        <w:t>to</w:t>
      </w:r>
      <w:r w:rsidRPr="00C03B2B">
        <w:rPr>
          <w:rFonts w:asciiTheme="minorHAnsi" w:hAnsiTheme="minorHAnsi" w:cstheme="minorHAnsi"/>
          <w:b/>
          <w:color w:val="A6A6A6" w:themeColor="background1" w:themeShade="A6"/>
          <w:sz w:val="48"/>
          <w:szCs w:val="48"/>
          <w:lang w:val="en-US"/>
        </w:rPr>
        <w:t xml:space="preserve"> Play Chess </w:t>
      </w:r>
      <w:r w:rsidR="00005D34" w:rsidRPr="00C03B2B">
        <w:rPr>
          <w:rFonts w:asciiTheme="minorHAnsi" w:hAnsiTheme="minorHAnsi" w:cstheme="minorHAnsi"/>
          <w:b/>
          <w:color w:val="A6A6A6" w:themeColor="background1" w:themeShade="A6"/>
          <w:sz w:val="48"/>
          <w:szCs w:val="48"/>
          <w:lang w:val="en-US"/>
        </w:rPr>
        <w:t>into</w:t>
      </w:r>
      <w:r w:rsidR="00E343BC" w:rsidRPr="00C03B2B">
        <w:rPr>
          <w:rFonts w:asciiTheme="minorHAnsi" w:hAnsiTheme="minorHAnsi" w:cstheme="minorHAnsi"/>
          <w:b/>
          <w:color w:val="A6A6A6" w:themeColor="background1" w:themeShade="A6"/>
          <w:sz w:val="48"/>
          <w:szCs w:val="48"/>
          <w:lang w:val="en-US"/>
        </w:rPr>
        <w:t xml:space="preserve"> </w:t>
      </w:r>
      <w:r w:rsidR="00C11681" w:rsidRPr="00C03B2B">
        <w:rPr>
          <w:rFonts w:asciiTheme="minorHAnsi" w:hAnsiTheme="minorHAnsi" w:cstheme="minorHAnsi"/>
          <w:b/>
          <w:color w:val="A6A6A6" w:themeColor="background1" w:themeShade="A6"/>
          <w:sz w:val="48"/>
          <w:szCs w:val="48"/>
          <w:lang w:val="en-US"/>
        </w:rPr>
        <w:t>a</w:t>
      </w:r>
      <w:r w:rsidR="00E343BC" w:rsidRPr="00C03B2B">
        <w:rPr>
          <w:rFonts w:asciiTheme="minorHAnsi" w:hAnsiTheme="minorHAnsi" w:cstheme="minorHAnsi"/>
          <w:b/>
          <w:color w:val="A6A6A6" w:themeColor="background1" w:themeShade="A6"/>
          <w:sz w:val="48"/>
          <w:szCs w:val="48"/>
          <w:lang w:val="en-US"/>
        </w:rPr>
        <w:t xml:space="preserve"> Standard Chess Program</w:t>
      </w:r>
    </w:p>
    <w:p w14:paraId="304E87E2" w14:textId="0104CFE9" w:rsidR="00005D34" w:rsidRPr="00C03B2B" w:rsidRDefault="0052139D" w:rsidP="00005D34">
      <w:pPr>
        <w:jc w:val="left"/>
        <w:rPr>
          <w:rFonts w:asciiTheme="minorHAnsi" w:hAnsiTheme="minorHAnsi" w:cstheme="minorHAnsi"/>
          <w:sz w:val="48"/>
          <w:szCs w:val="48"/>
          <w:lang w:val="en-US"/>
        </w:rPr>
      </w:pPr>
      <w:r w:rsidRPr="00C03B2B">
        <w:rPr>
          <w:rFonts w:asciiTheme="minorHAnsi" w:hAnsiTheme="minorHAnsi" w:cstheme="minorHAnsi"/>
          <w:noProof/>
          <w:sz w:val="48"/>
          <w:szCs w:val="48"/>
          <w:lang w:val="en-US"/>
        </w:rPr>
        <w:drawing>
          <wp:inline distT="0" distB="0" distL="0" distR="0" wp14:anchorId="718CF8BA" wp14:editId="09084C3D">
            <wp:extent cx="4283017" cy="3481987"/>
            <wp:effectExtent l="0" t="0" r="0" b="0"/>
            <wp:docPr id="487494193" name="Picture 1" descr="Chess Pieces Free Stock Photo - Public Domain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94193" name="Picture 487494193" descr="Chess Pieces Free Stock Photo - Public Domain Pictures"/>
                    <pic:cNvPicPr/>
                  </pic:nvPicPr>
                  <pic:blipFill rotWithShape="1">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rcRect t="3500" b="15202"/>
                    <a:stretch/>
                  </pic:blipFill>
                  <pic:spPr bwMode="auto">
                    <a:xfrm>
                      <a:off x="0" y="0"/>
                      <a:ext cx="4302687" cy="3497978"/>
                    </a:xfrm>
                    <a:prstGeom prst="rect">
                      <a:avLst/>
                    </a:prstGeom>
                    <a:ln>
                      <a:noFill/>
                    </a:ln>
                    <a:extLst>
                      <a:ext uri="{53640926-AAD7-44D8-BBD7-CCE9431645EC}">
                        <a14:shadowObscured xmlns:a14="http://schemas.microsoft.com/office/drawing/2010/main"/>
                      </a:ext>
                    </a:extLst>
                  </pic:spPr>
                </pic:pic>
              </a:graphicData>
            </a:graphic>
          </wp:inline>
        </w:drawing>
      </w:r>
    </w:p>
    <w:p w14:paraId="0F96C72A" w14:textId="77777777" w:rsidR="00005D34" w:rsidRDefault="00005D34" w:rsidP="00E65F3C">
      <w:pPr>
        <w:tabs>
          <w:tab w:val="left" w:pos="5280"/>
        </w:tabs>
        <w:jc w:val="left"/>
        <w:rPr>
          <w:rFonts w:asciiTheme="minorHAnsi" w:hAnsiTheme="minorHAnsi" w:cstheme="minorHAnsi"/>
          <w:b/>
          <w:sz w:val="32"/>
          <w:szCs w:val="32"/>
          <w:lang w:val="it-CH"/>
        </w:rPr>
      </w:pPr>
    </w:p>
    <w:p w14:paraId="49B46D53" w14:textId="461E32FC" w:rsidR="00944E56" w:rsidRPr="007C5DED" w:rsidRDefault="00094606" w:rsidP="00E65F3C">
      <w:pPr>
        <w:tabs>
          <w:tab w:val="left" w:pos="5280"/>
        </w:tabs>
        <w:jc w:val="left"/>
        <w:rPr>
          <w:rFonts w:asciiTheme="minorHAnsi" w:hAnsiTheme="minorHAnsi" w:cstheme="minorHAnsi"/>
          <w:b/>
          <w:sz w:val="32"/>
          <w:szCs w:val="32"/>
          <w:lang w:val="it-CH"/>
        </w:rPr>
      </w:pPr>
      <w:r w:rsidRPr="007C5DED">
        <w:rPr>
          <w:rFonts w:asciiTheme="minorHAnsi" w:hAnsiTheme="minorHAnsi" w:cstheme="minorHAnsi"/>
          <w:b/>
          <w:sz w:val="32"/>
          <w:szCs w:val="32"/>
          <w:lang w:val="it-CH"/>
        </w:rPr>
        <w:t xml:space="preserve">Matura Paper, </w:t>
      </w:r>
      <w:r w:rsidR="00944E56" w:rsidRPr="007C5DED">
        <w:rPr>
          <w:rFonts w:asciiTheme="minorHAnsi" w:hAnsiTheme="minorHAnsi" w:cstheme="minorHAnsi"/>
          <w:b/>
          <w:sz w:val="32"/>
          <w:szCs w:val="32"/>
          <w:lang w:val="it-CH"/>
        </w:rPr>
        <w:t>Kantonsschule Sargans</w:t>
      </w:r>
    </w:p>
    <w:p w14:paraId="29D2EC95" w14:textId="6A70F464" w:rsidR="00944E56" w:rsidRPr="007C5DED" w:rsidRDefault="0052139D" w:rsidP="00E65F3C">
      <w:pPr>
        <w:tabs>
          <w:tab w:val="left" w:pos="5280"/>
        </w:tabs>
        <w:jc w:val="left"/>
        <w:rPr>
          <w:rFonts w:asciiTheme="minorHAnsi" w:hAnsiTheme="minorHAnsi" w:cstheme="minorHAnsi"/>
          <w:sz w:val="32"/>
          <w:szCs w:val="32"/>
          <w:lang w:val="it-CH"/>
        </w:rPr>
      </w:pPr>
      <w:r w:rsidRPr="007C5DED">
        <w:rPr>
          <w:rFonts w:asciiTheme="minorHAnsi" w:hAnsiTheme="minorHAnsi" w:cstheme="minorHAnsi"/>
          <w:sz w:val="32"/>
          <w:szCs w:val="32"/>
          <w:lang w:val="it-CH"/>
        </w:rPr>
        <w:t>Attila Vizhanyo, 4bNP</w:t>
      </w:r>
    </w:p>
    <w:p w14:paraId="1BCAEB65" w14:textId="77777777" w:rsidR="00944E56" w:rsidRPr="007C5DED" w:rsidRDefault="00944E56" w:rsidP="00E65F3C">
      <w:pPr>
        <w:tabs>
          <w:tab w:val="left" w:pos="5280"/>
        </w:tabs>
        <w:jc w:val="left"/>
        <w:rPr>
          <w:rFonts w:asciiTheme="minorHAnsi" w:hAnsiTheme="minorHAnsi" w:cstheme="minorHAnsi"/>
          <w:sz w:val="32"/>
          <w:szCs w:val="32"/>
          <w:lang w:val="it-CH"/>
        </w:rPr>
      </w:pPr>
    </w:p>
    <w:p w14:paraId="52B53E4F" w14:textId="77777777" w:rsidR="003F4F21" w:rsidRPr="007C5DED" w:rsidRDefault="003F4F21" w:rsidP="00E65F3C">
      <w:pPr>
        <w:tabs>
          <w:tab w:val="left" w:pos="5280"/>
        </w:tabs>
        <w:jc w:val="left"/>
        <w:rPr>
          <w:rFonts w:asciiTheme="minorHAnsi" w:hAnsiTheme="minorHAnsi" w:cstheme="minorHAnsi"/>
          <w:sz w:val="32"/>
          <w:szCs w:val="32"/>
          <w:lang w:val="it-CH"/>
        </w:rPr>
      </w:pPr>
    </w:p>
    <w:p w14:paraId="0E243485" w14:textId="1531456E" w:rsidR="00944E56" w:rsidRPr="00C03B2B" w:rsidRDefault="00094606" w:rsidP="00E65F3C">
      <w:pPr>
        <w:ind w:left="5670"/>
        <w:jc w:val="left"/>
        <w:rPr>
          <w:rFonts w:asciiTheme="minorHAnsi" w:hAnsiTheme="minorHAnsi" w:cstheme="minorHAnsi"/>
          <w:sz w:val="32"/>
          <w:szCs w:val="32"/>
          <w:lang w:val="en-US"/>
        </w:rPr>
      </w:pPr>
      <w:r w:rsidRPr="00C03B2B">
        <w:rPr>
          <w:rFonts w:asciiTheme="minorHAnsi" w:hAnsiTheme="minorHAnsi" w:cstheme="minorHAnsi"/>
          <w:b/>
          <w:sz w:val="32"/>
          <w:szCs w:val="32"/>
          <w:lang w:val="en-US"/>
        </w:rPr>
        <w:t>Supervisor</w:t>
      </w:r>
      <w:r w:rsidR="00944E56" w:rsidRPr="00C03B2B">
        <w:rPr>
          <w:rFonts w:asciiTheme="minorHAnsi" w:hAnsiTheme="minorHAnsi" w:cstheme="minorHAnsi"/>
          <w:b/>
          <w:sz w:val="32"/>
          <w:szCs w:val="32"/>
          <w:lang w:val="en-US"/>
        </w:rPr>
        <w:t>:</w:t>
      </w:r>
      <w:r w:rsidR="00944E56" w:rsidRPr="00C03B2B">
        <w:rPr>
          <w:rFonts w:asciiTheme="minorHAnsi" w:hAnsiTheme="minorHAnsi" w:cstheme="minorHAnsi"/>
          <w:b/>
          <w:sz w:val="32"/>
          <w:szCs w:val="32"/>
          <w:lang w:val="en-US"/>
        </w:rPr>
        <w:br/>
      </w:r>
      <w:r w:rsidR="0052139D" w:rsidRPr="00C03B2B">
        <w:rPr>
          <w:rFonts w:asciiTheme="minorHAnsi" w:hAnsiTheme="minorHAnsi" w:cstheme="minorHAnsi"/>
          <w:sz w:val="32"/>
          <w:szCs w:val="32"/>
          <w:lang w:val="en-US"/>
        </w:rPr>
        <w:t>Herr Lukas Fehr</w:t>
      </w:r>
    </w:p>
    <w:p w14:paraId="1DFF814D" w14:textId="77777777" w:rsidR="00944E56" w:rsidRPr="00C03B2B" w:rsidRDefault="00944E56" w:rsidP="00E65F3C">
      <w:pPr>
        <w:tabs>
          <w:tab w:val="left" w:pos="5280"/>
        </w:tabs>
        <w:ind w:left="5670"/>
        <w:jc w:val="left"/>
        <w:rPr>
          <w:rFonts w:asciiTheme="minorHAnsi" w:hAnsiTheme="minorHAnsi" w:cstheme="minorHAnsi"/>
          <w:sz w:val="32"/>
          <w:szCs w:val="32"/>
          <w:lang w:val="en-US"/>
        </w:rPr>
      </w:pPr>
    </w:p>
    <w:p w14:paraId="6E10162D" w14:textId="3ED029F2" w:rsidR="009A2ACE" w:rsidRPr="00C03B2B" w:rsidRDefault="00094606" w:rsidP="00E65F3C">
      <w:pPr>
        <w:ind w:left="5670"/>
        <w:jc w:val="left"/>
        <w:rPr>
          <w:rFonts w:asciiTheme="minorHAnsi" w:hAnsiTheme="minorHAnsi" w:cstheme="minorHAnsi"/>
          <w:sz w:val="32"/>
          <w:szCs w:val="32"/>
          <w:lang w:val="en-US"/>
        </w:rPr>
      </w:pPr>
      <w:r w:rsidRPr="00C03B2B">
        <w:rPr>
          <w:rFonts w:asciiTheme="minorHAnsi" w:hAnsiTheme="minorHAnsi" w:cstheme="minorHAnsi"/>
          <w:b/>
          <w:sz w:val="32"/>
          <w:szCs w:val="32"/>
          <w:lang w:val="en-US"/>
        </w:rPr>
        <w:t>Submitted on</w:t>
      </w:r>
      <w:r w:rsidR="00944E56" w:rsidRPr="00C03B2B">
        <w:rPr>
          <w:rFonts w:asciiTheme="minorHAnsi" w:hAnsiTheme="minorHAnsi" w:cstheme="minorHAnsi"/>
          <w:b/>
          <w:sz w:val="32"/>
          <w:szCs w:val="32"/>
          <w:lang w:val="en-US"/>
        </w:rPr>
        <w:t>:</w:t>
      </w:r>
      <w:r w:rsidRPr="00C03B2B">
        <w:rPr>
          <w:rFonts w:asciiTheme="minorHAnsi" w:hAnsiTheme="minorHAnsi" w:cstheme="minorHAnsi"/>
          <w:sz w:val="32"/>
          <w:szCs w:val="32"/>
          <w:lang w:val="en-US"/>
        </w:rPr>
        <w:br/>
      </w:r>
      <w:r w:rsidR="0052139D" w:rsidRPr="00C03B2B">
        <w:rPr>
          <w:rFonts w:asciiTheme="minorHAnsi" w:hAnsiTheme="minorHAnsi" w:cstheme="minorHAnsi"/>
          <w:sz w:val="32"/>
          <w:szCs w:val="32"/>
          <w:lang w:val="en-US"/>
        </w:rPr>
        <w:t>8</w:t>
      </w:r>
      <w:r w:rsidRPr="00C03B2B">
        <w:rPr>
          <w:rFonts w:asciiTheme="minorHAnsi" w:hAnsiTheme="minorHAnsi" w:cstheme="minorHAnsi"/>
          <w:sz w:val="32"/>
          <w:szCs w:val="32"/>
          <w:lang w:val="en-US"/>
        </w:rPr>
        <w:t xml:space="preserve"> January</w:t>
      </w:r>
      <w:r w:rsidR="00944E56" w:rsidRPr="00C03B2B">
        <w:rPr>
          <w:rFonts w:asciiTheme="minorHAnsi" w:hAnsiTheme="minorHAnsi" w:cstheme="minorHAnsi"/>
          <w:sz w:val="32"/>
          <w:szCs w:val="32"/>
          <w:lang w:val="en-US"/>
        </w:rPr>
        <w:t xml:space="preserve"> </w:t>
      </w:r>
      <w:r w:rsidR="008666AE" w:rsidRPr="00C03B2B">
        <w:rPr>
          <w:rFonts w:asciiTheme="minorHAnsi" w:hAnsiTheme="minorHAnsi" w:cstheme="minorHAnsi"/>
          <w:sz w:val="32"/>
          <w:szCs w:val="32"/>
          <w:lang w:val="en-US"/>
        </w:rPr>
        <w:t>202</w:t>
      </w:r>
      <w:r w:rsidR="0052139D" w:rsidRPr="00C03B2B">
        <w:rPr>
          <w:rFonts w:asciiTheme="minorHAnsi" w:hAnsiTheme="minorHAnsi" w:cstheme="minorHAnsi"/>
          <w:sz w:val="32"/>
          <w:szCs w:val="32"/>
          <w:lang w:val="en-US"/>
        </w:rPr>
        <w:t>4</w:t>
      </w:r>
      <w:r w:rsidR="009A2ACE" w:rsidRPr="00C03B2B">
        <w:rPr>
          <w:rFonts w:asciiTheme="minorHAnsi" w:hAnsiTheme="minorHAnsi" w:cstheme="minorHAnsi"/>
          <w:sz w:val="32"/>
          <w:szCs w:val="32"/>
          <w:lang w:val="en-US"/>
        </w:rPr>
        <w:br w:type="page"/>
      </w:r>
    </w:p>
    <w:p w14:paraId="7A2FA6D1" w14:textId="77777777" w:rsidR="009A2ACE" w:rsidRDefault="00094606" w:rsidP="00EA589D">
      <w:pPr>
        <w:pStyle w:val="Heading1"/>
        <w:numPr>
          <w:ilvl w:val="0"/>
          <w:numId w:val="0"/>
        </w:numPr>
        <w:ind w:left="432" w:hanging="432"/>
        <w:rPr>
          <w:lang w:val="en-US"/>
        </w:rPr>
      </w:pPr>
      <w:bookmarkStart w:id="0" w:name="_Toc155188274"/>
      <w:r w:rsidRPr="00C03B2B">
        <w:rPr>
          <w:lang w:val="en-US"/>
        </w:rPr>
        <w:lastRenderedPageBreak/>
        <w:t>Preface</w:t>
      </w:r>
      <w:bookmarkEnd w:id="0"/>
    </w:p>
    <w:p w14:paraId="14F53560" w14:textId="0A1E1F01" w:rsidR="00882A91" w:rsidRPr="00882A91" w:rsidRDefault="00882A91" w:rsidP="00882A91">
      <w:pPr>
        <w:rPr>
          <w:lang w:val="en-US"/>
        </w:rPr>
      </w:pPr>
      <w:r w:rsidRPr="00C03B2B">
        <w:rPr>
          <w:lang w:val="en-US"/>
        </w:rPr>
        <w:t xml:space="preserve">In the pursuit of finding a </w:t>
      </w:r>
      <w:r>
        <w:rPr>
          <w:lang w:val="en-US"/>
        </w:rPr>
        <w:t>subject</w:t>
      </w:r>
      <w:r w:rsidRPr="00C03B2B">
        <w:rPr>
          <w:lang w:val="en-US"/>
        </w:rPr>
        <w:t xml:space="preserve"> for my Matura project, my objective was to combine two of my passions: chess and </w:t>
      </w:r>
      <w:r>
        <w:rPr>
          <w:lang w:val="en-US"/>
        </w:rPr>
        <w:t>computer programming</w:t>
      </w:r>
      <w:r w:rsidRPr="00C03B2B">
        <w:rPr>
          <w:lang w:val="en-US"/>
        </w:rPr>
        <w:t xml:space="preserve">. </w:t>
      </w:r>
    </w:p>
    <w:p w14:paraId="592563FA" w14:textId="2B100BC4" w:rsidR="00882A91" w:rsidRDefault="00882A91" w:rsidP="00592253">
      <w:pPr>
        <w:rPr>
          <w:lang w:val="en-US"/>
        </w:rPr>
      </w:pPr>
      <w:bookmarkStart w:id="1" w:name="_Hlk153706816"/>
      <w:r w:rsidRPr="00C03B2B">
        <w:rPr>
          <w:lang w:val="en-US"/>
        </w:rPr>
        <w:t>I have been playing chess for an extended period.</w:t>
      </w:r>
      <w:r>
        <w:rPr>
          <w:lang w:val="en-US"/>
        </w:rPr>
        <w:t xml:space="preserve"> </w:t>
      </w:r>
      <w:r w:rsidR="00592253" w:rsidRPr="00C03B2B">
        <w:rPr>
          <w:lang w:val="en-US"/>
        </w:rPr>
        <w:t xml:space="preserve">My grandfather first introduced me to </w:t>
      </w:r>
      <w:r w:rsidR="00202812">
        <w:rPr>
          <w:lang w:val="en-US"/>
        </w:rPr>
        <w:t>chess</w:t>
      </w:r>
      <w:r w:rsidR="00592253" w:rsidRPr="00C03B2B">
        <w:rPr>
          <w:lang w:val="en-US"/>
        </w:rPr>
        <w:t xml:space="preserve"> when I was young. </w:t>
      </w:r>
      <w:r w:rsidR="00755CA8">
        <w:rPr>
          <w:lang w:val="en-US"/>
        </w:rPr>
        <w:t xml:space="preserve">I </w:t>
      </w:r>
      <w:r w:rsidR="009247CB">
        <w:rPr>
          <w:lang w:val="en-US"/>
        </w:rPr>
        <w:t>was captivated by the strategic and tactical elements of chess.</w:t>
      </w:r>
    </w:p>
    <w:p w14:paraId="72A90F3E" w14:textId="03F10913" w:rsidR="0097467F" w:rsidRDefault="00882A91" w:rsidP="00592253">
      <w:pPr>
        <w:rPr>
          <w:lang w:val="en-US"/>
        </w:rPr>
      </w:pPr>
      <w:r w:rsidRPr="00C03B2B">
        <w:rPr>
          <w:lang w:val="en-US"/>
        </w:rPr>
        <w:t xml:space="preserve">My second interest is </w:t>
      </w:r>
      <w:r>
        <w:rPr>
          <w:lang w:val="en-US"/>
        </w:rPr>
        <w:t>programming, also called coding</w:t>
      </w:r>
      <w:r>
        <w:rPr>
          <w:lang w:val="en-US"/>
        </w:rPr>
        <w:t>.</w:t>
      </w:r>
      <w:r w:rsidR="00202812">
        <w:rPr>
          <w:lang w:val="en-US"/>
        </w:rPr>
        <w:t xml:space="preserve"> </w:t>
      </w:r>
      <w:bookmarkEnd w:id="1"/>
      <w:r w:rsidR="003E6AD4" w:rsidRPr="003E6AD4">
        <w:rPr>
          <w:lang w:val="en-US"/>
        </w:rPr>
        <w:t xml:space="preserve">Despite not having much programming experience, I find it interesting for its logical </w:t>
      </w:r>
      <w:r w:rsidR="009247CB">
        <w:rPr>
          <w:lang w:val="en-US"/>
        </w:rPr>
        <w:t xml:space="preserve">way of </w:t>
      </w:r>
      <w:r w:rsidR="003E6AD4" w:rsidRPr="003E6AD4">
        <w:rPr>
          <w:lang w:val="en-US"/>
        </w:rPr>
        <w:t>thinking and clear structure.</w:t>
      </w:r>
      <w:r w:rsidR="003E6AD4">
        <w:rPr>
          <w:lang w:val="en-US"/>
        </w:rPr>
        <w:t xml:space="preserve"> </w:t>
      </w:r>
      <w:r>
        <w:rPr>
          <w:lang w:val="en-US"/>
        </w:rPr>
        <w:t>Subsequently, I was eager to enhance my coding skills with a suitable coding project.</w:t>
      </w:r>
    </w:p>
    <w:p w14:paraId="138B84F7" w14:textId="2DF21B1D" w:rsidR="00882A91" w:rsidRDefault="00882A91" w:rsidP="00592253">
      <w:pPr>
        <w:rPr>
          <w:lang w:val="en-US"/>
        </w:rPr>
      </w:pPr>
      <w:r>
        <w:rPr>
          <w:lang w:val="en-US"/>
        </w:rPr>
        <w:t>My</w:t>
      </w:r>
      <w:r w:rsidRPr="00C03B2B">
        <w:rPr>
          <w:lang w:val="en-US"/>
        </w:rPr>
        <w:t xml:space="preserve"> idea </w:t>
      </w:r>
      <w:r>
        <w:rPr>
          <w:lang w:val="en-US"/>
        </w:rPr>
        <w:t xml:space="preserve">was to </w:t>
      </w:r>
      <w:r w:rsidRPr="00C03B2B">
        <w:rPr>
          <w:lang w:val="en-US"/>
        </w:rPr>
        <w:t>program different versions</w:t>
      </w:r>
      <w:r>
        <w:rPr>
          <w:lang w:val="en-US"/>
        </w:rPr>
        <w:t>, or variations</w:t>
      </w:r>
      <w:r w:rsidRPr="00C03B2B">
        <w:rPr>
          <w:lang w:val="en-US"/>
        </w:rPr>
        <w:t xml:space="preserve"> of chess by changing the rules of the </w:t>
      </w:r>
      <w:r>
        <w:rPr>
          <w:lang w:val="en-US"/>
        </w:rPr>
        <w:t>original</w:t>
      </w:r>
      <w:r w:rsidRPr="00C03B2B">
        <w:rPr>
          <w:lang w:val="en-US"/>
        </w:rPr>
        <w:t xml:space="preserve"> game. I was inspired by a website called chess.com that published </w:t>
      </w:r>
      <w:r>
        <w:rPr>
          <w:lang w:val="en-US"/>
        </w:rPr>
        <w:t>such</w:t>
      </w:r>
      <w:r w:rsidRPr="00C03B2B">
        <w:rPr>
          <w:lang w:val="en-US"/>
        </w:rPr>
        <w:t xml:space="preserve"> variations, </w:t>
      </w:r>
      <w:r>
        <w:rPr>
          <w:lang w:val="en-US"/>
        </w:rPr>
        <w:t>and c</w:t>
      </w:r>
      <w:r w:rsidRPr="00C03B2B">
        <w:rPr>
          <w:lang w:val="en-US"/>
        </w:rPr>
        <w:t xml:space="preserve">onsequently I was excited to come up with my own ideas of ways to play chess. By changing the rules, my goal was to make chess more enjoyable for people </w:t>
      </w:r>
      <w:r>
        <w:rPr>
          <w:lang w:val="en-US"/>
        </w:rPr>
        <w:t>who</w:t>
      </w:r>
      <w:r w:rsidRPr="00C03B2B">
        <w:rPr>
          <w:lang w:val="en-US"/>
        </w:rPr>
        <w:t xml:space="preserve"> may not appreciate its strategic complexity and memorization.</w:t>
      </w:r>
    </w:p>
    <w:p w14:paraId="552117D8" w14:textId="739666A2" w:rsidR="00C23DA6" w:rsidRPr="00C03B2B" w:rsidRDefault="00C23DA6" w:rsidP="00592253">
      <w:pPr>
        <w:rPr>
          <w:lang w:val="en-US"/>
        </w:rPr>
      </w:pPr>
      <w:r w:rsidRPr="00005D34">
        <w:rPr>
          <w:noProof/>
          <w:lang w:val="en-US"/>
        </w:rPr>
        <mc:AlternateContent>
          <mc:Choice Requires="wps">
            <w:drawing>
              <wp:anchor distT="0" distB="0" distL="114300" distR="114300" simplePos="0" relativeHeight="251667456" behindDoc="1" locked="0" layoutInCell="1" allowOverlap="1" wp14:anchorId="6943EA9C" wp14:editId="0E55B87C">
                <wp:simplePos x="0" y="0"/>
                <wp:positionH relativeFrom="column">
                  <wp:posOffset>3261360</wp:posOffset>
                </wp:positionH>
                <wp:positionV relativeFrom="paragraph">
                  <wp:posOffset>3862705</wp:posOffset>
                </wp:positionV>
                <wp:extent cx="2538730" cy="635"/>
                <wp:effectExtent l="0" t="0" r="1270" b="0"/>
                <wp:wrapTight wrapText="bothSides">
                  <wp:wrapPolygon edited="0">
                    <wp:start x="0" y="0"/>
                    <wp:lineTo x="0" y="18783"/>
                    <wp:lineTo x="21503" y="18783"/>
                    <wp:lineTo x="21503" y="0"/>
                    <wp:lineTo x="0" y="0"/>
                  </wp:wrapPolygon>
                </wp:wrapTight>
                <wp:docPr id="914957491" name="Text Box 1"/>
                <wp:cNvGraphicFramePr/>
                <a:graphic xmlns:a="http://schemas.openxmlformats.org/drawingml/2006/main">
                  <a:graphicData uri="http://schemas.microsoft.com/office/word/2010/wordprocessingShape">
                    <wps:wsp>
                      <wps:cNvSpPr txBox="1"/>
                      <wps:spPr>
                        <a:xfrm>
                          <a:off x="0" y="0"/>
                          <a:ext cx="2538730" cy="635"/>
                        </a:xfrm>
                        <a:prstGeom prst="rect">
                          <a:avLst/>
                        </a:prstGeom>
                        <a:solidFill>
                          <a:prstClr val="white"/>
                        </a:solidFill>
                        <a:ln>
                          <a:noFill/>
                        </a:ln>
                      </wps:spPr>
                      <wps:txbx>
                        <w:txbxContent>
                          <w:p w14:paraId="5CBF75CD" w14:textId="6BCAFD26" w:rsidR="00C23DA6" w:rsidRPr="00AA6157" w:rsidRDefault="00C23DA6" w:rsidP="00C23DA6">
                            <w:pPr>
                              <w:pStyle w:val="Caption"/>
                              <w:rPr>
                                <w:noProof/>
                                <w:color w:val="0D0D0D" w:themeColor="text1" w:themeTint="F2"/>
                                <w:sz w:val="22"/>
                                <w:szCs w:val="22"/>
                                <w:lang w:val="en-US"/>
                              </w:rPr>
                            </w:pPr>
                            <w:bookmarkStart w:id="2" w:name="_Toc155188164"/>
                            <w:r w:rsidRPr="00C23DA6">
                              <w:rPr>
                                <w:lang w:val="en-US"/>
                              </w:rPr>
                              <w:t xml:space="preserve">Figure </w:t>
                            </w:r>
                            <w:r>
                              <w:fldChar w:fldCharType="begin"/>
                            </w:r>
                            <w:r w:rsidRPr="00C23DA6">
                              <w:rPr>
                                <w:lang w:val="en-US"/>
                              </w:rPr>
                              <w:instrText xml:space="preserve"> SEQ Figure \* ARABIC </w:instrText>
                            </w:r>
                            <w:r>
                              <w:fldChar w:fldCharType="separate"/>
                            </w:r>
                            <w:r w:rsidR="005540F1">
                              <w:rPr>
                                <w:noProof/>
                                <w:lang w:val="en-US"/>
                              </w:rPr>
                              <w:t>1</w:t>
                            </w:r>
                            <w:r>
                              <w:fldChar w:fldCharType="end"/>
                            </w:r>
                            <w:r w:rsidRPr="00C23DA6">
                              <w:rPr>
                                <w:lang w:val="en-US"/>
                              </w:rPr>
                              <w:t xml:space="preserve"> Chess 960 Starting Position</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43EA9C" id="_x0000_t202" coordsize="21600,21600" o:spt="202" path="m,l,21600r21600,l21600,xe">
                <v:stroke joinstyle="miter"/>
                <v:path gradientshapeok="t" o:connecttype="rect"/>
              </v:shapetype>
              <v:shape id="Text Box 1" o:spid="_x0000_s1026" type="#_x0000_t202" style="position:absolute;left:0;text-align:left;margin-left:256.8pt;margin-top:304.15pt;width:199.9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" stroked="f">
                <v:textbox style="mso-fit-shape-to-text:t" inset="0,0,0,0">
                  <w:txbxContent>
                    <w:p w14:paraId="5CBF75CD" w14:textId="6BCAFD26" w:rsidR="00C23DA6" w:rsidRPr="00AA6157" w:rsidRDefault="00C23DA6" w:rsidP="00C23DA6">
                      <w:pPr>
                        <w:pStyle w:val="Caption"/>
                        <w:rPr>
                          <w:noProof/>
                          <w:color w:val="0D0D0D" w:themeColor="text1" w:themeTint="F2"/>
                          <w:sz w:val="22"/>
                          <w:szCs w:val="22"/>
                          <w:lang w:val="en-US"/>
                        </w:rPr>
                      </w:pPr>
                      <w:bookmarkStart w:id="3" w:name="_Toc155188164"/>
                      <w:r w:rsidRPr="00C23DA6">
                        <w:rPr>
                          <w:lang w:val="en-US"/>
                        </w:rPr>
                        <w:t xml:space="preserve">Figure </w:t>
                      </w:r>
                      <w:r>
                        <w:fldChar w:fldCharType="begin"/>
                      </w:r>
                      <w:r w:rsidRPr="00C23DA6">
                        <w:rPr>
                          <w:lang w:val="en-US"/>
                        </w:rPr>
                        <w:instrText xml:space="preserve"> SEQ Figure \* ARABIC </w:instrText>
                      </w:r>
                      <w:r>
                        <w:fldChar w:fldCharType="separate"/>
                      </w:r>
                      <w:r w:rsidR="005540F1">
                        <w:rPr>
                          <w:noProof/>
                          <w:lang w:val="en-US"/>
                        </w:rPr>
                        <w:t>1</w:t>
                      </w:r>
                      <w:r>
                        <w:fldChar w:fldCharType="end"/>
                      </w:r>
                      <w:r w:rsidRPr="00C23DA6">
                        <w:rPr>
                          <w:lang w:val="en-US"/>
                        </w:rPr>
                        <w:t xml:space="preserve"> Chess 960 Starting Position</w:t>
                      </w:r>
                      <w:bookmarkEnd w:id="3"/>
                    </w:p>
                  </w:txbxContent>
                </v:textbox>
                <w10:wrap type="tight"/>
              </v:shape>
            </w:pict>
          </mc:Fallback>
        </mc:AlternateContent>
      </w:r>
      <w:r w:rsidR="00592253" w:rsidRPr="00C03B2B">
        <w:rPr>
          <w:noProof/>
          <w:lang w:val="en-US"/>
        </w:rPr>
        <w:drawing>
          <wp:anchor distT="0" distB="0" distL="114300" distR="114300" simplePos="0" relativeHeight="251665408" behindDoc="1" locked="0" layoutInCell="1" allowOverlap="1" wp14:anchorId="0C248851" wp14:editId="73327EE2">
            <wp:simplePos x="0" y="0"/>
            <wp:positionH relativeFrom="column">
              <wp:posOffset>3259455</wp:posOffset>
            </wp:positionH>
            <wp:positionV relativeFrom="paragraph">
              <wp:posOffset>1259205</wp:posOffset>
            </wp:positionV>
            <wp:extent cx="2538730" cy="2545715"/>
            <wp:effectExtent l="0" t="0" r="0" b="0"/>
            <wp:wrapTight wrapText="bothSides">
              <wp:wrapPolygon edited="0">
                <wp:start x="0" y="0"/>
                <wp:lineTo x="0" y="21498"/>
                <wp:lineTo x="21395" y="21498"/>
                <wp:lineTo x="21395" y="0"/>
                <wp:lineTo x="0" y="0"/>
              </wp:wrapPolygon>
            </wp:wrapTight>
            <wp:docPr id="688507782" name="Grafik 1" descr="A game of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07782" name="Grafik 1" descr="A game of chess piec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8730" cy="2545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6AD4" w:rsidRPr="00005D34">
        <w:rPr>
          <w:noProof/>
          <w:lang w:val="en-US"/>
        </w:rPr>
        <mc:AlternateContent>
          <mc:Choice Requires="wps">
            <w:drawing>
              <wp:anchor distT="0" distB="0" distL="114300" distR="114300" simplePos="0" relativeHeight="251670528" behindDoc="1" locked="0" layoutInCell="1" allowOverlap="1" wp14:anchorId="7D1A997E" wp14:editId="007F6E23">
                <wp:simplePos x="0" y="0"/>
                <wp:positionH relativeFrom="column">
                  <wp:posOffset>3261360</wp:posOffset>
                </wp:positionH>
                <wp:positionV relativeFrom="paragraph">
                  <wp:posOffset>3862705</wp:posOffset>
                </wp:positionV>
                <wp:extent cx="2538730" cy="635"/>
                <wp:effectExtent l="0" t="0" r="1270" b="0"/>
                <wp:wrapTight wrapText="bothSides">
                  <wp:wrapPolygon edited="0">
                    <wp:start x="0" y="0"/>
                    <wp:lineTo x="0" y="18783"/>
                    <wp:lineTo x="21503" y="18783"/>
                    <wp:lineTo x="21503" y="0"/>
                    <wp:lineTo x="0" y="0"/>
                  </wp:wrapPolygon>
                </wp:wrapTight>
                <wp:docPr id="628758057" name="Text Box 1"/>
                <wp:cNvGraphicFramePr/>
                <a:graphic xmlns:a="http://schemas.openxmlformats.org/drawingml/2006/main">
                  <a:graphicData uri="http://schemas.microsoft.com/office/word/2010/wordprocessingShape">
                    <wps:wsp>
                      <wps:cNvSpPr txBox="1"/>
                      <wps:spPr>
                        <a:xfrm>
                          <a:off x="0" y="0"/>
                          <a:ext cx="2538730" cy="635"/>
                        </a:xfrm>
                        <a:prstGeom prst="rect">
                          <a:avLst/>
                        </a:prstGeom>
                        <a:solidFill>
                          <a:prstClr val="white"/>
                        </a:solidFill>
                        <a:ln>
                          <a:noFill/>
                        </a:ln>
                      </wps:spPr>
                      <wps:txbx>
                        <w:txbxContent>
                          <w:p w14:paraId="11A4CC2D" w14:textId="64E48963" w:rsidR="003E6AD4" w:rsidRPr="00AA6157" w:rsidRDefault="003E6AD4" w:rsidP="003E6AD4">
                            <w:pPr>
                              <w:pStyle w:val="Caption"/>
                              <w:rPr>
                                <w:noProof/>
                                <w:color w:val="0D0D0D" w:themeColor="text1" w:themeTint="F2"/>
                                <w:sz w:val="22"/>
                                <w:szCs w:val="22"/>
                                <w:lang w:val="en-US"/>
                              </w:rPr>
                            </w:pPr>
                            <w:bookmarkStart w:id="4" w:name="_Toc155177028"/>
                            <w:r w:rsidRPr="00C23DA6">
                              <w:rPr>
                                <w:lang w:val="en-US"/>
                              </w:rPr>
                              <w:t xml:space="preserve">Figure </w:t>
                            </w:r>
                            <w:r>
                              <w:fldChar w:fldCharType="begin"/>
                            </w:r>
                            <w:r w:rsidRPr="00C23DA6">
                              <w:rPr>
                                <w:lang w:val="en-US"/>
                              </w:rPr>
                              <w:instrText xml:space="preserve"> SEQ Figure \* ARABIC </w:instrText>
                            </w:r>
                            <w:r>
                              <w:fldChar w:fldCharType="separate"/>
                            </w:r>
                            <w:r>
                              <w:rPr>
                                <w:noProof/>
                                <w:lang w:val="en-US"/>
                              </w:rPr>
                              <w:t>1</w:t>
                            </w:r>
                            <w:r>
                              <w:fldChar w:fldCharType="end"/>
                            </w:r>
                            <w:r w:rsidRPr="00C23DA6">
                              <w:rPr>
                                <w:lang w:val="en-US"/>
                              </w:rPr>
                              <w:t xml:space="preserve"> </w:t>
                            </w:r>
                            <w:r w:rsidR="00755CA8">
                              <w:rPr>
                                <w:lang w:val="en-US"/>
                              </w:rPr>
                              <w:t xml:space="preserve">Example of a </w:t>
                            </w:r>
                            <w:r w:rsidRPr="00C23DA6">
                              <w:rPr>
                                <w:lang w:val="en-US"/>
                              </w:rPr>
                              <w:t>Chess 960 Starting Position</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A997E" id="_x0000_s1027" type="#_x0000_t202" style="position:absolute;left:0;text-align:left;margin-left:256.8pt;margin-top:304.15pt;width:199.9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" stroked="f">
                <v:textbox style="mso-fit-shape-to-text:t" inset="0,0,0,0">
                  <w:txbxContent>
                    <w:p w14:paraId="11A4CC2D" w14:textId="64E48963" w:rsidR="003E6AD4" w:rsidRPr="00AA6157" w:rsidRDefault="003E6AD4" w:rsidP="003E6AD4">
                      <w:pPr>
                        <w:pStyle w:val="Caption"/>
                        <w:rPr>
                          <w:noProof/>
                          <w:color w:val="0D0D0D" w:themeColor="text1" w:themeTint="F2"/>
                          <w:sz w:val="22"/>
                          <w:szCs w:val="22"/>
                          <w:lang w:val="en-US"/>
                        </w:rPr>
                      </w:pPr>
                      <w:bookmarkStart w:id="5" w:name="_Toc155177028"/>
                      <w:r w:rsidRPr="00C23DA6">
                        <w:rPr>
                          <w:lang w:val="en-US"/>
                        </w:rPr>
                        <w:t xml:space="preserve">Figure </w:t>
                      </w:r>
                      <w:r>
                        <w:fldChar w:fldCharType="begin"/>
                      </w:r>
                      <w:r w:rsidRPr="00C23DA6">
                        <w:rPr>
                          <w:lang w:val="en-US"/>
                        </w:rPr>
                        <w:instrText xml:space="preserve"> SEQ Figure \* ARABIC </w:instrText>
                      </w:r>
                      <w:r>
                        <w:fldChar w:fldCharType="separate"/>
                      </w:r>
                      <w:r>
                        <w:rPr>
                          <w:noProof/>
                          <w:lang w:val="en-US"/>
                        </w:rPr>
                        <w:t>1</w:t>
                      </w:r>
                      <w:r>
                        <w:fldChar w:fldCharType="end"/>
                      </w:r>
                      <w:r w:rsidRPr="00C23DA6">
                        <w:rPr>
                          <w:lang w:val="en-US"/>
                        </w:rPr>
                        <w:t xml:space="preserve"> </w:t>
                      </w:r>
                      <w:r w:rsidR="00755CA8">
                        <w:rPr>
                          <w:lang w:val="en-US"/>
                        </w:rPr>
                        <w:t xml:space="preserve">Example of a </w:t>
                      </w:r>
                      <w:r w:rsidRPr="00C23DA6">
                        <w:rPr>
                          <w:lang w:val="en-US"/>
                        </w:rPr>
                        <w:t>Chess 960 Starting Position</w:t>
                      </w:r>
                      <w:bookmarkEnd w:id="5"/>
                    </w:p>
                  </w:txbxContent>
                </v:textbox>
                <w10:wrap type="tight"/>
              </v:shape>
            </w:pict>
          </mc:Fallback>
        </mc:AlternateContent>
      </w:r>
      <w:r w:rsidR="003E6AD4" w:rsidRPr="00C03B2B">
        <w:rPr>
          <w:noProof/>
          <w:lang w:val="en-US"/>
        </w:rPr>
        <w:drawing>
          <wp:anchor distT="0" distB="0" distL="114300" distR="114300" simplePos="0" relativeHeight="251669504" behindDoc="1" locked="0" layoutInCell="1" allowOverlap="1" wp14:anchorId="33B0F5D4" wp14:editId="26D399F0">
            <wp:simplePos x="0" y="0"/>
            <wp:positionH relativeFrom="column">
              <wp:posOffset>3259455</wp:posOffset>
            </wp:positionH>
            <wp:positionV relativeFrom="paragraph">
              <wp:posOffset>1259205</wp:posOffset>
            </wp:positionV>
            <wp:extent cx="2538730" cy="2545715"/>
            <wp:effectExtent l="0" t="0" r="0" b="0"/>
            <wp:wrapTight wrapText="bothSides">
              <wp:wrapPolygon edited="0">
                <wp:start x="0" y="0"/>
                <wp:lineTo x="0" y="21498"/>
                <wp:lineTo x="21395" y="21498"/>
                <wp:lineTo x="21395" y="0"/>
                <wp:lineTo x="0" y="0"/>
              </wp:wrapPolygon>
            </wp:wrapTight>
            <wp:docPr id="58456162" name="Picture 58456162" descr="A game of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07782" name="Grafik 1" descr="A game of chess piec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8730" cy="2545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6AD4" w:rsidRPr="00C03B2B">
        <w:rPr>
          <w:lang w:val="en-US"/>
        </w:rPr>
        <w:t xml:space="preserve">I </w:t>
      </w:r>
      <w:r w:rsidR="003E6AD4">
        <w:rPr>
          <w:lang w:val="en-US"/>
        </w:rPr>
        <w:t xml:space="preserve">also </w:t>
      </w:r>
      <w:r w:rsidR="003E6AD4" w:rsidRPr="00C03B2B">
        <w:rPr>
          <w:lang w:val="en-US"/>
        </w:rPr>
        <w:t xml:space="preserve">took inspiration from a quote of the famous </w:t>
      </w:r>
      <w:r w:rsidR="009247CB">
        <w:rPr>
          <w:lang w:val="en-US"/>
        </w:rPr>
        <w:t>C</w:t>
      </w:r>
      <w:r w:rsidR="003E6AD4" w:rsidRPr="00C03B2B">
        <w:rPr>
          <w:lang w:val="en-US"/>
        </w:rPr>
        <w:t xml:space="preserve">hess </w:t>
      </w:r>
      <w:r w:rsidR="009247CB">
        <w:rPr>
          <w:lang w:val="en-US"/>
        </w:rPr>
        <w:t>G</w:t>
      </w:r>
      <w:r w:rsidR="003E6AD4" w:rsidRPr="00C03B2B">
        <w:rPr>
          <w:lang w:val="en-US"/>
        </w:rPr>
        <w:t>randmaster Bobby Fisher, whose respon</w:t>
      </w:r>
      <w:r w:rsidR="003E6AD4">
        <w:rPr>
          <w:lang w:val="en-US"/>
        </w:rPr>
        <w:t>se</w:t>
      </w:r>
      <w:r w:rsidR="003E6AD4" w:rsidRPr="00C03B2B">
        <w:rPr>
          <w:lang w:val="en-US"/>
        </w:rPr>
        <w:t xml:space="preserve"> was the following to an interview question: </w:t>
      </w:r>
      <w:r w:rsidR="00592253" w:rsidRPr="00C03B2B">
        <w:rPr>
          <w:lang w:val="en-US"/>
        </w:rPr>
        <w:t xml:space="preserve"> </w:t>
      </w:r>
    </w:p>
    <w:p w14:paraId="69B9D1A5" w14:textId="00820D05" w:rsidR="00C23DA6" w:rsidRPr="00C03B2B" w:rsidRDefault="009E1174" w:rsidP="00C23DA6">
      <w:pPr>
        <w:rPr>
          <w:lang w:val="en-US"/>
        </w:rPr>
      </w:pPr>
      <w:r w:rsidRPr="00C03B2B">
        <w:rPr>
          <w:lang w:val="en-US"/>
        </w:rPr>
        <w:t>“</w:t>
      </w:r>
      <w:r w:rsidR="00C23DA6" w:rsidRPr="00C03B2B">
        <w:rPr>
          <w:b/>
          <w:bCs/>
          <w:lang w:val="en-US"/>
        </w:rPr>
        <w:t>Interviewer</w:t>
      </w:r>
      <w:r w:rsidR="00C23DA6" w:rsidRPr="00C03B2B">
        <w:rPr>
          <w:lang w:val="en-US"/>
        </w:rPr>
        <w:t>: Why do you hate Chess? Being the be… probably, possibly, the best Chess player ever?</w:t>
      </w:r>
    </w:p>
    <w:p w14:paraId="1C5BE477" w14:textId="3812BCF0" w:rsidR="00C23DA6" w:rsidRDefault="00C23DA6" w:rsidP="00C23DA6">
      <w:pPr>
        <w:rPr>
          <w:lang w:val="en-US"/>
        </w:rPr>
      </w:pPr>
      <w:r w:rsidRPr="00C03B2B">
        <w:rPr>
          <w:b/>
          <w:bCs/>
          <w:lang w:val="en-US"/>
        </w:rPr>
        <w:t>Bobby</w:t>
      </w:r>
      <w:r w:rsidRPr="00C03B2B">
        <w:rPr>
          <w:lang w:val="en-US"/>
        </w:rPr>
        <w:t>: Because I know what Chess all is about! It’s all about memorization. It’s all about pre-arrangement…</w:t>
      </w:r>
      <w:r w:rsidR="009E1174" w:rsidRPr="00C03B2B">
        <w:rPr>
          <w:lang w:val="en-US"/>
        </w:rPr>
        <w:t>”</w:t>
      </w:r>
      <w:sdt>
        <w:sdtPr>
          <w:rPr>
            <w:lang w:val="en-US"/>
          </w:rPr>
          <w:id w:val="-57018626"/>
          <w:citation/>
        </w:sdtPr>
        <w:sdtContent>
          <w:r w:rsidR="009E1174" w:rsidRPr="00C03B2B">
            <w:rPr>
              <w:lang w:val="en-US"/>
            </w:rPr>
            <w:fldChar w:fldCharType="begin"/>
          </w:r>
          <w:r w:rsidR="009E1174" w:rsidRPr="00C03B2B">
            <w:rPr>
              <w:lang w:val="en-US"/>
            </w:rPr>
            <w:instrText xml:space="preserve"> CITATION alg22 \l 4108 </w:instrText>
          </w:r>
          <w:r w:rsidR="009E1174" w:rsidRPr="00C03B2B">
            <w:rPr>
              <w:lang w:val="en-US"/>
            </w:rPr>
            <w:fldChar w:fldCharType="separate"/>
          </w:r>
          <w:r w:rsidR="0045686B">
            <w:rPr>
              <w:noProof/>
              <w:lang w:val="en-US"/>
            </w:rPr>
            <w:t xml:space="preserve"> </w:t>
          </w:r>
          <w:r w:rsidR="0045686B" w:rsidRPr="0097467F">
            <w:rPr>
              <w:noProof/>
              <w:lang w:val="en-US"/>
            </w:rPr>
            <w:t>(algekalipso, 2022)</w:t>
          </w:r>
          <w:r w:rsidR="009E1174" w:rsidRPr="00C03B2B">
            <w:rPr>
              <w:lang w:val="en-US"/>
            </w:rPr>
            <w:fldChar w:fldCharType="end"/>
          </w:r>
        </w:sdtContent>
      </w:sdt>
    </w:p>
    <w:p w14:paraId="7C199F8F" w14:textId="201D5C76" w:rsidR="00882A91" w:rsidRPr="00C03B2B" w:rsidRDefault="00882A91" w:rsidP="00C23DA6">
      <w:pPr>
        <w:rPr>
          <w:lang w:val="en-US"/>
        </w:rPr>
      </w:pPr>
      <w:r>
        <w:rPr>
          <w:lang w:val="en-US"/>
        </w:rPr>
        <w:t>In this statement, Fisher emphasized that a significant part of playing chess revolves around memorizing the opening sequences.</w:t>
      </w:r>
      <w:r w:rsidR="003E6AD4" w:rsidRPr="003E6AD4">
        <w:rPr>
          <w:lang w:val="en-US"/>
        </w:rPr>
        <w:t xml:space="preserve"> </w:t>
      </w:r>
      <w:r w:rsidR="009247CB">
        <w:rPr>
          <w:lang w:val="en-US"/>
        </w:rPr>
        <w:t xml:space="preserve">He </w:t>
      </w:r>
      <w:r w:rsidR="003E6AD4" w:rsidRPr="00C03B2B">
        <w:rPr>
          <w:lang w:val="en-US"/>
        </w:rPr>
        <w:t>heavily criticizes this aspect of the game because it does not involve creative thinking</w:t>
      </w:r>
      <w:r w:rsidR="002F177B">
        <w:rPr>
          <w:lang w:val="en-US"/>
        </w:rPr>
        <w:t xml:space="preserve"> but</w:t>
      </w:r>
      <w:r w:rsidR="003E6AD4" w:rsidRPr="00C03B2B">
        <w:rPr>
          <w:lang w:val="en-US"/>
        </w:rPr>
        <w:t xml:space="preserve"> rather </w:t>
      </w:r>
      <w:r w:rsidR="002F177B">
        <w:rPr>
          <w:lang w:val="en-US"/>
        </w:rPr>
        <w:t>focuses on</w:t>
      </w:r>
      <w:r w:rsidR="003E6AD4" w:rsidRPr="00C03B2B">
        <w:rPr>
          <w:lang w:val="en-US"/>
        </w:rPr>
        <w:t xml:space="preserve"> </w:t>
      </w:r>
      <w:r w:rsidR="009247CB">
        <w:rPr>
          <w:lang w:val="en-US"/>
        </w:rPr>
        <w:t>recalling information.</w:t>
      </w:r>
      <w:r w:rsidR="003E6AD4">
        <w:rPr>
          <w:lang w:val="en-US"/>
        </w:rPr>
        <w:t xml:space="preserve"> In response </w:t>
      </w:r>
      <w:r w:rsidR="002F177B">
        <w:rPr>
          <w:lang w:val="en-US"/>
        </w:rPr>
        <w:t>Fischer</w:t>
      </w:r>
      <w:r w:rsidR="003E6AD4">
        <w:rPr>
          <w:lang w:val="en-US"/>
        </w:rPr>
        <w:t xml:space="preserve"> came up with an alternative way of playing chess</w:t>
      </w:r>
      <w:r w:rsidR="00755CA8">
        <w:rPr>
          <w:lang w:val="en-US"/>
        </w:rPr>
        <w:t>, w</w:t>
      </w:r>
      <w:r w:rsidR="003E6AD4">
        <w:rPr>
          <w:lang w:val="en-US"/>
        </w:rPr>
        <w:t>here the pieces on the first and last row are shuffled at random. Therefore, the player cannot prepare</w:t>
      </w:r>
      <w:r w:rsidR="00755CA8">
        <w:rPr>
          <w:lang w:val="en-US"/>
        </w:rPr>
        <w:t xml:space="preserve"> </w:t>
      </w:r>
      <w:r w:rsidR="003E6AD4">
        <w:rPr>
          <w:lang w:val="en-US"/>
        </w:rPr>
        <w:t>for the starting position.</w:t>
      </w:r>
    </w:p>
    <w:p w14:paraId="376CB67A" w14:textId="77777777" w:rsidR="00755CA8" w:rsidRDefault="00755CA8" w:rsidP="003E6AD4">
      <w:pPr>
        <w:rPr>
          <w:lang w:val="en-US"/>
        </w:rPr>
      </w:pPr>
      <w:r w:rsidRPr="00755CA8">
        <w:rPr>
          <w:lang w:val="en-US"/>
        </w:rPr>
        <w:t>This chess variant, known as Fischer Random Chess or Chess960, was introduced in 1996.</w:t>
      </w:r>
    </w:p>
    <w:p w14:paraId="1CB821AF" w14:textId="646FFDE9" w:rsidR="003E6AD4" w:rsidRPr="00C03B2B" w:rsidRDefault="003E6AD4" w:rsidP="003E6AD4">
      <w:pPr>
        <w:rPr>
          <w:lang w:val="en-US"/>
        </w:rPr>
      </w:pPr>
      <w:r w:rsidRPr="00C03B2B">
        <w:rPr>
          <w:lang w:val="en-US"/>
        </w:rPr>
        <w:t>Fisher inspired me to mitigate the memorization aspect of the game and focus on creativity.</w:t>
      </w:r>
    </w:p>
    <w:p w14:paraId="111FA47A" w14:textId="77777777" w:rsidR="009A2ACE" w:rsidRPr="00C03B2B" w:rsidRDefault="009A2ACE" w:rsidP="009A2ACE">
      <w:pPr>
        <w:rPr>
          <w:rFonts w:cs="Arial"/>
          <w:color w:val="444444"/>
          <w:sz w:val="19"/>
          <w:szCs w:val="19"/>
          <w:lang w:val="en-US"/>
        </w:rPr>
      </w:pPr>
      <w:r w:rsidRPr="00C03B2B">
        <w:rPr>
          <w:rFonts w:cs="Arial"/>
          <w:color w:val="444444"/>
          <w:sz w:val="19"/>
          <w:szCs w:val="19"/>
          <w:lang w:val="en-US"/>
        </w:rPr>
        <w:br w:type="page"/>
      </w:r>
    </w:p>
    <w:p w14:paraId="05F59C3D" w14:textId="3372090B" w:rsidR="009A2ACE" w:rsidRPr="00C03B2B" w:rsidRDefault="00094606" w:rsidP="00EA589D">
      <w:pPr>
        <w:pStyle w:val="Heading1"/>
        <w:numPr>
          <w:ilvl w:val="0"/>
          <w:numId w:val="0"/>
        </w:numPr>
        <w:ind w:left="432" w:hanging="432"/>
        <w:rPr>
          <w:lang w:val="en-US"/>
        </w:rPr>
      </w:pPr>
      <w:bookmarkStart w:id="6" w:name="_Toc155188275"/>
      <w:r w:rsidRPr="00C03B2B">
        <w:rPr>
          <w:lang w:val="en-US"/>
        </w:rPr>
        <w:lastRenderedPageBreak/>
        <w:t>Table of Content</w:t>
      </w:r>
      <w:r w:rsidR="00630155" w:rsidRPr="00C03B2B">
        <w:rPr>
          <w:lang w:val="en-US"/>
        </w:rPr>
        <w:t>s</w:t>
      </w:r>
      <w:bookmarkEnd w:id="6"/>
    </w:p>
    <w:p w14:paraId="1F5BC0F7" w14:textId="5942DF60" w:rsidR="0097467F" w:rsidRDefault="000C36A4">
      <w:pPr>
        <w:pStyle w:val="TOC1"/>
        <w:tabs>
          <w:tab w:val="right" w:leader="dot" w:pos="9061"/>
        </w:tabs>
        <w:rPr>
          <w:rFonts w:asciiTheme="minorHAnsi" w:eastAsiaTheme="minorEastAsia" w:hAnsiTheme="minorHAnsi"/>
          <w:b w:val="0"/>
          <w:noProof/>
          <w:color w:val="auto"/>
          <w:kern w:val="2"/>
          <w:sz w:val="24"/>
          <w:szCs w:val="24"/>
          <w:lang w:val="en-CH" w:eastAsia="en-GB"/>
          <w14:ligatures w14:val="standardContextual"/>
        </w:rPr>
      </w:pPr>
      <w:r w:rsidRPr="00C03B2B">
        <w:rPr>
          <w:b w:val="0"/>
          <w:lang w:val="en-US"/>
        </w:rPr>
        <w:fldChar w:fldCharType="begin"/>
      </w:r>
      <w:r w:rsidRPr="00C03B2B">
        <w:rPr>
          <w:b w:val="0"/>
          <w:lang w:val="en-US"/>
        </w:rPr>
        <w:instrText xml:space="preserve"> TOC \o "1-3" \h \z \u </w:instrText>
      </w:r>
      <w:r w:rsidRPr="00C03B2B">
        <w:rPr>
          <w:b w:val="0"/>
          <w:lang w:val="en-US"/>
        </w:rPr>
        <w:fldChar w:fldCharType="separate"/>
      </w:r>
      <w:hyperlink w:anchor="_Toc155188274" w:history="1">
        <w:r w:rsidR="0097467F" w:rsidRPr="00F664AD">
          <w:rPr>
            <w:rStyle w:val="Hyperlink"/>
            <w:noProof/>
            <w:lang w:val="en-US"/>
          </w:rPr>
          <w:t>Preface</w:t>
        </w:r>
        <w:r w:rsidR="0097467F">
          <w:rPr>
            <w:noProof/>
            <w:webHidden/>
          </w:rPr>
          <w:tab/>
        </w:r>
        <w:r w:rsidR="0097467F">
          <w:rPr>
            <w:noProof/>
            <w:webHidden/>
          </w:rPr>
          <w:fldChar w:fldCharType="begin"/>
        </w:r>
        <w:r w:rsidR="0097467F">
          <w:rPr>
            <w:noProof/>
            <w:webHidden/>
          </w:rPr>
          <w:instrText xml:space="preserve"> PAGEREF _Toc155188274 \h </w:instrText>
        </w:r>
        <w:r w:rsidR="0097467F">
          <w:rPr>
            <w:noProof/>
            <w:webHidden/>
          </w:rPr>
        </w:r>
        <w:r w:rsidR="0097467F">
          <w:rPr>
            <w:noProof/>
            <w:webHidden/>
          </w:rPr>
          <w:fldChar w:fldCharType="separate"/>
        </w:r>
        <w:r w:rsidR="0097467F">
          <w:rPr>
            <w:noProof/>
            <w:webHidden/>
          </w:rPr>
          <w:t>II</w:t>
        </w:r>
        <w:r w:rsidR="0097467F">
          <w:rPr>
            <w:noProof/>
            <w:webHidden/>
          </w:rPr>
          <w:fldChar w:fldCharType="end"/>
        </w:r>
      </w:hyperlink>
    </w:p>
    <w:p w14:paraId="1E068C0A" w14:textId="3B7B62F7" w:rsidR="0097467F" w:rsidRDefault="00000000">
      <w:pPr>
        <w:pStyle w:val="TOC1"/>
        <w:tabs>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188275" w:history="1">
        <w:r w:rsidR="0097467F" w:rsidRPr="00F664AD">
          <w:rPr>
            <w:rStyle w:val="Hyperlink"/>
            <w:noProof/>
            <w:lang w:val="en-US"/>
          </w:rPr>
          <w:t>Table of Contents</w:t>
        </w:r>
        <w:r w:rsidR="0097467F">
          <w:rPr>
            <w:noProof/>
            <w:webHidden/>
          </w:rPr>
          <w:tab/>
        </w:r>
        <w:r w:rsidR="0097467F">
          <w:rPr>
            <w:noProof/>
            <w:webHidden/>
          </w:rPr>
          <w:fldChar w:fldCharType="begin"/>
        </w:r>
        <w:r w:rsidR="0097467F">
          <w:rPr>
            <w:noProof/>
            <w:webHidden/>
          </w:rPr>
          <w:instrText xml:space="preserve"> PAGEREF _Toc155188275 \h </w:instrText>
        </w:r>
        <w:r w:rsidR="0097467F">
          <w:rPr>
            <w:noProof/>
            <w:webHidden/>
          </w:rPr>
        </w:r>
        <w:r w:rsidR="0097467F">
          <w:rPr>
            <w:noProof/>
            <w:webHidden/>
          </w:rPr>
          <w:fldChar w:fldCharType="separate"/>
        </w:r>
        <w:r w:rsidR="0097467F">
          <w:rPr>
            <w:noProof/>
            <w:webHidden/>
          </w:rPr>
          <w:t>III</w:t>
        </w:r>
        <w:r w:rsidR="0097467F">
          <w:rPr>
            <w:noProof/>
            <w:webHidden/>
          </w:rPr>
          <w:fldChar w:fldCharType="end"/>
        </w:r>
      </w:hyperlink>
    </w:p>
    <w:p w14:paraId="7C3719F8" w14:textId="767E50ED" w:rsidR="0097467F" w:rsidRDefault="00000000">
      <w:pPr>
        <w:pStyle w:val="TOC1"/>
        <w:tabs>
          <w:tab w:val="left" w:pos="720"/>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188276" w:history="1">
        <w:r w:rsidR="0097467F" w:rsidRPr="00F664AD">
          <w:rPr>
            <w:rStyle w:val="Hyperlink"/>
            <w:noProof/>
            <w:lang w:val="en-US"/>
          </w:rPr>
          <w:t>1</w:t>
        </w:r>
        <w:r w:rsidR="0097467F">
          <w:rPr>
            <w:rFonts w:asciiTheme="minorHAnsi" w:eastAsiaTheme="minorEastAsia" w:hAnsiTheme="minorHAnsi"/>
            <w:b w:val="0"/>
            <w:noProof/>
            <w:color w:val="auto"/>
            <w:kern w:val="2"/>
            <w:sz w:val="24"/>
            <w:szCs w:val="24"/>
            <w:lang w:val="en-CH" w:eastAsia="en-GB"/>
            <w14:ligatures w14:val="standardContextual"/>
          </w:rPr>
          <w:tab/>
        </w:r>
        <w:r w:rsidR="0097467F" w:rsidRPr="00F664AD">
          <w:rPr>
            <w:rStyle w:val="Hyperlink"/>
            <w:noProof/>
            <w:lang w:val="en-US"/>
          </w:rPr>
          <w:t>Introduction</w:t>
        </w:r>
        <w:r w:rsidR="0097467F">
          <w:rPr>
            <w:noProof/>
            <w:webHidden/>
          </w:rPr>
          <w:tab/>
        </w:r>
        <w:r w:rsidR="0097467F">
          <w:rPr>
            <w:noProof/>
            <w:webHidden/>
          </w:rPr>
          <w:fldChar w:fldCharType="begin"/>
        </w:r>
        <w:r w:rsidR="0097467F">
          <w:rPr>
            <w:noProof/>
            <w:webHidden/>
          </w:rPr>
          <w:instrText xml:space="preserve"> PAGEREF _Toc155188276 \h </w:instrText>
        </w:r>
        <w:r w:rsidR="0097467F">
          <w:rPr>
            <w:noProof/>
            <w:webHidden/>
          </w:rPr>
        </w:r>
        <w:r w:rsidR="0097467F">
          <w:rPr>
            <w:noProof/>
            <w:webHidden/>
          </w:rPr>
          <w:fldChar w:fldCharType="separate"/>
        </w:r>
        <w:r w:rsidR="0097467F">
          <w:rPr>
            <w:noProof/>
            <w:webHidden/>
          </w:rPr>
          <w:t>1</w:t>
        </w:r>
        <w:r w:rsidR="0097467F">
          <w:rPr>
            <w:noProof/>
            <w:webHidden/>
          </w:rPr>
          <w:fldChar w:fldCharType="end"/>
        </w:r>
      </w:hyperlink>
    </w:p>
    <w:p w14:paraId="68EC4417" w14:textId="39881345" w:rsidR="0097467F" w:rsidRDefault="00000000">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277" w:history="1">
        <w:r w:rsidR="0097467F" w:rsidRPr="00F664AD">
          <w:rPr>
            <w:rStyle w:val="Hyperlink"/>
            <w:noProof/>
            <w:lang w:val="en-US"/>
          </w:rPr>
          <w:t>1.1</w:t>
        </w:r>
        <w:r w:rsidR="0097467F">
          <w:rPr>
            <w:rFonts w:asciiTheme="minorHAnsi" w:eastAsiaTheme="minorEastAsia" w:hAnsiTheme="minorHAnsi"/>
            <w:noProof/>
            <w:color w:val="auto"/>
            <w:kern w:val="2"/>
            <w:sz w:val="24"/>
            <w:szCs w:val="24"/>
            <w:lang w:val="en-CH" w:eastAsia="en-GB"/>
            <w14:ligatures w14:val="standardContextual"/>
          </w:rPr>
          <w:tab/>
        </w:r>
        <w:r w:rsidR="0097467F" w:rsidRPr="00F664AD">
          <w:rPr>
            <w:rStyle w:val="Hyperlink"/>
            <w:noProof/>
            <w:lang w:val="en-US"/>
          </w:rPr>
          <w:t>Objectives and Guiding Questions</w:t>
        </w:r>
        <w:r w:rsidR="0097467F">
          <w:rPr>
            <w:noProof/>
            <w:webHidden/>
          </w:rPr>
          <w:tab/>
        </w:r>
        <w:r w:rsidR="0097467F">
          <w:rPr>
            <w:noProof/>
            <w:webHidden/>
          </w:rPr>
          <w:fldChar w:fldCharType="begin"/>
        </w:r>
        <w:r w:rsidR="0097467F">
          <w:rPr>
            <w:noProof/>
            <w:webHidden/>
          </w:rPr>
          <w:instrText xml:space="preserve"> PAGEREF _Toc155188277 \h </w:instrText>
        </w:r>
        <w:r w:rsidR="0097467F">
          <w:rPr>
            <w:noProof/>
            <w:webHidden/>
          </w:rPr>
        </w:r>
        <w:r w:rsidR="0097467F">
          <w:rPr>
            <w:noProof/>
            <w:webHidden/>
          </w:rPr>
          <w:fldChar w:fldCharType="separate"/>
        </w:r>
        <w:r w:rsidR="0097467F">
          <w:rPr>
            <w:noProof/>
            <w:webHidden/>
          </w:rPr>
          <w:t>1</w:t>
        </w:r>
        <w:r w:rsidR="0097467F">
          <w:rPr>
            <w:noProof/>
            <w:webHidden/>
          </w:rPr>
          <w:fldChar w:fldCharType="end"/>
        </w:r>
      </w:hyperlink>
    </w:p>
    <w:p w14:paraId="4AFD1014" w14:textId="35ADC64E" w:rsidR="0097467F" w:rsidRDefault="00000000">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278" w:history="1">
        <w:r w:rsidR="0097467F" w:rsidRPr="00F664AD">
          <w:rPr>
            <w:rStyle w:val="Hyperlink"/>
            <w:noProof/>
            <w:lang w:val="en-US"/>
          </w:rPr>
          <w:t>1.2</w:t>
        </w:r>
        <w:r w:rsidR="0097467F">
          <w:rPr>
            <w:rFonts w:asciiTheme="minorHAnsi" w:eastAsiaTheme="minorEastAsia" w:hAnsiTheme="minorHAnsi"/>
            <w:noProof/>
            <w:color w:val="auto"/>
            <w:kern w:val="2"/>
            <w:sz w:val="24"/>
            <w:szCs w:val="24"/>
            <w:lang w:val="en-CH" w:eastAsia="en-GB"/>
            <w14:ligatures w14:val="standardContextual"/>
          </w:rPr>
          <w:tab/>
        </w:r>
        <w:r w:rsidR="0097467F" w:rsidRPr="00F664AD">
          <w:rPr>
            <w:rStyle w:val="Hyperlink"/>
            <w:noProof/>
            <w:lang w:val="en-US"/>
          </w:rPr>
          <w:t>Procedure and Method</w:t>
        </w:r>
        <w:r w:rsidR="0097467F">
          <w:rPr>
            <w:noProof/>
            <w:webHidden/>
          </w:rPr>
          <w:tab/>
        </w:r>
        <w:r w:rsidR="0097467F">
          <w:rPr>
            <w:noProof/>
            <w:webHidden/>
          </w:rPr>
          <w:fldChar w:fldCharType="begin"/>
        </w:r>
        <w:r w:rsidR="0097467F">
          <w:rPr>
            <w:noProof/>
            <w:webHidden/>
          </w:rPr>
          <w:instrText xml:space="preserve"> PAGEREF _Toc155188278 \h </w:instrText>
        </w:r>
        <w:r w:rsidR="0097467F">
          <w:rPr>
            <w:noProof/>
            <w:webHidden/>
          </w:rPr>
        </w:r>
        <w:r w:rsidR="0097467F">
          <w:rPr>
            <w:noProof/>
            <w:webHidden/>
          </w:rPr>
          <w:fldChar w:fldCharType="separate"/>
        </w:r>
        <w:r w:rsidR="0097467F">
          <w:rPr>
            <w:noProof/>
            <w:webHidden/>
          </w:rPr>
          <w:t>1</w:t>
        </w:r>
        <w:r w:rsidR="0097467F">
          <w:rPr>
            <w:noProof/>
            <w:webHidden/>
          </w:rPr>
          <w:fldChar w:fldCharType="end"/>
        </w:r>
      </w:hyperlink>
    </w:p>
    <w:p w14:paraId="695EB46B" w14:textId="637A718E" w:rsidR="0097467F" w:rsidRDefault="00000000">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279" w:history="1">
        <w:r w:rsidR="0097467F" w:rsidRPr="00F664AD">
          <w:rPr>
            <w:rStyle w:val="Hyperlink"/>
            <w:noProof/>
            <w:lang w:val="en-US"/>
          </w:rPr>
          <w:t>1.3</w:t>
        </w:r>
        <w:r w:rsidR="0097467F">
          <w:rPr>
            <w:rFonts w:asciiTheme="minorHAnsi" w:eastAsiaTheme="minorEastAsia" w:hAnsiTheme="minorHAnsi"/>
            <w:noProof/>
            <w:color w:val="auto"/>
            <w:kern w:val="2"/>
            <w:sz w:val="24"/>
            <w:szCs w:val="24"/>
            <w:lang w:val="en-CH" w:eastAsia="en-GB"/>
            <w14:ligatures w14:val="standardContextual"/>
          </w:rPr>
          <w:tab/>
        </w:r>
        <w:r w:rsidR="0097467F" w:rsidRPr="00F664AD">
          <w:rPr>
            <w:rStyle w:val="Hyperlink"/>
            <w:noProof/>
            <w:lang w:val="en-US"/>
          </w:rPr>
          <w:t>Structure of the Paper</w:t>
        </w:r>
        <w:r w:rsidR="0097467F">
          <w:rPr>
            <w:noProof/>
            <w:webHidden/>
          </w:rPr>
          <w:tab/>
        </w:r>
        <w:r w:rsidR="0097467F">
          <w:rPr>
            <w:noProof/>
            <w:webHidden/>
          </w:rPr>
          <w:fldChar w:fldCharType="begin"/>
        </w:r>
        <w:r w:rsidR="0097467F">
          <w:rPr>
            <w:noProof/>
            <w:webHidden/>
          </w:rPr>
          <w:instrText xml:space="preserve"> PAGEREF _Toc155188279 \h </w:instrText>
        </w:r>
        <w:r w:rsidR="0097467F">
          <w:rPr>
            <w:noProof/>
            <w:webHidden/>
          </w:rPr>
        </w:r>
        <w:r w:rsidR="0097467F">
          <w:rPr>
            <w:noProof/>
            <w:webHidden/>
          </w:rPr>
          <w:fldChar w:fldCharType="separate"/>
        </w:r>
        <w:r w:rsidR="0097467F">
          <w:rPr>
            <w:noProof/>
            <w:webHidden/>
          </w:rPr>
          <w:t>3</w:t>
        </w:r>
        <w:r w:rsidR="0097467F">
          <w:rPr>
            <w:noProof/>
            <w:webHidden/>
          </w:rPr>
          <w:fldChar w:fldCharType="end"/>
        </w:r>
      </w:hyperlink>
    </w:p>
    <w:p w14:paraId="713C4EF3" w14:textId="74B64636" w:rsidR="0097467F" w:rsidRDefault="00000000">
      <w:pPr>
        <w:pStyle w:val="TOC1"/>
        <w:tabs>
          <w:tab w:val="left" w:pos="720"/>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188280" w:history="1">
        <w:r w:rsidR="0097467F" w:rsidRPr="00F664AD">
          <w:rPr>
            <w:rStyle w:val="Hyperlink"/>
            <w:noProof/>
            <w:lang w:val="en-US"/>
          </w:rPr>
          <w:t>2</w:t>
        </w:r>
        <w:r w:rsidR="0097467F">
          <w:rPr>
            <w:rFonts w:asciiTheme="minorHAnsi" w:eastAsiaTheme="minorEastAsia" w:hAnsiTheme="minorHAnsi"/>
            <w:b w:val="0"/>
            <w:noProof/>
            <w:color w:val="auto"/>
            <w:kern w:val="2"/>
            <w:sz w:val="24"/>
            <w:szCs w:val="24"/>
            <w:lang w:val="en-CH" w:eastAsia="en-GB"/>
            <w14:ligatures w14:val="standardContextual"/>
          </w:rPr>
          <w:tab/>
        </w:r>
        <w:r w:rsidR="0097467F" w:rsidRPr="00F664AD">
          <w:rPr>
            <w:rStyle w:val="Hyperlink"/>
            <w:noProof/>
            <w:lang w:val="en-US"/>
          </w:rPr>
          <w:t>Initial Chess Code</w:t>
        </w:r>
        <w:r w:rsidR="0097467F">
          <w:rPr>
            <w:noProof/>
            <w:webHidden/>
          </w:rPr>
          <w:tab/>
        </w:r>
        <w:r w:rsidR="0097467F">
          <w:rPr>
            <w:noProof/>
            <w:webHidden/>
          </w:rPr>
          <w:fldChar w:fldCharType="begin"/>
        </w:r>
        <w:r w:rsidR="0097467F">
          <w:rPr>
            <w:noProof/>
            <w:webHidden/>
          </w:rPr>
          <w:instrText xml:space="preserve"> PAGEREF _Toc155188280 \h </w:instrText>
        </w:r>
        <w:r w:rsidR="0097467F">
          <w:rPr>
            <w:noProof/>
            <w:webHidden/>
          </w:rPr>
        </w:r>
        <w:r w:rsidR="0097467F">
          <w:rPr>
            <w:noProof/>
            <w:webHidden/>
          </w:rPr>
          <w:fldChar w:fldCharType="separate"/>
        </w:r>
        <w:r w:rsidR="0097467F">
          <w:rPr>
            <w:noProof/>
            <w:webHidden/>
          </w:rPr>
          <w:t>3</w:t>
        </w:r>
        <w:r w:rsidR="0097467F">
          <w:rPr>
            <w:noProof/>
            <w:webHidden/>
          </w:rPr>
          <w:fldChar w:fldCharType="end"/>
        </w:r>
      </w:hyperlink>
    </w:p>
    <w:p w14:paraId="31ADB790" w14:textId="1FA9FB73" w:rsidR="0097467F" w:rsidRDefault="00000000">
      <w:pPr>
        <w:pStyle w:val="TOC3"/>
        <w:rPr>
          <w:rFonts w:asciiTheme="minorHAnsi" w:eastAsiaTheme="minorEastAsia" w:hAnsiTheme="minorHAnsi"/>
          <w:noProof/>
          <w:color w:val="auto"/>
          <w:kern w:val="2"/>
          <w:sz w:val="24"/>
          <w:szCs w:val="24"/>
          <w:lang w:val="en-CH" w:eastAsia="en-GB"/>
          <w14:ligatures w14:val="standardContextual"/>
        </w:rPr>
      </w:pPr>
      <w:hyperlink w:anchor="_Toc155188281" w:history="1">
        <w:r w:rsidR="0097467F" w:rsidRPr="00F664AD">
          <w:rPr>
            <w:rStyle w:val="Hyperlink"/>
            <w:noProof/>
            <w:lang w:val="en-US"/>
          </w:rPr>
          <w:t>2.1.1</w:t>
        </w:r>
        <w:r w:rsidR="0097467F">
          <w:rPr>
            <w:rFonts w:asciiTheme="minorHAnsi" w:eastAsiaTheme="minorEastAsia" w:hAnsiTheme="minorHAnsi"/>
            <w:noProof/>
            <w:color w:val="auto"/>
            <w:kern w:val="2"/>
            <w:sz w:val="24"/>
            <w:szCs w:val="24"/>
            <w:lang w:val="en-CH" w:eastAsia="en-GB"/>
            <w14:ligatures w14:val="standardContextual"/>
          </w:rPr>
          <w:tab/>
        </w:r>
        <w:r w:rsidR="0097467F" w:rsidRPr="00F664AD">
          <w:rPr>
            <w:rStyle w:val="Hyperlink"/>
            <w:noProof/>
            <w:lang w:val="en-US"/>
          </w:rPr>
          <w:t>Overview</w:t>
        </w:r>
        <w:r w:rsidR="0097467F">
          <w:rPr>
            <w:noProof/>
            <w:webHidden/>
          </w:rPr>
          <w:tab/>
        </w:r>
        <w:r w:rsidR="0097467F">
          <w:rPr>
            <w:noProof/>
            <w:webHidden/>
          </w:rPr>
          <w:fldChar w:fldCharType="begin"/>
        </w:r>
        <w:r w:rsidR="0097467F">
          <w:rPr>
            <w:noProof/>
            <w:webHidden/>
          </w:rPr>
          <w:instrText xml:space="preserve"> PAGEREF _Toc155188281 \h </w:instrText>
        </w:r>
        <w:r w:rsidR="0097467F">
          <w:rPr>
            <w:noProof/>
            <w:webHidden/>
          </w:rPr>
        </w:r>
        <w:r w:rsidR="0097467F">
          <w:rPr>
            <w:noProof/>
            <w:webHidden/>
          </w:rPr>
          <w:fldChar w:fldCharType="separate"/>
        </w:r>
        <w:r w:rsidR="0097467F">
          <w:rPr>
            <w:noProof/>
            <w:webHidden/>
          </w:rPr>
          <w:t>3</w:t>
        </w:r>
        <w:r w:rsidR="0097467F">
          <w:rPr>
            <w:noProof/>
            <w:webHidden/>
          </w:rPr>
          <w:fldChar w:fldCharType="end"/>
        </w:r>
      </w:hyperlink>
    </w:p>
    <w:p w14:paraId="7067EFBE" w14:textId="3D59EB65" w:rsidR="0097467F" w:rsidRDefault="00000000">
      <w:pPr>
        <w:pStyle w:val="TOC3"/>
        <w:rPr>
          <w:rFonts w:asciiTheme="minorHAnsi" w:eastAsiaTheme="minorEastAsia" w:hAnsiTheme="minorHAnsi"/>
          <w:noProof/>
          <w:color w:val="auto"/>
          <w:kern w:val="2"/>
          <w:sz w:val="24"/>
          <w:szCs w:val="24"/>
          <w:lang w:val="en-CH" w:eastAsia="en-GB"/>
          <w14:ligatures w14:val="standardContextual"/>
        </w:rPr>
      </w:pPr>
      <w:hyperlink w:anchor="_Toc155188282" w:history="1">
        <w:r w:rsidR="0097467F" w:rsidRPr="00F664AD">
          <w:rPr>
            <w:rStyle w:val="Hyperlink"/>
            <w:noProof/>
            <w:lang w:val="en-US"/>
          </w:rPr>
          <w:t>2.1.2</w:t>
        </w:r>
        <w:r w:rsidR="0097467F">
          <w:rPr>
            <w:rFonts w:asciiTheme="minorHAnsi" w:eastAsiaTheme="minorEastAsia" w:hAnsiTheme="minorHAnsi"/>
            <w:noProof/>
            <w:color w:val="auto"/>
            <w:kern w:val="2"/>
            <w:sz w:val="24"/>
            <w:szCs w:val="24"/>
            <w:lang w:val="en-CH" w:eastAsia="en-GB"/>
            <w14:ligatures w14:val="standardContextual"/>
          </w:rPr>
          <w:tab/>
        </w:r>
        <w:r w:rsidR="0097467F" w:rsidRPr="00F664AD">
          <w:rPr>
            <w:rStyle w:val="Hyperlink"/>
            <w:noProof/>
            <w:lang w:val="en-US"/>
          </w:rPr>
          <w:t>Logic</w:t>
        </w:r>
        <w:r w:rsidR="0097467F">
          <w:rPr>
            <w:noProof/>
            <w:webHidden/>
          </w:rPr>
          <w:tab/>
        </w:r>
        <w:r w:rsidR="0097467F">
          <w:rPr>
            <w:noProof/>
            <w:webHidden/>
          </w:rPr>
          <w:fldChar w:fldCharType="begin"/>
        </w:r>
        <w:r w:rsidR="0097467F">
          <w:rPr>
            <w:noProof/>
            <w:webHidden/>
          </w:rPr>
          <w:instrText xml:space="preserve"> PAGEREF _Toc155188282 \h </w:instrText>
        </w:r>
        <w:r w:rsidR="0097467F">
          <w:rPr>
            <w:noProof/>
            <w:webHidden/>
          </w:rPr>
        </w:r>
        <w:r w:rsidR="0097467F">
          <w:rPr>
            <w:noProof/>
            <w:webHidden/>
          </w:rPr>
          <w:fldChar w:fldCharType="separate"/>
        </w:r>
        <w:r w:rsidR="0097467F">
          <w:rPr>
            <w:noProof/>
            <w:webHidden/>
          </w:rPr>
          <w:t>3</w:t>
        </w:r>
        <w:r w:rsidR="0097467F">
          <w:rPr>
            <w:noProof/>
            <w:webHidden/>
          </w:rPr>
          <w:fldChar w:fldCharType="end"/>
        </w:r>
      </w:hyperlink>
    </w:p>
    <w:p w14:paraId="5E654375" w14:textId="3C79B7F2" w:rsidR="0097467F" w:rsidRDefault="00000000">
      <w:pPr>
        <w:pStyle w:val="TOC3"/>
        <w:rPr>
          <w:rFonts w:asciiTheme="minorHAnsi" w:eastAsiaTheme="minorEastAsia" w:hAnsiTheme="minorHAnsi"/>
          <w:noProof/>
          <w:color w:val="auto"/>
          <w:kern w:val="2"/>
          <w:sz w:val="24"/>
          <w:szCs w:val="24"/>
          <w:lang w:val="en-CH" w:eastAsia="en-GB"/>
          <w14:ligatures w14:val="standardContextual"/>
        </w:rPr>
      </w:pPr>
      <w:hyperlink w:anchor="_Toc155188283" w:history="1">
        <w:r w:rsidR="0097467F" w:rsidRPr="00F664AD">
          <w:rPr>
            <w:rStyle w:val="Hyperlink"/>
            <w:noProof/>
            <w:lang w:val="en-US"/>
          </w:rPr>
          <w:t>2.1.3</w:t>
        </w:r>
        <w:r w:rsidR="0097467F">
          <w:rPr>
            <w:rFonts w:asciiTheme="minorHAnsi" w:eastAsiaTheme="minorEastAsia" w:hAnsiTheme="minorHAnsi"/>
            <w:noProof/>
            <w:color w:val="auto"/>
            <w:kern w:val="2"/>
            <w:sz w:val="24"/>
            <w:szCs w:val="24"/>
            <w:lang w:val="en-CH" w:eastAsia="en-GB"/>
            <w14:ligatures w14:val="standardContextual"/>
          </w:rPr>
          <w:tab/>
        </w:r>
        <w:r w:rsidR="0097467F" w:rsidRPr="00F664AD">
          <w:rPr>
            <w:rStyle w:val="Hyperlink"/>
            <w:noProof/>
            <w:lang w:val="en-US"/>
          </w:rPr>
          <w:t>Control Flow</w:t>
        </w:r>
        <w:r w:rsidR="0097467F">
          <w:rPr>
            <w:noProof/>
            <w:webHidden/>
          </w:rPr>
          <w:tab/>
        </w:r>
        <w:r w:rsidR="0097467F">
          <w:rPr>
            <w:noProof/>
            <w:webHidden/>
          </w:rPr>
          <w:fldChar w:fldCharType="begin"/>
        </w:r>
        <w:r w:rsidR="0097467F">
          <w:rPr>
            <w:noProof/>
            <w:webHidden/>
          </w:rPr>
          <w:instrText xml:space="preserve"> PAGEREF _Toc155188283 \h </w:instrText>
        </w:r>
        <w:r w:rsidR="0097467F">
          <w:rPr>
            <w:noProof/>
            <w:webHidden/>
          </w:rPr>
        </w:r>
        <w:r w:rsidR="0097467F">
          <w:rPr>
            <w:noProof/>
            <w:webHidden/>
          </w:rPr>
          <w:fldChar w:fldCharType="separate"/>
        </w:r>
        <w:r w:rsidR="0097467F">
          <w:rPr>
            <w:noProof/>
            <w:webHidden/>
          </w:rPr>
          <w:t>7</w:t>
        </w:r>
        <w:r w:rsidR="0097467F">
          <w:rPr>
            <w:noProof/>
            <w:webHidden/>
          </w:rPr>
          <w:fldChar w:fldCharType="end"/>
        </w:r>
      </w:hyperlink>
    </w:p>
    <w:p w14:paraId="6DD9CDDF" w14:textId="16CAE6D8" w:rsidR="0097467F" w:rsidRDefault="00000000">
      <w:pPr>
        <w:pStyle w:val="TOC3"/>
        <w:rPr>
          <w:rFonts w:asciiTheme="minorHAnsi" w:eastAsiaTheme="minorEastAsia" w:hAnsiTheme="minorHAnsi"/>
          <w:noProof/>
          <w:color w:val="auto"/>
          <w:kern w:val="2"/>
          <w:sz w:val="24"/>
          <w:szCs w:val="24"/>
          <w:lang w:val="en-CH" w:eastAsia="en-GB"/>
          <w14:ligatures w14:val="standardContextual"/>
        </w:rPr>
      </w:pPr>
      <w:hyperlink w:anchor="_Toc155188284" w:history="1">
        <w:r w:rsidR="0097467F" w:rsidRPr="00F664AD">
          <w:rPr>
            <w:rStyle w:val="Hyperlink"/>
            <w:noProof/>
            <w:lang w:val="en-US"/>
          </w:rPr>
          <w:t>2.1.4</w:t>
        </w:r>
        <w:r w:rsidR="0097467F">
          <w:rPr>
            <w:rFonts w:asciiTheme="minorHAnsi" w:eastAsiaTheme="minorEastAsia" w:hAnsiTheme="minorHAnsi"/>
            <w:noProof/>
            <w:color w:val="auto"/>
            <w:kern w:val="2"/>
            <w:sz w:val="24"/>
            <w:szCs w:val="24"/>
            <w:lang w:val="en-CH" w:eastAsia="en-GB"/>
            <w14:ligatures w14:val="standardContextual"/>
          </w:rPr>
          <w:tab/>
        </w:r>
        <w:r w:rsidR="0097467F" w:rsidRPr="00F664AD">
          <w:rPr>
            <w:rStyle w:val="Hyperlink"/>
            <w:noProof/>
            <w:lang w:val="en-US"/>
          </w:rPr>
          <w:t>Error Handling</w:t>
        </w:r>
        <w:r w:rsidR="0097467F">
          <w:rPr>
            <w:noProof/>
            <w:webHidden/>
          </w:rPr>
          <w:tab/>
        </w:r>
        <w:r w:rsidR="0097467F">
          <w:rPr>
            <w:noProof/>
            <w:webHidden/>
          </w:rPr>
          <w:fldChar w:fldCharType="begin"/>
        </w:r>
        <w:r w:rsidR="0097467F">
          <w:rPr>
            <w:noProof/>
            <w:webHidden/>
          </w:rPr>
          <w:instrText xml:space="preserve"> PAGEREF _Toc155188284 \h </w:instrText>
        </w:r>
        <w:r w:rsidR="0097467F">
          <w:rPr>
            <w:noProof/>
            <w:webHidden/>
          </w:rPr>
        </w:r>
        <w:r w:rsidR="0097467F">
          <w:rPr>
            <w:noProof/>
            <w:webHidden/>
          </w:rPr>
          <w:fldChar w:fldCharType="separate"/>
        </w:r>
        <w:r w:rsidR="0097467F">
          <w:rPr>
            <w:noProof/>
            <w:webHidden/>
          </w:rPr>
          <w:t>7</w:t>
        </w:r>
        <w:r w:rsidR="0097467F">
          <w:rPr>
            <w:noProof/>
            <w:webHidden/>
          </w:rPr>
          <w:fldChar w:fldCharType="end"/>
        </w:r>
      </w:hyperlink>
    </w:p>
    <w:p w14:paraId="57BBD334" w14:textId="4723E205" w:rsidR="0097467F" w:rsidRDefault="00000000">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285" w:history="1">
        <w:r w:rsidR="0097467F" w:rsidRPr="00F664AD">
          <w:rPr>
            <w:rStyle w:val="Hyperlink"/>
            <w:noProof/>
            <w:lang w:val="en-US"/>
          </w:rPr>
          <w:t>2.2</w:t>
        </w:r>
        <w:r w:rsidR="0097467F">
          <w:rPr>
            <w:rFonts w:asciiTheme="minorHAnsi" w:eastAsiaTheme="minorEastAsia" w:hAnsiTheme="minorHAnsi"/>
            <w:noProof/>
            <w:color w:val="auto"/>
            <w:kern w:val="2"/>
            <w:sz w:val="24"/>
            <w:szCs w:val="24"/>
            <w:lang w:val="en-CH" w:eastAsia="en-GB"/>
            <w14:ligatures w14:val="standardContextual"/>
          </w:rPr>
          <w:tab/>
        </w:r>
        <w:r w:rsidR="0097467F" w:rsidRPr="00F664AD">
          <w:rPr>
            <w:rStyle w:val="Hyperlink"/>
            <w:noProof/>
            <w:lang w:val="en-US"/>
          </w:rPr>
          <w:t>GUI</w:t>
        </w:r>
        <w:r w:rsidR="0097467F">
          <w:rPr>
            <w:noProof/>
            <w:webHidden/>
          </w:rPr>
          <w:tab/>
        </w:r>
        <w:r w:rsidR="0097467F">
          <w:rPr>
            <w:noProof/>
            <w:webHidden/>
          </w:rPr>
          <w:fldChar w:fldCharType="begin"/>
        </w:r>
        <w:r w:rsidR="0097467F">
          <w:rPr>
            <w:noProof/>
            <w:webHidden/>
          </w:rPr>
          <w:instrText xml:space="preserve"> PAGEREF _Toc155188285 \h </w:instrText>
        </w:r>
        <w:r w:rsidR="0097467F">
          <w:rPr>
            <w:noProof/>
            <w:webHidden/>
          </w:rPr>
        </w:r>
        <w:r w:rsidR="0097467F">
          <w:rPr>
            <w:noProof/>
            <w:webHidden/>
          </w:rPr>
          <w:fldChar w:fldCharType="separate"/>
        </w:r>
        <w:r w:rsidR="0097467F">
          <w:rPr>
            <w:noProof/>
            <w:webHidden/>
          </w:rPr>
          <w:t>7</w:t>
        </w:r>
        <w:r w:rsidR="0097467F">
          <w:rPr>
            <w:noProof/>
            <w:webHidden/>
          </w:rPr>
          <w:fldChar w:fldCharType="end"/>
        </w:r>
      </w:hyperlink>
    </w:p>
    <w:p w14:paraId="5BA26102" w14:textId="48747097" w:rsidR="0097467F" w:rsidRDefault="00000000">
      <w:pPr>
        <w:pStyle w:val="TOC3"/>
        <w:rPr>
          <w:rFonts w:asciiTheme="minorHAnsi" w:eastAsiaTheme="minorEastAsia" w:hAnsiTheme="minorHAnsi"/>
          <w:noProof/>
          <w:color w:val="auto"/>
          <w:kern w:val="2"/>
          <w:sz w:val="24"/>
          <w:szCs w:val="24"/>
          <w:lang w:val="en-CH" w:eastAsia="en-GB"/>
          <w14:ligatures w14:val="standardContextual"/>
        </w:rPr>
      </w:pPr>
      <w:hyperlink w:anchor="_Toc155188286" w:history="1">
        <w:r w:rsidR="0097467F" w:rsidRPr="00F664AD">
          <w:rPr>
            <w:rStyle w:val="Hyperlink"/>
            <w:noProof/>
            <w:lang w:val="en-US"/>
          </w:rPr>
          <w:t>2.2.1</w:t>
        </w:r>
        <w:r w:rsidR="0097467F">
          <w:rPr>
            <w:rFonts w:asciiTheme="minorHAnsi" w:eastAsiaTheme="minorEastAsia" w:hAnsiTheme="minorHAnsi"/>
            <w:noProof/>
            <w:color w:val="auto"/>
            <w:kern w:val="2"/>
            <w:sz w:val="24"/>
            <w:szCs w:val="24"/>
            <w:lang w:val="en-CH" w:eastAsia="en-GB"/>
            <w14:ligatures w14:val="standardContextual"/>
          </w:rPr>
          <w:tab/>
        </w:r>
        <w:r w:rsidR="0097467F" w:rsidRPr="00F664AD">
          <w:rPr>
            <w:rStyle w:val="Hyperlink"/>
            <w:noProof/>
            <w:lang w:val="en-US"/>
          </w:rPr>
          <w:t>Overview</w:t>
        </w:r>
        <w:r w:rsidR="0097467F">
          <w:rPr>
            <w:noProof/>
            <w:webHidden/>
          </w:rPr>
          <w:tab/>
        </w:r>
        <w:r w:rsidR="0097467F">
          <w:rPr>
            <w:noProof/>
            <w:webHidden/>
          </w:rPr>
          <w:fldChar w:fldCharType="begin"/>
        </w:r>
        <w:r w:rsidR="0097467F">
          <w:rPr>
            <w:noProof/>
            <w:webHidden/>
          </w:rPr>
          <w:instrText xml:space="preserve"> PAGEREF _Toc155188286 \h </w:instrText>
        </w:r>
        <w:r w:rsidR="0097467F">
          <w:rPr>
            <w:noProof/>
            <w:webHidden/>
          </w:rPr>
        </w:r>
        <w:r w:rsidR="0097467F">
          <w:rPr>
            <w:noProof/>
            <w:webHidden/>
          </w:rPr>
          <w:fldChar w:fldCharType="separate"/>
        </w:r>
        <w:r w:rsidR="0097467F">
          <w:rPr>
            <w:noProof/>
            <w:webHidden/>
          </w:rPr>
          <w:t>7</w:t>
        </w:r>
        <w:r w:rsidR="0097467F">
          <w:rPr>
            <w:noProof/>
            <w:webHidden/>
          </w:rPr>
          <w:fldChar w:fldCharType="end"/>
        </w:r>
      </w:hyperlink>
    </w:p>
    <w:p w14:paraId="7F7071E0" w14:textId="108827A8" w:rsidR="0097467F" w:rsidRDefault="00000000">
      <w:pPr>
        <w:pStyle w:val="TOC3"/>
        <w:rPr>
          <w:rFonts w:asciiTheme="minorHAnsi" w:eastAsiaTheme="minorEastAsia" w:hAnsiTheme="minorHAnsi"/>
          <w:noProof/>
          <w:color w:val="auto"/>
          <w:kern w:val="2"/>
          <w:sz w:val="24"/>
          <w:szCs w:val="24"/>
          <w:lang w:val="en-CH" w:eastAsia="en-GB"/>
          <w14:ligatures w14:val="standardContextual"/>
        </w:rPr>
      </w:pPr>
      <w:hyperlink w:anchor="_Toc155188287" w:history="1">
        <w:r w:rsidR="0097467F" w:rsidRPr="00F664AD">
          <w:rPr>
            <w:rStyle w:val="Hyperlink"/>
            <w:noProof/>
            <w:lang w:val="en-US"/>
          </w:rPr>
          <w:t>2.2.2</w:t>
        </w:r>
        <w:r w:rsidR="0097467F">
          <w:rPr>
            <w:rFonts w:asciiTheme="minorHAnsi" w:eastAsiaTheme="minorEastAsia" w:hAnsiTheme="minorHAnsi"/>
            <w:noProof/>
            <w:color w:val="auto"/>
            <w:kern w:val="2"/>
            <w:sz w:val="24"/>
            <w:szCs w:val="24"/>
            <w:lang w:val="en-CH" w:eastAsia="en-GB"/>
            <w14:ligatures w14:val="standardContextual"/>
          </w:rPr>
          <w:tab/>
        </w:r>
        <w:r w:rsidR="0097467F" w:rsidRPr="00F664AD">
          <w:rPr>
            <w:rStyle w:val="Hyperlink"/>
            <w:noProof/>
            <w:lang w:val="en-US"/>
          </w:rPr>
          <w:t>Visualization Chess Pieces</w:t>
        </w:r>
        <w:r w:rsidR="0097467F">
          <w:rPr>
            <w:noProof/>
            <w:webHidden/>
          </w:rPr>
          <w:tab/>
        </w:r>
        <w:r w:rsidR="0097467F">
          <w:rPr>
            <w:noProof/>
            <w:webHidden/>
          </w:rPr>
          <w:fldChar w:fldCharType="begin"/>
        </w:r>
        <w:r w:rsidR="0097467F">
          <w:rPr>
            <w:noProof/>
            <w:webHidden/>
          </w:rPr>
          <w:instrText xml:space="preserve"> PAGEREF _Toc155188287 \h </w:instrText>
        </w:r>
        <w:r w:rsidR="0097467F">
          <w:rPr>
            <w:noProof/>
            <w:webHidden/>
          </w:rPr>
        </w:r>
        <w:r w:rsidR="0097467F">
          <w:rPr>
            <w:noProof/>
            <w:webHidden/>
          </w:rPr>
          <w:fldChar w:fldCharType="separate"/>
        </w:r>
        <w:r w:rsidR="0097467F">
          <w:rPr>
            <w:noProof/>
            <w:webHidden/>
          </w:rPr>
          <w:t>7</w:t>
        </w:r>
        <w:r w:rsidR="0097467F">
          <w:rPr>
            <w:noProof/>
            <w:webHidden/>
          </w:rPr>
          <w:fldChar w:fldCharType="end"/>
        </w:r>
      </w:hyperlink>
    </w:p>
    <w:p w14:paraId="17CD8AA6" w14:textId="3F6401FA" w:rsidR="0097467F" w:rsidRDefault="00000000">
      <w:pPr>
        <w:pStyle w:val="TOC3"/>
        <w:rPr>
          <w:rFonts w:asciiTheme="minorHAnsi" w:eastAsiaTheme="minorEastAsia" w:hAnsiTheme="minorHAnsi"/>
          <w:noProof/>
          <w:color w:val="auto"/>
          <w:kern w:val="2"/>
          <w:sz w:val="24"/>
          <w:szCs w:val="24"/>
          <w:lang w:val="en-CH" w:eastAsia="en-GB"/>
          <w14:ligatures w14:val="standardContextual"/>
        </w:rPr>
      </w:pPr>
      <w:hyperlink w:anchor="_Toc155188288" w:history="1">
        <w:r w:rsidR="0097467F" w:rsidRPr="00F664AD">
          <w:rPr>
            <w:rStyle w:val="Hyperlink"/>
            <w:noProof/>
            <w:lang w:val="en-US"/>
          </w:rPr>
          <w:t>2.2.3</w:t>
        </w:r>
        <w:r w:rsidR="0097467F">
          <w:rPr>
            <w:rFonts w:asciiTheme="minorHAnsi" w:eastAsiaTheme="minorEastAsia" w:hAnsiTheme="minorHAnsi"/>
            <w:noProof/>
            <w:color w:val="auto"/>
            <w:kern w:val="2"/>
            <w:sz w:val="24"/>
            <w:szCs w:val="24"/>
            <w:lang w:val="en-CH" w:eastAsia="en-GB"/>
            <w14:ligatures w14:val="standardContextual"/>
          </w:rPr>
          <w:tab/>
        </w:r>
        <w:r w:rsidR="0097467F" w:rsidRPr="00F664AD">
          <w:rPr>
            <w:rStyle w:val="Hyperlink"/>
            <w:noProof/>
            <w:lang w:val="en-US"/>
          </w:rPr>
          <w:t>Visualization Chessboard</w:t>
        </w:r>
        <w:r w:rsidR="0097467F">
          <w:rPr>
            <w:noProof/>
            <w:webHidden/>
          </w:rPr>
          <w:tab/>
        </w:r>
        <w:r w:rsidR="0097467F">
          <w:rPr>
            <w:noProof/>
            <w:webHidden/>
          </w:rPr>
          <w:fldChar w:fldCharType="begin"/>
        </w:r>
        <w:r w:rsidR="0097467F">
          <w:rPr>
            <w:noProof/>
            <w:webHidden/>
          </w:rPr>
          <w:instrText xml:space="preserve"> PAGEREF _Toc155188288 \h </w:instrText>
        </w:r>
        <w:r w:rsidR="0097467F">
          <w:rPr>
            <w:noProof/>
            <w:webHidden/>
          </w:rPr>
        </w:r>
        <w:r w:rsidR="0097467F">
          <w:rPr>
            <w:noProof/>
            <w:webHidden/>
          </w:rPr>
          <w:fldChar w:fldCharType="separate"/>
        </w:r>
        <w:r w:rsidR="0097467F">
          <w:rPr>
            <w:noProof/>
            <w:webHidden/>
          </w:rPr>
          <w:t>8</w:t>
        </w:r>
        <w:r w:rsidR="0097467F">
          <w:rPr>
            <w:noProof/>
            <w:webHidden/>
          </w:rPr>
          <w:fldChar w:fldCharType="end"/>
        </w:r>
      </w:hyperlink>
    </w:p>
    <w:p w14:paraId="434CC7EA" w14:textId="01D4C8C0" w:rsidR="0097467F" w:rsidRDefault="00000000">
      <w:pPr>
        <w:pStyle w:val="TOC3"/>
        <w:rPr>
          <w:rFonts w:asciiTheme="minorHAnsi" w:eastAsiaTheme="minorEastAsia" w:hAnsiTheme="minorHAnsi"/>
          <w:noProof/>
          <w:color w:val="auto"/>
          <w:kern w:val="2"/>
          <w:sz w:val="24"/>
          <w:szCs w:val="24"/>
          <w:lang w:val="en-CH" w:eastAsia="en-GB"/>
          <w14:ligatures w14:val="standardContextual"/>
        </w:rPr>
      </w:pPr>
      <w:hyperlink w:anchor="_Toc155188289" w:history="1">
        <w:r w:rsidR="0097467F" w:rsidRPr="00F664AD">
          <w:rPr>
            <w:rStyle w:val="Hyperlink"/>
            <w:noProof/>
            <w:lang w:val="en-US"/>
          </w:rPr>
          <w:t>2.2.4</w:t>
        </w:r>
        <w:r w:rsidR="0097467F">
          <w:rPr>
            <w:rFonts w:asciiTheme="minorHAnsi" w:eastAsiaTheme="minorEastAsia" w:hAnsiTheme="minorHAnsi"/>
            <w:noProof/>
            <w:color w:val="auto"/>
            <w:kern w:val="2"/>
            <w:sz w:val="24"/>
            <w:szCs w:val="24"/>
            <w:lang w:val="en-CH" w:eastAsia="en-GB"/>
            <w14:ligatures w14:val="standardContextual"/>
          </w:rPr>
          <w:tab/>
        </w:r>
        <w:r w:rsidR="0097467F" w:rsidRPr="00F664AD">
          <w:rPr>
            <w:rStyle w:val="Hyperlink"/>
            <w:noProof/>
            <w:lang w:val="en-US"/>
          </w:rPr>
          <w:t>Update Game after a move</w:t>
        </w:r>
        <w:r w:rsidR="0097467F">
          <w:rPr>
            <w:noProof/>
            <w:webHidden/>
          </w:rPr>
          <w:tab/>
        </w:r>
        <w:r w:rsidR="0097467F">
          <w:rPr>
            <w:noProof/>
            <w:webHidden/>
          </w:rPr>
          <w:fldChar w:fldCharType="begin"/>
        </w:r>
        <w:r w:rsidR="0097467F">
          <w:rPr>
            <w:noProof/>
            <w:webHidden/>
          </w:rPr>
          <w:instrText xml:space="preserve"> PAGEREF _Toc155188289 \h </w:instrText>
        </w:r>
        <w:r w:rsidR="0097467F">
          <w:rPr>
            <w:noProof/>
            <w:webHidden/>
          </w:rPr>
        </w:r>
        <w:r w:rsidR="0097467F">
          <w:rPr>
            <w:noProof/>
            <w:webHidden/>
          </w:rPr>
          <w:fldChar w:fldCharType="separate"/>
        </w:r>
        <w:r w:rsidR="0097467F">
          <w:rPr>
            <w:noProof/>
            <w:webHidden/>
          </w:rPr>
          <w:t>8</w:t>
        </w:r>
        <w:r w:rsidR="0097467F">
          <w:rPr>
            <w:noProof/>
            <w:webHidden/>
          </w:rPr>
          <w:fldChar w:fldCharType="end"/>
        </w:r>
      </w:hyperlink>
    </w:p>
    <w:p w14:paraId="739E2C07" w14:textId="51F440BF" w:rsidR="0097467F" w:rsidRDefault="00000000">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290" w:history="1">
        <w:r w:rsidR="0097467F" w:rsidRPr="00F664AD">
          <w:rPr>
            <w:rStyle w:val="Hyperlink"/>
            <w:noProof/>
            <w:lang w:val="en-US"/>
          </w:rPr>
          <w:t>2.3</w:t>
        </w:r>
        <w:r w:rsidR="0097467F">
          <w:rPr>
            <w:rFonts w:asciiTheme="minorHAnsi" w:eastAsiaTheme="minorEastAsia" w:hAnsiTheme="minorHAnsi"/>
            <w:noProof/>
            <w:color w:val="auto"/>
            <w:kern w:val="2"/>
            <w:sz w:val="24"/>
            <w:szCs w:val="24"/>
            <w:lang w:val="en-CH" w:eastAsia="en-GB"/>
            <w14:ligatures w14:val="standardContextual"/>
          </w:rPr>
          <w:tab/>
        </w:r>
        <w:r w:rsidR="0097467F" w:rsidRPr="00F664AD">
          <w:rPr>
            <w:rStyle w:val="Hyperlink"/>
            <w:noProof/>
            <w:lang w:val="en-US"/>
          </w:rPr>
          <w:t>Function catalog</w:t>
        </w:r>
        <w:r w:rsidR="0097467F">
          <w:rPr>
            <w:noProof/>
            <w:webHidden/>
          </w:rPr>
          <w:tab/>
        </w:r>
        <w:r w:rsidR="0097467F">
          <w:rPr>
            <w:noProof/>
            <w:webHidden/>
          </w:rPr>
          <w:fldChar w:fldCharType="begin"/>
        </w:r>
        <w:r w:rsidR="0097467F">
          <w:rPr>
            <w:noProof/>
            <w:webHidden/>
          </w:rPr>
          <w:instrText xml:space="preserve"> PAGEREF _Toc155188290 \h </w:instrText>
        </w:r>
        <w:r w:rsidR="0097467F">
          <w:rPr>
            <w:noProof/>
            <w:webHidden/>
          </w:rPr>
        </w:r>
        <w:r w:rsidR="0097467F">
          <w:rPr>
            <w:noProof/>
            <w:webHidden/>
          </w:rPr>
          <w:fldChar w:fldCharType="separate"/>
        </w:r>
        <w:r w:rsidR="0097467F">
          <w:rPr>
            <w:noProof/>
            <w:webHidden/>
          </w:rPr>
          <w:t>8</w:t>
        </w:r>
        <w:r w:rsidR="0097467F">
          <w:rPr>
            <w:noProof/>
            <w:webHidden/>
          </w:rPr>
          <w:fldChar w:fldCharType="end"/>
        </w:r>
      </w:hyperlink>
    </w:p>
    <w:p w14:paraId="160C0873" w14:textId="5DEE2941" w:rsidR="0097467F" w:rsidRDefault="00000000">
      <w:pPr>
        <w:pStyle w:val="TOC1"/>
        <w:tabs>
          <w:tab w:val="left" w:pos="720"/>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188291" w:history="1">
        <w:r w:rsidR="0097467F" w:rsidRPr="00F664AD">
          <w:rPr>
            <w:rStyle w:val="Hyperlink"/>
            <w:noProof/>
            <w:lang w:val="en-US"/>
          </w:rPr>
          <w:t>3</w:t>
        </w:r>
        <w:r w:rsidR="0097467F">
          <w:rPr>
            <w:rFonts w:asciiTheme="minorHAnsi" w:eastAsiaTheme="minorEastAsia" w:hAnsiTheme="minorHAnsi"/>
            <w:b w:val="0"/>
            <w:noProof/>
            <w:color w:val="auto"/>
            <w:kern w:val="2"/>
            <w:sz w:val="24"/>
            <w:szCs w:val="24"/>
            <w:lang w:val="en-CH" w:eastAsia="en-GB"/>
            <w14:ligatures w14:val="standardContextual"/>
          </w:rPr>
          <w:tab/>
        </w:r>
        <w:r w:rsidR="0097467F" w:rsidRPr="00F664AD">
          <w:rPr>
            <w:rStyle w:val="Hyperlink"/>
            <w:noProof/>
            <w:lang w:val="en-US"/>
          </w:rPr>
          <w:t>Color Chess</w:t>
        </w:r>
        <w:r w:rsidR="0097467F">
          <w:rPr>
            <w:noProof/>
            <w:webHidden/>
          </w:rPr>
          <w:tab/>
        </w:r>
        <w:r w:rsidR="0097467F">
          <w:rPr>
            <w:noProof/>
            <w:webHidden/>
          </w:rPr>
          <w:fldChar w:fldCharType="begin"/>
        </w:r>
        <w:r w:rsidR="0097467F">
          <w:rPr>
            <w:noProof/>
            <w:webHidden/>
          </w:rPr>
          <w:instrText xml:space="preserve"> PAGEREF _Toc155188291 \h </w:instrText>
        </w:r>
        <w:r w:rsidR="0097467F">
          <w:rPr>
            <w:noProof/>
            <w:webHidden/>
          </w:rPr>
        </w:r>
        <w:r w:rsidR="0097467F">
          <w:rPr>
            <w:noProof/>
            <w:webHidden/>
          </w:rPr>
          <w:fldChar w:fldCharType="separate"/>
        </w:r>
        <w:r w:rsidR="0097467F">
          <w:rPr>
            <w:noProof/>
            <w:webHidden/>
          </w:rPr>
          <w:t>10</w:t>
        </w:r>
        <w:r w:rsidR="0097467F">
          <w:rPr>
            <w:noProof/>
            <w:webHidden/>
          </w:rPr>
          <w:fldChar w:fldCharType="end"/>
        </w:r>
      </w:hyperlink>
    </w:p>
    <w:p w14:paraId="66ACD9A6" w14:textId="7F773E0B" w:rsidR="0097467F" w:rsidRDefault="00000000">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292" w:history="1">
        <w:r w:rsidR="0097467F" w:rsidRPr="00F664AD">
          <w:rPr>
            <w:rStyle w:val="Hyperlink"/>
            <w:noProof/>
            <w:lang w:val="en-US"/>
          </w:rPr>
          <w:t>3.1</w:t>
        </w:r>
        <w:r w:rsidR="0097467F">
          <w:rPr>
            <w:rFonts w:asciiTheme="minorHAnsi" w:eastAsiaTheme="minorEastAsia" w:hAnsiTheme="minorHAnsi"/>
            <w:noProof/>
            <w:color w:val="auto"/>
            <w:kern w:val="2"/>
            <w:sz w:val="24"/>
            <w:szCs w:val="24"/>
            <w:lang w:val="en-CH" w:eastAsia="en-GB"/>
            <w14:ligatures w14:val="standardContextual"/>
          </w:rPr>
          <w:tab/>
        </w:r>
        <w:r w:rsidR="0097467F" w:rsidRPr="00F664AD">
          <w:rPr>
            <w:rStyle w:val="Hyperlink"/>
            <w:noProof/>
            <w:lang w:val="en-US"/>
          </w:rPr>
          <w:t>Rules of Color Chess</w:t>
        </w:r>
        <w:r w:rsidR="0097467F">
          <w:rPr>
            <w:noProof/>
            <w:webHidden/>
          </w:rPr>
          <w:tab/>
        </w:r>
        <w:r w:rsidR="0097467F">
          <w:rPr>
            <w:noProof/>
            <w:webHidden/>
          </w:rPr>
          <w:fldChar w:fldCharType="begin"/>
        </w:r>
        <w:r w:rsidR="0097467F">
          <w:rPr>
            <w:noProof/>
            <w:webHidden/>
          </w:rPr>
          <w:instrText xml:space="preserve"> PAGEREF _Toc155188292 \h </w:instrText>
        </w:r>
        <w:r w:rsidR="0097467F">
          <w:rPr>
            <w:noProof/>
            <w:webHidden/>
          </w:rPr>
        </w:r>
        <w:r w:rsidR="0097467F">
          <w:rPr>
            <w:noProof/>
            <w:webHidden/>
          </w:rPr>
          <w:fldChar w:fldCharType="separate"/>
        </w:r>
        <w:r w:rsidR="0097467F">
          <w:rPr>
            <w:noProof/>
            <w:webHidden/>
          </w:rPr>
          <w:t>10</w:t>
        </w:r>
        <w:r w:rsidR="0097467F">
          <w:rPr>
            <w:noProof/>
            <w:webHidden/>
          </w:rPr>
          <w:fldChar w:fldCharType="end"/>
        </w:r>
      </w:hyperlink>
    </w:p>
    <w:p w14:paraId="1026A626" w14:textId="1BC4C31B" w:rsidR="0097467F" w:rsidRDefault="00000000">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293" w:history="1">
        <w:r w:rsidR="0097467F" w:rsidRPr="00F664AD">
          <w:rPr>
            <w:rStyle w:val="Hyperlink"/>
            <w:noProof/>
            <w:lang w:val="en-US"/>
          </w:rPr>
          <w:t>3.2</w:t>
        </w:r>
        <w:r w:rsidR="0097467F">
          <w:rPr>
            <w:rFonts w:asciiTheme="minorHAnsi" w:eastAsiaTheme="minorEastAsia" w:hAnsiTheme="minorHAnsi"/>
            <w:noProof/>
            <w:color w:val="auto"/>
            <w:kern w:val="2"/>
            <w:sz w:val="24"/>
            <w:szCs w:val="24"/>
            <w:lang w:val="en-CH" w:eastAsia="en-GB"/>
            <w14:ligatures w14:val="standardContextual"/>
          </w:rPr>
          <w:tab/>
        </w:r>
        <w:r w:rsidR="0097467F" w:rsidRPr="00F664AD">
          <w:rPr>
            <w:rStyle w:val="Hyperlink"/>
            <w:noProof/>
            <w:lang w:val="en-US"/>
          </w:rPr>
          <w:t>Implementation of Color Chess</w:t>
        </w:r>
        <w:r w:rsidR="0097467F">
          <w:rPr>
            <w:noProof/>
            <w:webHidden/>
          </w:rPr>
          <w:tab/>
        </w:r>
        <w:r w:rsidR="0097467F">
          <w:rPr>
            <w:noProof/>
            <w:webHidden/>
          </w:rPr>
          <w:fldChar w:fldCharType="begin"/>
        </w:r>
        <w:r w:rsidR="0097467F">
          <w:rPr>
            <w:noProof/>
            <w:webHidden/>
          </w:rPr>
          <w:instrText xml:space="preserve"> PAGEREF _Toc155188293 \h </w:instrText>
        </w:r>
        <w:r w:rsidR="0097467F">
          <w:rPr>
            <w:noProof/>
            <w:webHidden/>
          </w:rPr>
        </w:r>
        <w:r w:rsidR="0097467F">
          <w:rPr>
            <w:noProof/>
            <w:webHidden/>
          </w:rPr>
          <w:fldChar w:fldCharType="separate"/>
        </w:r>
        <w:r w:rsidR="0097467F">
          <w:rPr>
            <w:noProof/>
            <w:webHidden/>
          </w:rPr>
          <w:t>11</w:t>
        </w:r>
        <w:r w:rsidR="0097467F">
          <w:rPr>
            <w:noProof/>
            <w:webHidden/>
          </w:rPr>
          <w:fldChar w:fldCharType="end"/>
        </w:r>
      </w:hyperlink>
    </w:p>
    <w:p w14:paraId="35C0C869" w14:textId="759F7CBC" w:rsidR="0097467F" w:rsidRDefault="00000000">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294" w:history="1">
        <w:r w:rsidR="0097467F" w:rsidRPr="00F664AD">
          <w:rPr>
            <w:rStyle w:val="Hyperlink"/>
            <w:noProof/>
            <w:lang w:val="en-US"/>
          </w:rPr>
          <w:t>3.3</w:t>
        </w:r>
        <w:r w:rsidR="0097467F">
          <w:rPr>
            <w:rFonts w:asciiTheme="minorHAnsi" w:eastAsiaTheme="minorEastAsia" w:hAnsiTheme="minorHAnsi"/>
            <w:noProof/>
            <w:color w:val="auto"/>
            <w:kern w:val="2"/>
            <w:sz w:val="24"/>
            <w:szCs w:val="24"/>
            <w:lang w:val="en-CH" w:eastAsia="en-GB"/>
            <w14:ligatures w14:val="standardContextual"/>
          </w:rPr>
          <w:tab/>
        </w:r>
        <w:r w:rsidR="0097467F" w:rsidRPr="00F664AD">
          <w:rPr>
            <w:rStyle w:val="Hyperlink"/>
            <w:noProof/>
            <w:lang w:val="en-US"/>
          </w:rPr>
          <w:t>Rules of Chaotic Chess</w:t>
        </w:r>
        <w:r w:rsidR="0097467F">
          <w:rPr>
            <w:noProof/>
            <w:webHidden/>
          </w:rPr>
          <w:tab/>
        </w:r>
        <w:r w:rsidR="0097467F">
          <w:rPr>
            <w:noProof/>
            <w:webHidden/>
          </w:rPr>
          <w:fldChar w:fldCharType="begin"/>
        </w:r>
        <w:r w:rsidR="0097467F">
          <w:rPr>
            <w:noProof/>
            <w:webHidden/>
          </w:rPr>
          <w:instrText xml:space="preserve"> PAGEREF _Toc155188294 \h </w:instrText>
        </w:r>
        <w:r w:rsidR="0097467F">
          <w:rPr>
            <w:noProof/>
            <w:webHidden/>
          </w:rPr>
        </w:r>
        <w:r w:rsidR="0097467F">
          <w:rPr>
            <w:noProof/>
            <w:webHidden/>
          </w:rPr>
          <w:fldChar w:fldCharType="separate"/>
        </w:r>
        <w:r w:rsidR="0097467F">
          <w:rPr>
            <w:noProof/>
            <w:webHidden/>
          </w:rPr>
          <w:t>12</w:t>
        </w:r>
        <w:r w:rsidR="0097467F">
          <w:rPr>
            <w:noProof/>
            <w:webHidden/>
          </w:rPr>
          <w:fldChar w:fldCharType="end"/>
        </w:r>
      </w:hyperlink>
    </w:p>
    <w:p w14:paraId="3FD53E5C" w14:textId="3AB1AFBC" w:rsidR="0097467F" w:rsidRDefault="00000000">
      <w:pPr>
        <w:pStyle w:val="TOC3"/>
        <w:rPr>
          <w:rFonts w:asciiTheme="minorHAnsi" w:eastAsiaTheme="minorEastAsia" w:hAnsiTheme="minorHAnsi"/>
          <w:noProof/>
          <w:color w:val="auto"/>
          <w:kern w:val="2"/>
          <w:sz w:val="24"/>
          <w:szCs w:val="24"/>
          <w:lang w:val="en-CH" w:eastAsia="en-GB"/>
          <w14:ligatures w14:val="standardContextual"/>
        </w:rPr>
      </w:pPr>
      <w:hyperlink w:anchor="_Toc155188295" w:history="1">
        <w:r w:rsidR="0097467F" w:rsidRPr="00F664AD">
          <w:rPr>
            <w:rStyle w:val="Hyperlink"/>
            <w:noProof/>
            <w:lang w:val="en-US"/>
          </w:rPr>
          <w:t>3.3.1</w:t>
        </w:r>
        <w:r w:rsidR="0097467F">
          <w:rPr>
            <w:rFonts w:asciiTheme="minorHAnsi" w:eastAsiaTheme="minorEastAsia" w:hAnsiTheme="minorHAnsi"/>
            <w:noProof/>
            <w:color w:val="auto"/>
            <w:kern w:val="2"/>
            <w:sz w:val="24"/>
            <w:szCs w:val="24"/>
            <w:lang w:val="en-CH" w:eastAsia="en-GB"/>
            <w14:ligatures w14:val="standardContextual"/>
          </w:rPr>
          <w:tab/>
        </w:r>
        <w:r w:rsidR="0097467F" w:rsidRPr="00F664AD">
          <w:rPr>
            <w:rStyle w:val="Hyperlink"/>
            <w:noProof/>
            <w:lang w:val="en-US"/>
          </w:rPr>
          <w:t>Barrier</w:t>
        </w:r>
        <w:r w:rsidR="0097467F">
          <w:rPr>
            <w:noProof/>
            <w:webHidden/>
          </w:rPr>
          <w:tab/>
        </w:r>
        <w:r w:rsidR="0097467F">
          <w:rPr>
            <w:noProof/>
            <w:webHidden/>
          </w:rPr>
          <w:fldChar w:fldCharType="begin"/>
        </w:r>
        <w:r w:rsidR="0097467F">
          <w:rPr>
            <w:noProof/>
            <w:webHidden/>
          </w:rPr>
          <w:instrText xml:space="preserve"> PAGEREF _Toc155188295 \h </w:instrText>
        </w:r>
        <w:r w:rsidR="0097467F">
          <w:rPr>
            <w:noProof/>
            <w:webHidden/>
          </w:rPr>
        </w:r>
        <w:r w:rsidR="0097467F">
          <w:rPr>
            <w:noProof/>
            <w:webHidden/>
          </w:rPr>
          <w:fldChar w:fldCharType="separate"/>
        </w:r>
        <w:r w:rsidR="0097467F">
          <w:rPr>
            <w:noProof/>
            <w:webHidden/>
          </w:rPr>
          <w:t>12</w:t>
        </w:r>
        <w:r w:rsidR="0097467F">
          <w:rPr>
            <w:noProof/>
            <w:webHidden/>
          </w:rPr>
          <w:fldChar w:fldCharType="end"/>
        </w:r>
      </w:hyperlink>
    </w:p>
    <w:p w14:paraId="72C61D92" w14:textId="33F1183E" w:rsidR="0097467F" w:rsidRDefault="00000000">
      <w:pPr>
        <w:pStyle w:val="TOC3"/>
        <w:rPr>
          <w:rFonts w:asciiTheme="minorHAnsi" w:eastAsiaTheme="minorEastAsia" w:hAnsiTheme="minorHAnsi"/>
          <w:noProof/>
          <w:color w:val="auto"/>
          <w:kern w:val="2"/>
          <w:sz w:val="24"/>
          <w:szCs w:val="24"/>
          <w:lang w:val="en-CH" w:eastAsia="en-GB"/>
          <w14:ligatures w14:val="standardContextual"/>
        </w:rPr>
      </w:pPr>
      <w:hyperlink w:anchor="_Toc155188296" w:history="1">
        <w:r w:rsidR="0097467F" w:rsidRPr="00F664AD">
          <w:rPr>
            <w:rStyle w:val="Hyperlink"/>
            <w:noProof/>
            <w:lang w:val="en-US"/>
          </w:rPr>
          <w:t>3.3.2</w:t>
        </w:r>
        <w:r w:rsidR="0097467F">
          <w:rPr>
            <w:rFonts w:asciiTheme="minorHAnsi" w:eastAsiaTheme="minorEastAsia" w:hAnsiTheme="minorHAnsi"/>
            <w:noProof/>
            <w:color w:val="auto"/>
            <w:kern w:val="2"/>
            <w:sz w:val="24"/>
            <w:szCs w:val="24"/>
            <w:lang w:val="en-CH" w:eastAsia="en-GB"/>
            <w14:ligatures w14:val="standardContextual"/>
          </w:rPr>
          <w:tab/>
        </w:r>
        <w:r w:rsidR="0097467F" w:rsidRPr="00F664AD">
          <w:rPr>
            <w:rStyle w:val="Hyperlink"/>
            <w:noProof/>
            <w:lang w:val="en-US"/>
          </w:rPr>
          <w:t>Shiel</w:t>
        </w:r>
        <w:r w:rsidR="0097467F">
          <w:rPr>
            <w:noProof/>
            <w:webHidden/>
          </w:rPr>
          <w:tab/>
        </w:r>
        <w:r w:rsidR="0097467F">
          <w:rPr>
            <w:noProof/>
            <w:webHidden/>
          </w:rPr>
          <w:fldChar w:fldCharType="begin"/>
        </w:r>
        <w:r w:rsidR="0097467F">
          <w:rPr>
            <w:noProof/>
            <w:webHidden/>
          </w:rPr>
          <w:instrText xml:space="preserve"> PAGEREF _Toc155188296 \h </w:instrText>
        </w:r>
        <w:r w:rsidR="0097467F">
          <w:rPr>
            <w:noProof/>
            <w:webHidden/>
          </w:rPr>
        </w:r>
        <w:r w:rsidR="0097467F">
          <w:rPr>
            <w:noProof/>
            <w:webHidden/>
          </w:rPr>
          <w:fldChar w:fldCharType="separate"/>
        </w:r>
        <w:r w:rsidR="0097467F">
          <w:rPr>
            <w:noProof/>
            <w:webHidden/>
          </w:rPr>
          <w:t>13</w:t>
        </w:r>
        <w:r w:rsidR="0097467F">
          <w:rPr>
            <w:noProof/>
            <w:webHidden/>
          </w:rPr>
          <w:fldChar w:fldCharType="end"/>
        </w:r>
      </w:hyperlink>
    </w:p>
    <w:p w14:paraId="35695530" w14:textId="4B713D4A" w:rsidR="0097467F" w:rsidRDefault="00000000">
      <w:pPr>
        <w:pStyle w:val="TOC3"/>
        <w:rPr>
          <w:rFonts w:asciiTheme="minorHAnsi" w:eastAsiaTheme="minorEastAsia" w:hAnsiTheme="minorHAnsi"/>
          <w:noProof/>
          <w:color w:val="auto"/>
          <w:kern w:val="2"/>
          <w:sz w:val="24"/>
          <w:szCs w:val="24"/>
          <w:lang w:val="en-CH" w:eastAsia="en-GB"/>
          <w14:ligatures w14:val="standardContextual"/>
        </w:rPr>
      </w:pPr>
      <w:hyperlink w:anchor="_Toc155188297" w:history="1">
        <w:r w:rsidR="0097467F" w:rsidRPr="00F664AD">
          <w:rPr>
            <w:rStyle w:val="Hyperlink"/>
            <w:noProof/>
            <w:lang w:val="en-US"/>
          </w:rPr>
          <w:t>3.3.3</w:t>
        </w:r>
        <w:r w:rsidR="0097467F">
          <w:rPr>
            <w:rFonts w:asciiTheme="minorHAnsi" w:eastAsiaTheme="minorEastAsia" w:hAnsiTheme="minorHAnsi"/>
            <w:noProof/>
            <w:color w:val="auto"/>
            <w:kern w:val="2"/>
            <w:sz w:val="24"/>
            <w:szCs w:val="24"/>
            <w:lang w:val="en-CH" w:eastAsia="en-GB"/>
            <w14:ligatures w14:val="standardContextual"/>
          </w:rPr>
          <w:tab/>
        </w:r>
        <w:r w:rsidR="0097467F" w:rsidRPr="00F664AD">
          <w:rPr>
            <w:rStyle w:val="Hyperlink"/>
            <w:noProof/>
            <w:lang w:val="en-US"/>
          </w:rPr>
          <w:t>Coin</w:t>
        </w:r>
        <w:r w:rsidR="0097467F">
          <w:rPr>
            <w:noProof/>
            <w:webHidden/>
          </w:rPr>
          <w:tab/>
        </w:r>
        <w:r w:rsidR="0097467F">
          <w:rPr>
            <w:noProof/>
            <w:webHidden/>
          </w:rPr>
          <w:fldChar w:fldCharType="begin"/>
        </w:r>
        <w:r w:rsidR="0097467F">
          <w:rPr>
            <w:noProof/>
            <w:webHidden/>
          </w:rPr>
          <w:instrText xml:space="preserve"> PAGEREF _Toc155188297 \h </w:instrText>
        </w:r>
        <w:r w:rsidR="0097467F">
          <w:rPr>
            <w:noProof/>
            <w:webHidden/>
          </w:rPr>
        </w:r>
        <w:r w:rsidR="0097467F">
          <w:rPr>
            <w:noProof/>
            <w:webHidden/>
          </w:rPr>
          <w:fldChar w:fldCharType="separate"/>
        </w:r>
        <w:r w:rsidR="0097467F">
          <w:rPr>
            <w:noProof/>
            <w:webHidden/>
          </w:rPr>
          <w:t>14</w:t>
        </w:r>
        <w:r w:rsidR="0097467F">
          <w:rPr>
            <w:noProof/>
            <w:webHidden/>
          </w:rPr>
          <w:fldChar w:fldCharType="end"/>
        </w:r>
      </w:hyperlink>
    </w:p>
    <w:p w14:paraId="24F5E28A" w14:textId="56C49B1C" w:rsidR="0097467F" w:rsidRDefault="00000000">
      <w:pPr>
        <w:pStyle w:val="TOC3"/>
        <w:rPr>
          <w:rFonts w:asciiTheme="minorHAnsi" w:eastAsiaTheme="minorEastAsia" w:hAnsiTheme="minorHAnsi"/>
          <w:noProof/>
          <w:color w:val="auto"/>
          <w:kern w:val="2"/>
          <w:sz w:val="24"/>
          <w:szCs w:val="24"/>
          <w:lang w:val="en-CH" w:eastAsia="en-GB"/>
          <w14:ligatures w14:val="standardContextual"/>
        </w:rPr>
      </w:pPr>
      <w:hyperlink w:anchor="_Toc155188298" w:history="1">
        <w:r w:rsidR="0097467F" w:rsidRPr="00F664AD">
          <w:rPr>
            <w:rStyle w:val="Hyperlink"/>
            <w:noProof/>
            <w:lang w:val="en-US"/>
          </w:rPr>
          <w:t>3.3.4</w:t>
        </w:r>
        <w:r w:rsidR="0097467F">
          <w:rPr>
            <w:rFonts w:asciiTheme="minorHAnsi" w:eastAsiaTheme="minorEastAsia" w:hAnsiTheme="minorHAnsi"/>
            <w:noProof/>
            <w:color w:val="auto"/>
            <w:kern w:val="2"/>
            <w:sz w:val="24"/>
            <w:szCs w:val="24"/>
            <w:lang w:val="en-CH" w:eastAsia="en-GB"/>
            <w14:ligatures w14:val="standardContextual"/>
          </w:rPr>
          <w:tab/>
        </w:r>
        <w:r w:rsidR="0097467F" w:rsidRPr="00F664AD">
          <w:rPr>
            <w:rStyle w:val="Hyperlink"/>
            <w:noProof/>
            <w:lang w:val="en-US"/>
          </w:rPr>
          <w:t>Bomb</w:t>
        </w:r>
        <w:r w:rsidR="0097467F">
          <w:rPr>
            <w:noProof/>
            <w:webHidden/>
          </w:rPr>
          <w:tab/>
        </w:r>
        <w:r w:rsidR="0097467F">
          <w:rPr>
            <w:noProof/>
            <w:webHidden/>
          </w:rPr>
          <w:fldChar w:fldCharType="begin"/>
        </w:r>
        <w:r w:rsidR="0097467F">
          <w:rPr>
            <w:noProof/>
            <w:webHidden/>
          </w:rPr>
          <w:instrText xml:space="preserve"> PAGEREF _Toc155188298 \h </w:instrText>
        </w:r>
        <w:r w:rsidR="0097467F">
          <w:rPr>
            <w:noProof/>
            <w:webHidden/>
          </w:rPr>
        </w:r>
        <w:r w:rsidR="0097467F">
          <w:rPr>
            <w:noProof/>
            <w:webHidden/>
          </w:rPr>
          <w:fldChar w:fldCharType="separate"/>
        </w:r>
        <w:r w:rsidR="0097467F">
          <w:rPr>
            <w:noProof/>
            <w:webHidden/>
          </w:rPr>
          <w:t>15</w:t>
        </w:r>
        <w:r w:rsidR="0097467F">
          <w:rPr>
            <w:noProof/>
            <w:webHidden/>
          </w:rPr>
          <w:fldChar w:fldCharType="end"/>
        </w:r>
      </w:hyperlink>
    </w:p>
    <w:p w14:paraId="08008248" w14:textId="2312471E" w:rsidR="0097467F" w:rsidRDefault="00000000">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299" w:history="1">
        <w:r w:rsidR="0097467F" w:rsidRPr="00F664AD">
          <w:rPr>
            <w:rStyle w:val="Hyperlink"/>
            <w:noProof/>
            <w:lang w:val="en-US"/>
          </w:rPr>
          <w:t>3.4</w:t>
        </w:r>
        <w:r w:rsidR="0097467F">
          <w:rPr>
            <w:rFonts w:asciiTheme="minorHAnsi" w:eastAsiaTheme="minorEastAsia" w:hAnsiTheme="minorHAnsi"/>
            <w:noProof/>
            <w:color w:val="auto"/>
            <w:kern w:val="2"/>
            <w:sz w:val="24"/>
            <w:szCs w:val="24"/>
            <w:lang w:val="en-CH" w:eastAsia="en-GB"/>
            <w14:ligatures w14:val="standardContextual"/>
          </w:rPr>
          <w:tab/>
        </w:r>
        <w:r w:rsidR="0097467F" w:rsidRPr="00F664AD">
          <w:rPr>
            <w:rStyle w:val="Hyperlink"/>
            <w:noProof/>
            <w:lang w:val="en-US"/>
          </w:rPr>
          <w:t>Implementation of Chaotic Chess</w:t>
        </w:r>
        <w:r w:rsidR="0097467F">
          <w:rPr>
            <w:noProof/>
            <w:webHidden/>
          </w:rPr>
          <w:tab/>
        </w:r>
        <w:r w:rsidR="0097467F">
          <w:rPr>
            <w:noProof/>
            <w:webHidden/>
          </w:rPr>
          <w:fldChar w:fldCharType="begin"/>
        </w:r>
        <w:r w:rsidR="0097467F">
          <w:rPr>
            <w:noProof/>
            <w:webHidden/>
          </w:rPr>
          <w:instrText xml:space="preserve"> PAGEREF _Toc155188299 \h </w:instrText>
        </w:r>
        <w:r w:rsidR="0097467F">
          <w:rPr>
            <w:noProof/>
            <w:webHidden/>
          </w:rPr>
        </w:r>
        <w:r w:rsidR="0097467F">
          <w:rPr>
            <w:noProof/>
            <w:webHidden/>
          </w:rPr>
          <w:fldChar w:fldCharType="separate"/>
        </w:r>
        <w:r w:rsidR="0097467F">
          <w:rPr>
            <w:noProof/>
            <w:webHidden/>
          </w:rPr>
          <w:t>16</w:t>
        </w:r>
        <w:r w:rsidR="0097467F">
          <w:rPr>
            <w:noProof/>
            <w:webHidden/>
          </w:rPr>
          <w:fldChar w:fldCharType="end"/>
        </w:r>
      </w:hyperlink>
    </w:p>
    <w:p w14:paraId="1692B5D6" w14:textId="58C4F597" w:rsidR="0097467F" w:rsidRDefault="00000000">
      <w:pPr>
        <w:pStyle w:val="TOC3"/>
        <w:rPr>
          <w:rFonts w:asciiTheme="minorHAnsi" w:eastAsiaTheme="minorEastAsia" w:hAnsiTheme="minorHAnsi"/>
          <w:noProof/>
          <w:color w:val="auto"/>
          <w:kern w:val="2"/>
          <w:sz w:val="24"/>
          <w:szCs w:val="24"/>
          <w:lang w:val="en-CH" w:eastAsia="en-GB"/>
          <w14:ligatures w14:val="standardContextual"/>
        </w:rPr>
      </w:pPr>
      <w:hyperlink w:anchor="_Toc155188300" w:history="1">
        <w:r w:rsidR="0097467F" w:rsidRPr="00F664AD">
          <w:rPr>
            <w:rStyle w:val="Hyperlink"/>
            <w:noProof/>
            <w:lang w:val="en-US"/>
          </w:rPr>
          <w:t>3.4.1</w:t>
        </w:r>
        <w:r w:rsidR="0097467F">
          <w:rPr>
            <w:rFonts w:asciiTheme="minorHAnsi" w:eastAsiaTheme="minorEastAsia" w:hAnsiTheme="minorHAnsi"/>
            <w:noProof/>
            <w:color w:val="auto"/>
            <w:kern w:val="2"/>
            <w:sz w:val="24"/>
            <w:szCs w:val="24"/>
            <w:lang w:val="en-CH" w:eastAsia="en-GB"/>
            <w14:ligatures w14:val="standardContextual"/>
          </w:rPr>
          <w:tab/>
        </w:r>
        <w:r w:rsidR="0097467F" w:rsidRPr="00F664AD">
          <w:rPr>
            <w:rStyle w:val="Hyperlink"/>
            <w:noProof/>
            <w:lang w:val="en-US"/>
          </w:rPr>
          <w:t>Overview</w:t>
        </w:r>
        <w:r w:rsidR="0097467F">
          <w:rPr>
            <w:noProof/>
            <w:webHidden/>
          </w:rPr>
          <w:tab/>
        </w:r>
        <w:r w:rsidR="0097467F">
          <w:rPr>
            <w:noProof/>
            <w:webHidden/>
          </w:rPr>
          <w:fldChar w:fldCharType="begin"/>
        </w:r>
        <w:r w:rsidR="0097467F">
          <w:rPr>
            <w:noProof/>
            <w:webHidden/>
          </w:rPr>
          <w:instrText xml:space="preserve"> PAGEREF _Toc155188300 \h </w:instrText>
        </w:r>
        <w:r w:rsidR="0097467F">
          <w:rPr>
            <w:noProof/>
            <w:webHidden/>
          </w:rPr>
        </w:r>
        <w:r w:rsidR="0097467F">
          <w:rPr>
            <w:noProof/>
            <w:webHidden/>
          </w:rPr>
          <w:fldChar w:fldCharType="separate"/>
        </w:r>
        <w:r w:rsidR="0097467F">
          <w:rPr>
            <w:noProof/>
            <w:webHidden/>
          </w:rPr>
          <w:t>16</w:t>
        </w:r>
        <w:r w:rsidR="0097467F">
          <w:rPr>
            <w:noProof/>
            <w:webHidden/>
          </w:rPr>
          <w:fldChar w:fldCharType="end"/>
        </w:r>
      </w:hyperlink>
    </w:p>
    <w:p w14:paraId="155696A1" w14:textId="17A31289" w:rsidR="0097467F" w:rsidRDefault="00000000">
      <w:pPr>
        <w:pStyle w:val="TOC3"/>
        <w:rPr>
          <w:rFonts w:asciiTheme="minorHAnsi" w:eastAsiaTheme="minorEastAsia" w:hAnsiTheme="minorHAnsi"/>
          <w:noProof/>
          <w:color w:val="auto"/>
          <w:kern w:val="2"/>
          <w:sz w:val="24"/>
          <w:szCs w:val="24"/>
          <w:lang w:val="en-CH" w:eastAsia="en-GB"/>
          <w14:ligatures w14:val="standardContextual"/>
        </w:rPr>
      </w:pPr>
      <w:hyperlink w:anchor="_Toc155188301" w:history="1">
        <w:r w:rsidR="0097467F" w:rsidRPr="00F664AD">
          <w:rPr>
            <w:rStyle w:val="Hyperlink"/>
            <w:noProof/>
            <w:lang w:val="en-US"/>
          </w:rPr>
          <w:t>3.4.2</w:t>
        </w:r>
        <w:r w:rsidR="0097467F">
          <w:rPr>
            <w:rFonts w:asciiTheme="minorHAnsi" w:eastAsiaTheme="minorEastAsia" w:hAnsiTheme="minorHAnsi"/>
            <w:noProof/>
            <w:color w:val="auto"/>
            <w:kern w:val="2"/>
            <w:sz w:val="24"/>
            <w:szCs w:val="24"/>
            <w:lang w:val="en-CH" w:eastAsia="en-GB"/>
            <w14:ligatures w14:val="standardContextual"/>
          </w:rPr>
          <w:tab/>
        </w:r>
        <w:r w:rsidR="0097467F" w:rsidRPr="00F664AD">
          <w:rPr>
            <w:rStyle w:val="Hyperlink"/>
            <w:noProof/>
            <w:lang w:val="en-US"/>
          </w:rPr>
          <w:t>Common code for items</w:t>
        </w:r>
        <w:r w:rsidR="0097467F">
          <w:rPr>
            <w:noProof/>
            <w:webHidden/>
          </w:rPr>
          <w:tab/>
        </w:r>
        <w:r w:rsidR="0097467F">
          <w:rPr>
            <w:noProof/>
            <w:webHidden/>
          </w:rPr>
          <w:fldChar w:fldCharType="begin"/>
        </w:r>
        <w:r w:rsidR="0097467F">
          <w:rPr>
            <w:noProof/>
            <w:webHidden/>
          </w:rPr>
          <w:instrText xml:space="preserve"> PAGEREF _Toc155188301 \h </w:instrText>
        </w:r>
        <w:r w:rsidR="0097467F">
          <w:rPr>
            <w:noProof/>
            <w:webHidden/>
          </w:rPr>
        </w:r>
        <w:r w:rsidR="0097467F">
          <w:rPr>
            <w:noProof/>
            <w:webHidden/>
          </w:rPr>
          <w:fldChar w:fldCharType="separate"/>
        </w:r>
        <w:r w:rsidR="0097467F">
          <w:rPr>
            <w:noProof/>
            <w:webHidden/>
          </w:rPr>
          <w:t>16</w:t>
        </w:r>
        <w:r w:rsidR="0097467F">
          <w:rPr>
            <w:noProof/>
            <w:webHidden/>
          </w:rPr>
          <w:fldChar w:fldCharType="end"/>
        </w:r>
      </w:hyperlink>
    </w:p>
    <w:p w14:paraId="35DD67B2" w14:textId="15F5650E" w:rsidR="0097467F" w:rsidRDefault="00000000">
      <w:pPr>
        <w:pStyle w:val="TOC3"/>
        <w:rPr>
          <w:rFonts w:asciiTheme="minorHAnsi" w:eastAsiaTheme="minorEastAsia" w:hAnsiTheme="minorHAnsi"/>
          <w:noProof/>
          <w:color w:val="auto"/>
          <w:kern w:val="2"/>
          <w:sz w:val="24"/>
          <w:szCs w:val="24"/>
          <w:lang w:val="en-CH" w:eastAsia="en-GB"/>
          <w14:ligatures w14:val="standardContextual"/>
        </w:rPr>
      </w:pPr>
      <w:hyperlink w:anchor="_Toc155188302" w:history="1">
        <w:r w:rsidR="0097467F" w:rsidRPr="00F664AD">
          <w:rPr>
            <w:rStyle w:val="Hyperlink"/>
            <w:noProof/>
            <w:lang w:val="en-US"/>
          </w:rPr>
          <w:t>3.4.3</w:t>
        </w:r>
        <w:r w:rsidR="0097467F">
          <w:rPr>
            <w:rFonts w:asciiTheme="minorHAnsi" w:eastAsiaTheme="minorEastAsia" w:hAnsiTheme="minorHAnsi"/>
            <w:noProof/>
            <w:color w:val="auto"/>
            <w:kern w:val="2"/>
            <w:sz w:val="24"/>
            <w:szCs w:val="24"/>
            <w:lang w:val="en-CH" w:eastAsia="en-GB"/>
            <w14:ligatures w14:val="standardContextual"/>
          </w:rPr>
          <w:tab/>
        </w:r>
        <w:r w:rsidR="0097467F" w:rsidRPr="00F664AD">
          <w:rPr>
            <w:rStyle w:val="Hyperlink"/>
            <w:noProof/>
            <w:lang w:val="en-US"/>
          </w:rPr>
          <w:t>Barrier</w:t>
        </w:r>
        <w:r w:rsidR="0097467F">
          <w:rPr>
            <w:noProof/>
            <w:webHidden/>
          </w:rPr>
          <w:tab/>
        </w:r>
        <w:r w:rsidR="0097467F">
          <w:rPr>
            <w:noProof/>
            <w:webHidden/>
          </w:rPr>
          <w:fldChar w:fldCharType="begin"/>
        </w:r>
        <w:r w:rsidR="0097467F">
          <w:rPr>
            <w:noProof/>
            <w:webHidden/>
          </w:rPr>
          <w:instrText xml:space="preserve"> PAGEREF _Toc155188302 \h </w:instrText>
        </w:r>
        <w:r w:rsidR="0097467F">
          <w:rPr>
            <w:noProof/>
            <w:webHidden/>
          </w:rPr>
        </w:r>
        <w:r w:rsidR="0097467F">
          <w:rPr>
            <w:noProof/>
            <w:webHidden/>
          </w:rPr>
          <w:fldChar w:fldCharType="separate"/>
        </w:r>
        <w:r w:rsidR="0097467F">
          <w:rPr>
            <w:noProof/>
            <w:webHidden/>
          </w:rPr>
          <w:t>18</w:t>
        </w:r>
        <w:r w:rsidR="0097467F">
          <w:rPr>
            <w:noProof/>
            <w:webHidden/>
          </w:rPr>
          <w:fldChar w:fldCharType="end"/>
        </w:r>
      </w:hyperlink>
    </w:p>
    <w:p w14:paraId="09DFDCE7" w14:textId="16DB3781" w:rsidR="0097467F" w:rsidRDefault="00000000">
      <w:pPr>
        <w:pStyle w:val="TOC3"/>
        <w:rPr>
          <w:rFonts w:asciiTheme="minorHAnsi" w:eastAsiaTheme="minorEastAsia" w:hAnsiTheme="minorHAnsi"/>
          <w:noProof/>
          <w:color w:val="auto"/>
          <w:kern w:val="2"/>
          <w:sz w:val="24"/>
          <w:szCs w:val="24"/>
          <w:lang w:val="en-CH" w:eastAsia="en-GB"/>
          <w14:ligatures w14:val="standardContextual"/>
        </w:rPr>
      </w:pPr>
      <w:hyperlink w:anchor="_Toc155188303" w:history="1">
        <w:r w:rsidR="0097467F" w:rsidRPr="00F664AD">
          <w:rPr>
            <w:rStyle w:val="Hyperlink"/>
            <w:noProof/>
            <w:lang w:val="en-US"/>
          </w:rPr>
          <w:t>3.4.4</w:t>
        </w:r>
        <w:r w:rsidR="0097467F">
          <w:rPr>
            <w:rFonts w:asciiTheme="minorHAnsi" w:eastAsiaTheme="minorEastAsia" w:hAnsiTheme="minorHAnsi"/>
            <w:noProof/>
            <w:color w:val="auto"/>
            <w:kern w:val="2"/>
            <w:sz w:val="24"/>
            <w:szCs w:val="24"/>
            <w:lang w:val="en-CH" w:eastAsia="en-GB"/>
            <w14:ligatures w14:val="standardContextual"/>
          </w:rPr>
          <w:tab/>
        </w:r>
        <w:r w:rsidR="0097467F" w:rsidRPr="00F664AD">
          <w:rPr>
            <w:rStyle w:val="Hyperlink"/>
            <w:noProof/>
            <w:lang w:val="en-US"/>
          </w:rPr>
          <w:t>Shield</w:t>
        </w:r>
        <w:r w:rsidR="0097467F">
          <w:rPr>
            <w:noProof/>
            <w:webHidden/>
          </w:rPr>
          <w:tab/>
        </w:r>
        <w:r w:rsidR="0097467F">
          <w:rPr>
            <w:noProof/>
            <w:webHidden/>
          </w:rPr>
          <w:fldChar w:fldCharType="begin"/>
        </w:r>
        <w:r w:rsidR="0097467F">
          <w:rPr>
            <w:noProof/>
            <w:webHidden/>
          </w:rPr>
          <w:instrText xml:space="preserve"> PAGEREF _Toc155188303 \h </w:instrText>
        </w:r>
        <w:r w:rsidR="0097467F">
          <w:rPr>
            <w:noProof/>
            <w:webHidden/>
          </w:rPr>
        </w:r>
        <w:r w:rsidR="0097467F">
          <w:rPr>
            <w:noProof/>
            <w:webHidden/>
          </w:rPr>
          <w:fldChar w:fldCharType="separate"/>
        </w:r>
        <w:r w:rsidR="0097467F">
          <w:rPr>
            <w:noProof/>
            <w:webHidden/>
          </w:rPr>
          <w:t>19</w:t>
        </w:r>
        <w:r w:rsidR="0097467F">
          <w:rPr>
            <w:noProof/>
            <w:webHidden/>
          </w:rPr>
          <w:fldChar w:fldCharType="end"/>
        </w:r>
      </w:hyperlink>
    </w:p>
    <w:p w14:paraId="6C2A3719" w14:textId="5005FD5E" w:rsidR="0097467F" w:rsidRDefault="00000000">
      <w:pPr>
        <w:pStyle w:val="TOC3"/>
        <w:rPr>
          <w:rFonts w:asciiTheme="minorHAnsi" w:eastAsiaTheme="minorEastAsia" w:hAnsiTheme="minorHAnsi"/>
          <w:noProof/>
          <w:color w:val="auto"/>
          <w:kern w:val="2"/>
          <w:sz w:val="24"/>
          <w:szCs w:val="24"/>
          <w:lang w:val="en-CH" w:eastAsia="en-GB"/>
          <w14:ligatures w14:val="standardContextual"/>
        </w:rPr>
      </w:pPr>
      <w:hyperlink w:anchor="_Toc155188304" w:history="1">
        <w:r w:rsidR="0097467F" w:rsidRPr="00F664AD">
          <w:rPr>
            <w:rStyle w:val="Hyperlink"/>
            <w:noProof/>
            <w:lang w:val="en-US"/>
          </w:rPr>
          <w:t>3.4.5</w:t>
        </w:r>
        <w:r w:rsidR="0097467F">
          <w:rPr>
            <w:rFonts w:asciiTheme="minorHAnsi" w:eastAsiaTheme="minorEastAsia" w:hAnsiTheme="minorHAnsi"/>
            <w:noProof/>
            <w:color w:val="auto"/>
            <w:kern w:val="2"/>
            <w:sz w:val="24"/>
            <w:szCs w:val="24"/>
            <w:lang w:val="en-CH" w:eastAsia="en-GB"/>
            <w14:ligatures w14:val="standardContextual"/>
          </w:rPr>
          <w:tab/>
        </w:r>
        <w:r w:rsidR="0097467F" w:rsidRPr="00F664AD">
          <w:rPr>
            <w:rStyle w:val="Hyperlink"/>
            <w:noProof/>
            <w:lang w:val="en-US"/>
          </w:rPr>
          <w:t>Coin</w:t>
        </w:r>
        <w:r w:rsidR="0097467F">
          <w:rPr>
            <w:noProof/>
            <w:webHidden/>
          </w:rPr>
          <w:tab/>
        </w:r>
        <w:r w:rsidR="0097467F">
          <w:rPr>
            <w:noProof/>
            <w:webHidden/>
          </w:rPr>
          <w:fldChar w:fldCharType="begin"/>
        </w:r>
        <w:r w:rsidR="0097467F">
          <w:rPr>
            <w:noProof/>
            <w:webHidden/>
          </w:rPr>
          <w:instrText xml:space="preserve"> PAGEREF _Toc155188304 \h </w:instrText>
        </w:r>
        <w:r w:rsidR="0097467F">
          <w:rPr>
            <w:noProof/>
            <w:webHidden/>
          </w:rPr>
        </w:r>
        <w:r w:rsidR="0097467F">
          <w:rPr>
            <w:noProof/>
            <w:webHidden/>
          </w:rPr>
          <w:fldChar w:fldCharType="separate"/>
        </w:r>
        <w:r w:rsidR="0097467F">
          <w:rPr>
            <w:noProof/>
            <w:webHidden/>
          </w:rPr>
          <w:t>19</w:t>
        </w:r>
        <w:r w:rsidR="0097467F">
          <w:rPr>
            <w:noProof/>
            <w:webHidden/>
          </w:rPr>
          <w:fldChar w:fldCharType="end"/>
        </w:r>
      </w:hyperlink>
    </w:p>
    <w:p w14:paraId="2A90A83A" w14:textId="6843FDD7" w:rsidR="0097467F" w:rsidRDefault="00000000">
      <w:pPr>
        <w:pStyle w:val="TOC3"/>
        <w:rPr>
          <w:rFonts w:asciiTheme="minorHAnsi" w:eastAsiaTheme="minorEastAsia" w:hAnsiTheme="minorHAnsi"/>
          <w:noProof/>
          <w:color w:val="auto"/>
          <w:kern w:val="2"/>
          <w:sz w:val="24"/>
          <w:szCs w:val="24"/>
          <w:lang w:val="en-CH" w:eastAsia="en-GB"/>
          <w14:ligatures w14:val="standardContextual"/>
        </w:rPr>
      </w:pPr>
      <w:hyperlink w:anchor="_Toc155188305" w:history="1">
        <w:r w:rsidR="0097467F" w:rsidRPr="00F664AD">
          <w:rPr>
            <w:rStyle w:val="Hyperlink"/>
            <w:noProof/>
            <w:lang w:val="en-US"/>
          </w:rPr>
          <w:t>3.4.6</w:t>
        </w:r>
        <w:r w:rsidR="0097467F">
          <w:rPr>
            <w:rFonts w:asciiTheme="minorHAnsi" w:eastAsiaTheme="minorEastAsia" w:hAnsiTheme="minorHAnsi"/>
            <w:noProof/>
            <w:color w:val="auto"/>
            <w:kern w:val="2"/>
            <w:sz w:val="24"/>
            <w:szCs w:val="24"/>
            <w:lang w:val="en-CH" w:eastAsia="en-GB"/>
            <w14:ligatures w14:val="standardContextual"/>
          </w:rPr>
          <w:tab/>
        </w:r>
        <w:r w:rsidR="0097467F" w:rsidRPr="00F664AD">
          <w:rPr>
            <w:rStyle w:val="Hyperlink"/>
            <w:noProof/>
            <w:lang w:val="en-US"/>
          </w:rPr>
          <w:t>Bomb</w:t>
        </w:r>
        <w:r w:rsidR="0097467F">
          <w:rPr>
            <w:noProof/>
            <w:webHidden/>
          </w:rPr>
          <w:tab/>
        </w:r>
        <w:r w:rsidR="0097467F">
          <w:rPr>
            <w:noProof/>
            <w:webHidden/>
          </w:rPr>
          <w:fldChar w:fldCharType="begin"/>
        </w:r>
        <w:r w:rsidR="0097467F">
          <w:rPr>
            <w:noProof/>
            <w:webHidden/>
          </w:rPr>
          <w:instrText xml:space="preserve"> PAGEREF _Toc155188305 \h </w:instrText>
        </w:r>
        <w:r w:rsidR="0097467F">
          <w:rPr>
            <w:noProof/>
            <w:webHidden/>
          </w:rPr>
        </w:r>
        <w:r w:rsidR="0097467F">
          <w:rPr>
            <w:noProof/>
            <w:webHidden/>
          </w:rPr>
          <w:fldChar w:fldCharType="separate"/>
        </w:r>
        <w:r w:rsidR="0097467F">
          <w:rPr>
            <w:noProof/>
            <w:webHidden/>
          </w:rPr>
          <w:t>19</w:t>
        </w:r>
        <w:r w:rsidR="0097467F">
          <w:rPr>
            <w:noProof/>
            <w:webHidden/>
          </w:rPr>
          <w:fldChar w:fldCharType="end"/>
        </w:r>
      </w:hyperlink>
    </w:p>
    <w:p w14:paraId="0A92935D" w14:textId="44E2207F" w:rsidR="0097467F" w:rsidRDefault="00000000">
      <w:pPr>
        <w:pStyle w:val="TOC1"/>
        <w:tabs>
          <w:tab w:val="left" w:pos="720"/>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188306" w:history="1">
        <w:r w:rsidR="0097467F" w:rsidRPr="00F664AD">
          <w:rPr>
            <w:rStyle w:val="Hyperlink"/>
            <w:noProof/>
            <w:lang w:val="en-US"/>
          </w:rPr>
          <w:t>4</w:t>
        </w:r>
        <w:r w:rsidR="0097467F">
          <w:rPr>
            <w:rFonts w:asciiTheme="minorHAnsi" w:eastAsiaTheme="minorEastAsia" w:hAnsiTheme="minorHAnsi"/>
            <w:b w:val="0"/>
            <w:noProof/>
            <w:color w:val="auto"/>
            <w:kern w:val="2"/>
            <w:sz w:val="24"/>
            <w:szCs w:val="24"/>
            <w:lang w:val="en-CH" w:eastAsia="en-GB"/>
            <w14:ligatures w14:val="standardContextual"/>
          </w:rPr>
          <w:tab/>
        </w:r>
        <w:r w:rsidR="0097467F" w:rsidRPr="00F664AD">
          <w:rPr>
            <w:rStyle w:val="Hyperlink"/>
            <w:noProof/>
            <w:lang w:val="en-US"/>
          </w:rPr>
          <w:t>Summary</w:t>
        </w:r>
        <w:r w:rsidR="0097467F">
          <w:rPr>
            <w:noProof/>
            <w:webHidden/>
          </w:rPr>
          <w:tab/>
        </w:r>
        <w:r w:rsidR="0097467F">
          <w:rPr>
            <w:noProof/>
            <w:webHidden/>
          </w:rPr>
          <w:fldChar w:fldCharType="begin"/>
        </w:r>
        <w:r w:rsidR="0097467F">
          <w:rPr>
            <w:noProof/>
            <w:webHidden/>
          </w:rPr>
          <w:instrText xml:space="preserve"> PAGEREF _Toc155188306 \h </w:instrText>
        </w:r>
        <w:r w:rsidR="0097467F">
          <w:rPr>
            <w:noProof/>
            <w:webHidden/>
          </w:rPr>
        </w:r>
        <w:r w:rsidR="0097467F">
          <w:rPr>
            <w:noProof/>
            <w:webHidden/>
          </w:rPr>
          <w:fldChar w:fldCharType="separate"/>
        </w:r>
        <w:r w:rsidR="0097467F">
          <w:rPr>
            <w:noProof/>
            <w:webHidden/>
          </w:rPr>
          <w:t>20</w:t>
        </w:r>
        <w:r w:rsidR="0097467F">
          <w:rPr>
            <w:noProof/>
            <w:webHidden/>
          </w:rPr>
          <w:fldChar w:fldCharType="end"/>
        </w:r>
      </w:hyperlink>
    </w:p>
    <w:p w14:paraId="342C058B" w14:textId="29B50762" w:rsidR="0097467F" w:rsidRDefault="00000000">
      <w:pPr>
        <w:pStyle w:val="TOC1"/>
        <w:tabs>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188307" w:history="1">
        <w:r w:rsidR="0097467F" w:rsidRPr="00F664AD">
          <w:rPr>
            <w:rStyle w:val="Hyperlink"/>
            <w:noProof/>
            <w:lang w:val="en-US"/>
          </w:rPr>
          <w:t>Bibliography</w:t>
        </w:r>
        <w:r w:rsidR="0097467F">
          <w:rPr>
            <w:noProof/>
            <w:webHidden/>
          </w:rPr>
          <w:tab/>
        </w:r>
        <w:r w:rsidR="0097467F">
          <w:rPr>
            <w:noProof/>
            <w:webHidden/>
          </w:rPr>
          <w:fldChar w:fldCharType="begin"/>
        </w:r>
        <w:r w:rsidR="0097467F">
          <w:rPr>
            <w:noProof/>
            <w:webHidden/>
          </w:rPr>
          <w:instrText xml:space="preserve"> PAGEREF _Toc155188307 \h </w:instrText>
        </w:r>
        <w:r w:rsidR="0097467F">
          <w:rPr>
            <w:noProof/>
            <w:webHidden/>
          </w:rPr>
        </w:r>
        <w:r w:rsidR="0097467F">
          <w:rPr>
            <w:noProof/>
            <w:webHidden/>
          </w:rPr>
          <w:fldChar w:fldCharType="separate"/>
        </w:r>
        <w:r w:rsidR="0097467F">
          <w:rPr>
            <w:noProof/>
            <w:webHidden/>
          </w:rPr>
          <w:t>IV</w:t>
        </w:r>
        <w:r w:rsidR="0097467F">
          <w:rPr>
            <w:noProof/>
            <w:webHidden/>
          </w:rPr>
          <w:fldChar w:fldCharType="end"/>
        </w:r>
      </w:hyperlink>
    </w:p>
    <w:p w14:paraId="17DD6629" w14:textId="42BD64F1" w:rsidR="0097467F" w:rsidRDefault="00000000">
      <w:pPr>
        <w:pStyle w:val="TOC1"/>
        <w:tabs>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188308" w:history="1">
        <w:r w:rsidR="0097467F" w:rsidRPr="00F664AD">
          <w:rPr>
            <w:rStyle w:val="Hyperlink"/>
            <w:noProof/>
            <w:lang w:val="en-US"/>
          </w:rPr>
          <w:t>Table of Figures</w:t>
        </w:r>
        <w:r w:rsidR="0097467F">
          <w:rPr>
            <w:noProof/>
            <w:webHidden/>
          </w:rPr>
          <w:tab/>
        </w:r>
        <w:r w:rsidR="0097467F">
          <w:rPr>
            <w:noProof/>
            <w:webHidden/>
          </w:rPr>
          <w:fldChar w:fldCharType="begin"/>
        </w:r>
        <w:r w:rsidR="0097467F">
          <w:rPr>
            <w:noProof/>
            <w:webHidden/>
          </w:rPr>
          <w:instrText xml:space="preserve"> PAGEREF _Toc155188308 \h </w:instrText>
        </w:r>
        <w:r w:rsidR="0097467F">
          <w:rPr>
            <w:noProof/>
            <w:webHidden/>
          </w:rPr>
        </w:r>
        <w:r w:rsidR="0097467F">
          <w:rPr>
            <w:noProof/>
            <w:webHidden/>
          </w:rPr>
          <w:fldChar w:fldCharType="separate"/>
        </w:r>
        <w:r w:rsidR="0097467F">
          <w:rPr>
            <w:noProof/>
            <w:webHidden/>
          </w:rPr>
          <w:t>V</w:t>
        </w:r>
        <w:r w:rsidR="0097467F">
          <w:rPr>
            <w:noProof/>
            <w:webHidden/>
          </w:rPr>
          <w:fldChar w:fldCharType="end"/>
        </w:r>
      </w:hyperlink>
    </w:p>
    <w:p w14:paraId="23A5035F" w14:textId="3A8E6D24" w:rsidR="0097467F" w:rsidRDefault="00000000">
      <w:pPr>
        <w:pStyle w:val="TOC1"/>
        <w:tabs>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188309" w:history="1">
        <w:r w:rsidR="0097467F" w:rsidRPr="00F664AD">
          <w:rPr>
            <w:rStyle w:val="Hyperlink"/>
            <w:noProof/>
            <w:lang w:val="en-US"/>
          </w:rPr>
          <w:t>Appendix</w:t>
        </w:r>
        <w:r w:rsidR="0097467F">
          <w:rPr>
            <w:noProof/>
            <w:webHidden/>
          </w:rPr>
          <w:tab/>
        </w:r>
        <w:r w:rsidR="0097467F">
          <w:rPr>
            <w:noProof/>
            <w:webHidden/>
          </w:rPr>
          <w:fldChar w:fldCharType="begin"/>
        </w:r>
        <w:r w:rsidR="0097467F">
          <w:rPr>
            <w:noProof/>
            <w:webHidden/>
          </w:rPr>
          <w:instrText xml:space="preserve"> PAGEREF _Toc155188309 \h </w:instrText>
        </w:r>
        <w:r w:rsidR="0097467F">
          <w:rPr>
            <w:noProof/>
            <w:webHidden/>
          </w:rPr>
        </w:r>
        <w:r w:rsidR="0097467F">
          <w:rPr>
            <w:noProof/>
            <w:webHidden/>
          </w:rPr>
          <w:fldChar w:fldCharType="separate"/>
        </w:r>
        <w:r w:rsidR="0097467F">
          <w:rPr>
            <w:noProof/>
            <w:webHidden/>
          </w:rPr>
          <w:t>VI</w:t>
        </w:r>
        <w:r w:rsidR="0097467F">
          <w:rPr>
            <w:noProof/>
            <w:webHidden/>
          </w:rPr>
          <w:fldChar w:fldCharType="end"/>
        </w:r>
      </w:hyperlink>
    </w:p>
    <w:p w14:paraId="0C7F0A23" w14:textId="7641BC17" w:rsidR="0097467F" w:rsidRDefault="00000000">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310" w:history="1">
        <w:r w:rsidR="0097467F" w:rsidRPr="00F664AD">
          <w:rPr>
            <w:rStyle w:val="Hyperlink"/>
            <w:noProof/>
            <w:lang w:val="en-US"/>
          </w:rPr>
          <w:t>A.</w:t>
        </w:r>
        <w:r w:rsidR="0097467F">
          <w:rPr>
            <w:rFonts w:asciiTheme="minorHAnsi" w:eastAsiaTheme="minorEastAsia" w:hAnsiTheme="minorHAnsi"/>
            <w:noProof/>
            <w:color w:val="auto"/>
            <w:kern w:val="2"/>
            <w:sz w:val="24"/>
            <w:szCs w:val="24"/>
            <w:lang w:val="en-CH" w:eastAsia="en-GB"/>
            <w14:ligatures w14:val="standardContextual"/>
          </w:rPr>
          <w:tab/>
        </w:r>
        <w:r w:rsidR="0097467F" w:rsidRPr="00F664AD">
          <w:rPr>
            <w:rStyle w:val="Hyperlink"/>
            <w:noProof/>
            <w:lang w:val="en-US"/>
          </w:rPr>
          <w:t>Appendix 1</w:t>
        </w:r>
        <w:r w:rsidR="0097467F">
          <w:rPr>
            <w:noProof/>
            <w:webHidden/>
          </w:rPr>
          <w:tab/>
        </w:r>
        <w:r w:rsidR="0097467F">
          <w:rPr>
            <w:noProof/>
            <w:webHidden/>
          </w:rPr>
          <w:fldChar w:fldCharType="begin"/>
        </w:r>
        <w:r w:rsidR="0097467F">
          <w:rPr>
            <w:noProof/>
            <w:webHidden/>
          </w:rPr>
          <w:instrText xml:space="preserve"> PAGEREF _Toc155188310 \h </w:instrText>
        </w:r>
        <w:r w:rsidR="0097467F">
          <w:rPr>
            <w:noProof/>
            <w:webHidden/>
          </w:rPr>
        </w:r>
        <w:r w:rsidR="0097467F">
          <w:rPr>
            <w:noProof/>
            <w:webHidden/>
          </w:rPr>
          <w:fldChar w:fldCharType="separate"/>
        </w:r>
        <w:r w:rsidR="0097467F">
          <w:rPr>
            <w:noProof/>
            <w:webHidden/>
          </w:rPr>
          <w:t>VI</w:t>
        </w:r>
        <w:r w:rsidR="0097467F">
          <w:rPr>
            <w:noProof/>
            <w:webHidden/>
          </w:rPr>
          <w:fldChar w:fldCharType="end"/>
        </w:r>
      </w:hyperlink>
    </w:p>
    <w:p w14:paraId="00B4A428" w14:textId="5D9E847B" w:rsidR="0097467F" w:rsidRDefault="00000000">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311" w:history="1">
        <w:r w:rsidR="0097467F" w:rsidRPr="00F664AD">
          <w:rPr>
            <w:rStyle w:val="Hyperlink"/>
            <w:noProof/>
            <w:lang w:val="en-US"/>
          </w:rPr>
          <w:t>B.</w:t>
        </w:r>
        <w:r w:rsidR="0097467F">
          <w:rPr>
            <w:rFonts w:asciiTheme="minorHAnsi" w:eastAsiaTheme="minorEastAsia" w:hAnsiTheme="minorHAnsi"/>
            <w:noProof/>
            <w:color w:val="auto"/>
            <w:kern w:val="2"/>
            <w:sz w:val="24"/>
            <w:szCs w:val="24"/>
            <w:lang w:val="en-CH" w:eastAsia="en-GB"/>
            <w14:ligatures w14:val="standardContextual"/>
          </w:rPr>
          <w:tab/>
        </w:r>
        <w:r w:rsidR="0097467F" w:rsidRPr="00F664AD">
          <w:rPr>
            <w:rStyle w:val="Hyperlink"/>
            <w:noProof/>
            <w:lang w:val="en-US"/>
          </w:rPr>
          <w:t>Appendix 2</w:t>
        </w:r>
        <w:r w:rsidR="0097467F">
          <w:rPr>
            <w:noProof/>
            <w:webHidden/>
          </w:rPr>
          <w:tab/>
        </w:r>
        <w:r w:rsidR="0097467F">
          <w:rPr>
            <w:noProof/>
            <w:webHidden/>
          </w:rPr>
          <w:fldChar w:fldCharType="begin"/>
        </w:r>
        <w:r w:rsidR="0097467F">
          <w:rPr>
            <w:noProof/>
            <w:webHidden/>
          </w:rPr>
          <w:instrText xml:space="preserve"> PAGEREF _Toc155188311 \h </w:instrText>
        </w:r>
        <w:r w:rsidR="0097467F">
          <w:rPr>
            <w:noProof/>
            <w:webHidden/>
          </w:rPr>
        </w:r>
        <w:r w:rsidR="0097467F">
          <w:rPr>
            <w:noProof/>
            <w:webHidden/>
          </w:rPr>
          <w:fldChar w:fldCharType="separate"/>
        </w:r>
        <w:r w:rsidR="0097467F">
          <w:rPr>
            <w:noProof/>
            <w:webHidden/>
          </w:rPr>
          <w:t>VII</w:t>
        </w:r>
        <w:r w:rsidR="0097467F">
          <w:rPr>
            <w:noProof/>
            <w:webHidden/>
          </w:rPr>
          <w:fldChar w:fldCharType="end"/>
        </w:r>
      </w:hyperlink>
    </w:p>
    <w:p w14:paraId="2D0A31ED" w14:textId="6309FB66" w:rsidR="0097467F" w:rsidRDefault="00000000">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312" w:history="1">
        <w:r w:rsidR="0097467F" w:rsidRPr="00F664AD">
          <w:rPr>
            <w:rStyle w:val="Hyperlink"/>
            <w:noProof/>
            <w:lang w:val="en-US"/>
          </w:rPr>
          <w:t>C.</w:t>
        </w:r>
        <w:r w:rsidR="0097467F">
          <w:rPr>
            <w:rFonts w:asciiTheme="minorHAnsi" w:eastAsiaTheme="minorEastAsia" w:hAnsiTheme="minorHAnsi"/>
            <w:noProof/>
            <w:color w:val="auto"/>
            <w:kern w:val="2"/>
            <w:sz w:val="24"/>
            <w:szCs w:val="24"/>
            <w:lang w:val="en-CH" w:eastAsia="en-GB"/>
            <w14:ligatures w14:val="standardContextual"/>
          </w:rPr>
          <w:tab/>
        </w:r>
        <w:r w:rsidR="0097467F" w:rsidRPr="00F664AD">
          <w:rPr>
            <w:rStyle w:val="Hyperlink"/>
            <w:noProof/>
            <w:lang w:val="en-US"/>
          </w:rPr>
          <w:t>Declaration of Authenticity</w:t>
        </w:r>
        <w:r w:rsidR="0097467F">
          <w:rPr>
            <w:noProof/>
            <w:webHidden/>
          </w:rPr>
          <w:tab/>
        </w:r>
        <w:r w:rsidR="0097467F">
          <w:rPr>
            <w:noProof/>
            <w:webHidden/>
          </w:rPr>
          <w:fldChar w:fldCharType="begin"/>
        </w:r>
        <w:r w:rsidR="0097467F">
          <w:rPr>
            <w:noProof/>
            <w:webHidden/>
          </w:rPr>
          <w:instrText xml:space="preserve"> PAGEREF _Toc155188312 \h </w:instrText>
        </w:r>
        <w:r w:rsidR="0097467F">
          <w:rPr>
            <w:noProof/>
            <w:webHidden/>
          </w:rPr>
        </w:r>
        <w:r w:rsidR="0097467F">
          <w:rPr>
            <w:noProof/>
            <w:webHidden/>
          </w:rPr>
          <w:fldChar w:fldCharType="separate"/>
        </w:r>
        <w:r w:rsidR="0097467F">
          <w:rPr>
            <w:noProof/>
            <w:webHidden/>
          </w:rPr>
          <w:t>VIII</w:t>
        </w:r>
        <w:r w:rsidR="0097467F">
          <w:rPr>
            <w:noProof/>
            <w:webHidden/>
          </w:rPr>
          <w:fldChar w:fldCharType="end"/>
        </w:r>
      </w:hyperlink>
    </w:p>
    <w:p w14:paraId="66C29BB4" w14:textId="7B2A2F0E" w:rsidR="009A2ACE" w:rsidRPr="00C03B2B" w:rsidRDefault="000C36A4" w:rsidP="007B33AF">
      <w:pPr>
        <w:rPr>
          <w:lang w:val="en-US"/>
        </w:rPr>
      </w:pPr>
      <w:r w:rsidRPr="00C03B2B">
        <w:rPr>
          <w:b/>
          <w:lang w:val="en-US"/>
        </w:rPr>
        <w:fldChar w:fldCharType="end"/>
      </w:r>
    </w:p>
    <w:p w14:paraId="52DC3BB4" w14:textId="77777777" w:rsidR="00EA589D" w:rsidRPr="00C03B2B" w:rsidRDefault="00EA589D" w:rsidP="006A1226">
      <w:pPr>
        <w:pStyle w:val="Heading1"/>
        <w:numPr>
          <w:ilvl w:val="0"/>
          <w:numId w:val="0"/>
        </w:numPr>
        <w:rPr>
          <w:lang w:val="en-US"/>
        </w:rPr>
        <w:sectPr w:rsidR="00EA589D" w:rsidRPr="00C03B2B" w:rsidSect="00F74A05">
          <w:headerReference w:type="default" r:id="rId14"/>
          <w:pgSz w:w="11906" w:h="16838"/>
          <w:pgMar w:top="1418" w:right="1134" w:bottom="1134" w:left="1701" w:header="709" w:footer="709" w:gutter="0"/>
          <w:pgNumType w:fmt="upperRoman"/>
          <w:cols w:space="708"/>
          <w:titlePg/>
          <w:docGrid w:linePitch="360"/>
        </w:sectPr>
      </w:pPr>
    </w:p>
    <w:p w14:paraId="65EB5722" w14:textId="77777777" w:rsidR="009A2ACE" w:rsidRPr="00C03B2B" w:rsidRDefault="00094606" w:rsidP="00EA589D">
      <w:pPr>
        <w:pStyle w:val="Heading1"/>
        <w:rPr>
          <w:lang w:val="en-US"/>
        </w:rPr>
      </w:pPr>
      <w:bookmarkStart w:id="7" w:name="_Toc155188276"/>
      <w:r w:rsidRPr="00C03B2B">
        <w:rPr>
          <w:lang w:val="en-US"/>
        </w:rPr>
        <w:lastRenderedPageBreak/>
        <w:t>Introduction</w:t>
      </w:r>
      <w:bookmarkEnd w:id="7"/>
    </w:p>
    <w:p w14:paraId="107A9F07" w14:textId="77777777" w:rsidR="00604FD4" w:rsidRDefault="00094606" w:rsidP="00604FD4">
      <w:pPr>
        <w:pStyle w:val="Heading2"/>
        <w:rPr>
          <w:lang w:val="en-US"/>
        </w:rPr>
      </w:pPr>
      <w:bookmarkStart w:id="8" w:name="_Toc155188277"/>
      <w:r w:rsidRPr="00C03B2B">
        <w:rPr>
          <w:lang w:val="en-US"/>
        </w:rPr>
        <w:t>Objectives and Guiding Questions</w:t>
      </w:r>
      <w:bookmarkEnd w:id="8"/>
    </w:p>
    <w:p w14:paraId="2436A28A" w14:textId="626528C1" w:rsidR="00C34905" w:rsidRDefault="002F177B" w:rsidP="002F177B">
      <w:pPr>
        <w:rPr>
          <w:lang w:val="en-US"/>
        </w:rPr>
      </w:pPr>
      <w:r>
        <w:rPr>
          <w:lang w:val="en-US"/>
        </w:rPr>
        <w:t>With my project I a</w:t>
      </w:r>
      <w:r w:rsidR="00C34905">
        <w:rPr>
          <w:lang w:val="en-US"/>
        </w:rPr>
        <w:t>i</w:t>
      </w:r>
      <w:r>
        <w:rPr>
          <w:lang w:val="en-US"/>
        </w:rPr>
        <w:t>m to develop two games that are variants of the original chess game.</w:t>
      </w:r>
      <w:r w:rsidR="00C34905">
        <w:rPr>
          <w:lang w:val="en-US"/>
        </w:rPr>
        <w:t xml:space="preserve"> The variations I came up with are called “Color Chess” and “Chaotic Chess” and they are played by two players. </w:t>
      </w:r>
    </w:p>
    <w:p w14:paraId="5A9706BE" w14:textId="3C8D823E" w:rsidR="002F177B" w:rsidRPr="002F177B" w:rsidRDefault="00C34905" w:rsidP="002F177B">
      <w:pPr>
        <w:rPr>
          <w:lang w:val="en-US"/>
        </w:rPr>
      </w:pPr>
      <w:r>
        <w:rPr>
          <w:lang w:val="en-US"/>
        </w:rPr>
        <w:t xml:space="preserve">I will write a program for each of these game modes, </w:t>
      </w:r>
      <w:r>
        <w:rPr>
          <w:lang w:val="en-US"/>
        </w:rPr>
        <w:t>utilizing a pre-established standard chess</w:t>
      </w:r>
      <w:r>
        <w:rPr>
          <w:lang w:val="en-US"/>
        </w:rPr>
        <w:t xml:space="preserve"> code. </w:t>
      </w:r>
      <w:r w:rsidRPr="00C34905">
        <w:rPr>
          <w:lang w:val="en-US"/>
        </w:rPr>
        <w:t>I plan to integrate the rules for each game into the program.</w:t>
      </w:r>
      <w:r>
        <w:rPr>
          <w:lang w:val="en-US"/>
        </w:rPr>
        <w:t xml:space="preserve"> Meaning</w:t>
      </w:r>
      <w:r>
        <w:rPr>
          <w:lang w:val="en-US"/>
        </w:rPr>
        <w:t>, the computer prevents the user from playing an illegal move.</w:t>
      </w:r>
      <w:r>
        <w:rPr>
          <w:lang w:val="en-US"/>
        </w:rPr>
        <w:t xml:space="preserve"> The program should be visually displayed on a screen, using a GUI</w:t>
      </w:r>
    </w:p>
    <w:p w14:paraId="237699DE" w14:textId="2D3576F1" w:rsidR="00447AED" w:rsidRDefault="00447AED" w:rsidP="0097467F">
      <w:pPr>
        <w:rPr>
          <w:lang w:val="en-US"/>
        </w:rPr>
      </w:pPr>
      <w:r>
        <w:rPr>
          <w:lang w:val="en-US"/>
        </w:rPr>
        <w:t xml:space="preserve">With my </w:t>
      </w:r>
      <w:r w:rsidR="002A27D1">
        <w:rPr>
          <w:lang w:val="en-US"/>
        </w:rPr>
        <w:t xml:space="preserve">work </w:t>
      </w:r>
      <w:r>
        <w:rPr>
          <w:lang w:val="en-US"/>
        </w:rPr>
        <w:t xml:space="preserve">I </w:t>
      </w:r>
      <w:r w:rsidR="00F16046">
        <w:rPr>
          <w:lang w:val="en-US"/>
        </w:rPr>
        <w:t>aim to develop two</w:t>
      </w:r>
      <w:r w:rsidR="002A27D1">
        <w:rPr>
          <w:lang w:val="en-US"/>
        </w:rPr>
        <w:t xml:space="preserve"> unique</w:t>
      </w:r>
      <w:r w:rsidR="00F16046">
        <w:rPr>
          <w:lang w:val="en-US"/>
        </w:rPr>
        <w:t xml:space="preserve"> games that are variations of chess. My goal is to write two programs for these game modes, utilizing a pre-established standard chess program. I want to integrate the computation of legitimate moves</w:t>
      </w:r>
      <w:r w:rsidR="00373016">
        <w:rPr>
          <w:lang w:val="en-US"/>
        </w:rPr>
        <w:t xml:space="preserve"> for each of my variants. Therefore,</w:t>
      </w:r>
      <w:r w:rsidR="002A27D1">
        <w:rPr>
          <w:lang w:val="en-US"/>
        </w:rPr>
        <w:t xml:space="preserve"> the computer prevents the user from playing any </w:t>
      </w:r>
      <w:r w:rsidR="00373016">
        <w:rPr>
          <w:lang w:val="en-US"/>
        </w:rPr>
        <w:t>illegal moves.</w:t>
      </w:r>
      <w:r w:rsidR="00F16046">
        <w:rPr>
          <w:lang w:val="en-US"/>
        </w:rPr>
        <w:t xml:space="preserve"> Meanwhile I want my program to be visually displayed on a </w:t>
      </w:r>
      <w:r w:rsidR="002A27D1">
        <w:rPr>
          <w:lang w:val="en-US"/>
        </w:rPr>
        <w:t>screen</w:t>
      </w:r>
      <w:r w:rsidR="00F16046">
        <w:rPr>
          <w:lang w:val="en-US"/>
        </w:rPr>
        <w:t xml:space="preserve"> that the user can interact with. </w:t>
      </w:r>
      <w:r w:rsidR="00373016">
        <w:rPr>
          <w:lang w:val="en-US"/>
        </w:rPr>
        <w:t xml:space="preserve">The </w:t>
      </w:r>
      <w:r w:rsidR="005661F0">
        <w:rPr>
          <w:lang w:val="en-US"/>
        </w:rPr>
        <w:t>objective</w:t>
      </w:r>
      <w:r w:rsidR="00373016">
        <w:rPr>
          <w:lang w:val="en-US"/>
        </w:rPr>
        <w:t xml:space="preserve"> of my work did not </w:t>
      </w:r>
      <w:r w:rsidR="005661F0">
        <w:rPr>
          <w:lang w:val="en-US"/>
        </w:rPr>
        <w:t>revolve around</w:t>
      </w:r>
      <w:r w:rsidR="00373016">
        <w:rPr>
          <w:lang w:val="en-US"/>
        </w:rPr>
        <w:t xml:space="preserve"> the design, that’s why I did not</w:t>
      </w:r>
      <w:r w:rsidR="005661F0">
        <w:rPr>
          <w:lang w:val="en-US"/>
        </w:rPr>
        <w:t xml:space="preserve"> focus heavily on it</w:t>
      </w:r>
      <w:r w:rsidR="00373016">
        <w:rPr>
          <w:lang w:val="en-US"/>
        </w:rPr>
        <w:t>. The game modes are not compatible on cross platform, rather two users most share the same device</w:t>
      </w:r>
      <w:r w:rsidR="002A27D1">
        <w:rPr>
          <w:lang w:val="en-US"/>
        </w:rPr>
        <w:t xml:space="preserve"> to play</w:t>
      </w:r>
      <w:r w:rsidR="00373016">
        <w:rPr>
          <w:lang w:val="en-US"/>
        </w:rPr>
        <w:t>.</w:t>
      </w:r>
    </w:p>
    <w:p w14:paraId="4AD4EC30" w14:textId="77777777" w:rsidR="002F177B" w:rsidRPr="002F177B" w:rsidRDefault="002F177B" w:rsidP="002F177B">
      <w:pPr>
        <w:rPr>
          <w:highlight w:val="yellow"/>
          <w:lang w:val="en-US"/>
        </w:rPr>
      </w:pPr>
      <w:r w:rsidRPr="002F177B">
        <w:rPr>
          <w:highlight w:val="yellow"/>
          <w:lang w:val="en-US"/>
        </w:rPr>
        <w:t xml:space="preserve">With my project I aim to produce two games that are variants of the original chess game. I will create alternative ways to play chess, by expanding and adapting the rules of chess. I called these games “Color Chess” and “Chaotic Chess” and they are played by two players, just as the original chess. The rules of these games are described later in this paper. </w:t>
      </w:r>
    </w:p>
    <w:p w14:paraId="6575BB70" w14:textId="77777777" w:rsidR="002F177B" w:rsidRPr="002F177B" w:rsidRDefault="002F177B" w:rsidP="002F177B">
      <w:pPr>
        <w:rPr>
          <w:highlight w:val="yellow"/>
          <w:lang w:val="en-US"/>
        </w:rPr>
      </w:pPr>
      <w:r w:rsidRPr="002F177B">
        <w:rPr>
          <w:highlight w:val="yellow"/>
          <w:lang w:val="en-US"/>
        </w:rPr>
        <w:t xml:space="preserve">I will develop a program that will implement the rules and visualize the game. The program will check that the players’ moves are legit, i.e. do not break the rules of the game. This in turn requires computation of the valid moves for each chess piece, visual representation of the gameplay using a GUI, and validation of the users’ input to enforce the rules. </w:t>
      </w:r>
    </w:p>
    <w:p w14:paraId="0BB04B4C" w14:textId="70A494E5" w:rsidR="002F177B" w:rsidRPr="00447AED" w:rsidRDefault="002F177B" w:rsidP="002F177B">
      <w:pPr>
        <w:rPr>
          <w:lang w:val="en-US"/>
        </w:rPr>
      </w:pPr>
      <w:r w:rsidRPr="002F177B">
        <w:rPr>
          <w:highlight w:val="yellow"/>
          <w:lang w:val="en-US"/>
        </w:rPr>
        <w:t>In general, chess programs come in two different forms: either they allow two players to play against each other, or one player to play against the computer. I chose the two-player model to avoid having to implement a chess engine capable of generating moves, which would be beyond my skills and experience.</w:t>
      </w:r>
    </w:p>
    <w:p w14:paraId="4B3383B1" w14:textId="77777777" w:rsidR="009A2ACE" w:rsidRPr="00C03B2B" w:rsidRDefault="00094606" w:rsidP="00EA589D">
      <w:pPr>
        <w:pStyle w:val="Heading2"/>
        <w:rPr>
          <w:lang w:val="en-US"/>
        </w:rPr>
      </w:pPr>
      <w:bookmarkStart w:id="9" w:name="_Toc155187851"/>
      <w:bookmarkStart w:id="10" w:name="_Toc155187921"/>
      <w:bookmarkStart w:id="11" w:name="_Toc155187989"/>
      <w:bookmarkStart w:id="12" w:name="_Toc155188055"/>
      <w:bookmarkStart w:id="13" w:name="_Toc155188121"/>
      <w:bookmarkStart w:id="14" w:name="_Toc155187852"/>
      <w:bookmarkStart w:id="15" w:name="_Toc155187922"/>
      <w:bookmarkStart w:id="16" w:name="_Toc155187990"/>
      <w:bookmarkStart w:id="17" w:name="_Toc155188056"/>
      <w:bookmarkStart w:id="18" w:name="_Toc155188122"/>
      <w:bookmarkStart w:id="19" w:name="_Toc155187853"/>
      <w:bookmarkStart w:id="20" w:name="_Toc155187923"/>
      <w:bookmarkStart w:id="21" w:name="_Toc155187991"/>
      <w:bookmarkStart w:id="22" w:name="_Toc155188057"/>
      <w:bookmarkStart w:id="23" w:name="_Toc155188123"/>
      <w:bookmarkStart w:id="24" w:name="_Toc155187854"/>
      <w:bookmarkStart w:id="25" w:name="_Toc155187924"/>
      <w:bookmarkStart w:id="26" w:name="_Toc155187992"/>
      <w:bookmarkStart w:id="27" w:name="_Toc155188058"/>
      <w:bookmarkStart w:id="28" w:name="_Toc155188124"/>
      <w:bookmarkStart w:id="29" w:name="_Toc155187855"/>
      <w:bookmarkStart w:id="30" w:name="_Toc155187925"/>
      <w:bookmarkStart w:id="31" w:name="_Toc155187993"/>
      <w:bookmarkStart w:id="32" w:name="_Toc155188059"/>
      <w:bookmarkStart w:id="33" w:name="_Toc155188125"/>
      <w:bookmarkStart w:id="34" w:name="_Toc155187856"/>
      <w:bookmarkStart w:id="35" w:name="_Toc155187926"/>
      <w:bookmarkStart w:id="36" w:name="_Toc155187994"/>
      <w:bookmarkStart w:id="37" w:name="_Toc155188060"/>
      <w:bookmarkStart w:id="38" w:name="_Toc155188126"/>
      <w:bookmarkStart w:id="39" w:name="_Toc15518827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r w:rsidRPr="00C03B2B">
        <w:rPr>
          <w:lang w:val="en-US"/>
        </w:rPr>
        <w:t>Procedure and Method</w:t>
      </w:r>
      <w:bookmarkEnd w:id="39"/>
    </w:p>
    <w:p w14:paraId="54BEBA7D" w14:textId="77777777" w:rsidR="00387C0A" w:rsidRDefault="00387C0A" w:rsidP="00387C0A">
      <w:pPr>
        <w:rPr>
          <w:lang w:val="en-US"/>
        </w:rPr>
      </w:pPr>
      <w:r>
        <w:rPr>
          <w:lang w:val="en-US"/>
        </w:rPr>
        <w:t>To realize the project, I took an existing chess program, and extended with additional functionality to implement the required rules of the chess variations.</w:t>
      </w:r>
    </w:p>
    <w:p w14:paraId="34052693" w14:textId="6AA2B2A4" w:rsidR="00387C0A" w:rsidRPr="00F35076" w:rsidRDefault="00387C0A" w:rsidP="00387C0A">
      <w:pPr>
        <w:rPr>
          <w:lang w:val="en-US"/>
        </w:rPr>
      </w:pPr>
      <w:r>
        <w:rPr>
          <w:lang w:val="en-US"/>
        </w:rPr>
        <w:t>First,</w:t>
      </w:r>
      <w:r w:rsidRPr="00F35076">
        <w:rPr>
          <w:lang w:val="en-US"/>
        </w:rPr>
        <w:t xml:space="preserve"> I </w:t>
      </w:r>
      <w:r>
        <w:rPr>
          <w:lang w:val="en-US"/>
        </w:rPr>
        <w:t xml:space="preserve">needed </w:t>
      </w:r>
      <w:r w:rsidRPr="00F35076">
        <w:rPr>
          <w:lang w:val="en-US"/>
        </w:rPr>
        <w:t xml:space="preserve">to </w:t>
      </w:r>
      <w:r>
        <w:rPr>
          <w:lang w:val="en-US"/>
        </w:rPr>
        <w:t>choose a</w:t>
      </w:r>
      <w:r w:rsidRPr="00F35076">
        <w:rPr>
          <w:lang w:val="en-US"/>
        </w:rPr>
        <w:t xml:space="preserve"> programming language </w:t>
      </w:r>
      <w:r>
        <w:rPr>
          <w:lang w:val="en-US"/>
        </w:rPr>
        <w:t>for my project</w:t>
      </w:r>
      <w:r w:rsidRPr="00F35076">
        <w:rPr>
          <w:lang w:val="en-US"/>
        </w:rPr>
        <w:t xml:space="preserve">. Since I had little </w:t>
      </w:r>
      <w:r>
        <w:rPr>
          <w:lang w:val="en-US"/>
        </w:rPr>
        <w:t xml:space="preserve">prior </w:t>
      </w:r>
      <w:r w:rsidRPr="00F35076">
        <w:rPr>
          <w:lang w:val="en-US"/>
        </w:rPr>
        <w:t xml:space="preserve">knowledge about programming, I opted for an easy to understand </w:t>
      </w:r>
      <w:r>
        <w:rPr>
          <w:lang w:val="en-US"/>
        </w:rPr>
        <w:t>yet powerful</w:t>
      </w:r>
      <w:r w:rsidRPr="00F35076">
        <w:rPr>
          <w:lang w:val="en-US"/>
        </w:rPr>
        <w:t xml:space="preserve"> </w:t>
      </w:r>
      <w:r>
        <w:rPr>
          <w:lang w:val="en-US"/>
        </w:rPr>
        <w:t>programming</w:t>
      </w:r>
      <w:r w:rsidRPr="00F35076">
        <w:rPr>
          <w:lang w:val="en-US"/>
        </w:rPr>
        <w:t xml:space="preserve"> language. Python is one of the most well-known programming languages, </w:t>
      </w:r>
      <w:r>
        <w:rPr>
          <w:lang w:val="en-US"/>
        </w:rPr>
        <w:t xml:space="preserve">commonly used for many different applications, such as </w:t>
      </w:r>
      <w:r w:rsidRPr="003A0B1A">
        <w:rPr>
          <w:lang w:val="en-US"/>
        </w:rPr>
        <w:t>web development (server-side),</w:t>
      </w:r>
      <w:r>
        <w:rPr>
          <w:lang w:val="en-US"/>
        </w:rPr>
        <w:t xml:space="preserve"> desktop </w:t>
      </w:r>
      <w:r w:rsidRPr="003A0B1A">
        <w:rPr>
          <w:lang w:val="en-US"/>
        </w:rPr>
        <w:t>software development,</w:t>
      </w:r>
      <w:r>
        <w:rPr>
          <w:lang w:val="en-US"/>
        </w:rPr>
        <w:t xml:space="preserve"> </w:t>
      </w:r>
      <w:r w:rsidRPr="003A0B1A">
        <w:rPr>
          <w:lang w:val="en-US"/>
        </w:rPr>
        <w:t>mathematics,</w:t>
      </w:r>
      <w:r>
        <w:rPr>
          <w:lang w:val="en-US"/>
        </w:rPr>
        <w:t xml:space="preserve"> </w:t>
      </w:r>
      <w:r w:rsidRPr="003A0B1A">
        <w:rPr>
          <w:lang w:val="en-US"/>
        </w:rPr>
        <w:t>system scripting</w:t>
      </w:r>
      <w:r>
        <w:rPr>
          <w:lang w:val="en-US"/>
        </w:rPr>
        <w:t>, etc.</w:t>
      </w:r>
      <w:r w:rsidRPr="00F35076">
        <w:rPr>
          <w:lang w:val="en-US"/>
        </w:rPr>
        <w:t xml:space="preserve"> I started </w:t>
      </w:r>
      <w:r>
        <w:rPr>
          <w:lang w:val="en-US"/>
        </w:rPr>
        <w:t>learning Python</w:t>
      </w:r>
      <w:r w:rsidRPr="00F35076">
        <w:rPr>
          <w:lang w:val="en-US"/>
        </w:rPr>
        <w:t xml:space="preserve"> </w:t>
      </w:r>
      <w:r>
        <w:rPr>
          <w:lang w:val="en-US"/>
        </w:rPr>
        <w:t>using</w:t>
      </w:r>
      <w:r w:rsidRPr="00F35076">
        <w:rPr>
          <w:lang w:val="en-US"/>
        </w:rPr>
        <w:t xml:space="preserve"> a tutorial </w:t>
      </w:r>
      <w:r>
        <w:rPr>
          <w:lang w:val="en-US"/>
        </w:rPr>
        <w:t xml:space="preserve">video </w:t>
      </w:r>
      <w:r w:rsidRPr="00F35076">
        <w:rPr>
          <w:lang w:val="en-US"/>
        </w:rPr>
        <w:t>I found on YouTube</w:t>
      </w:r>
      <w:r>
        <w:rPr>
          <w:lang w:val="en-US"/>
        </w:rPr>
        <w:t xml:space="preserve"> </w:t>
      </w:r>
      <w:sdt>
        <w:sdtPr>
          <w:rPr>
            <w:lang w:val="en-US"/>
          </w:rPr>
          <w:id w:val="-760450075"/>
          <w:citation/>
        </w:sdtPr>
        <w:sdtContent>
          <w:r w:rsidR="00906D3E">
            <w:rPr>
              <w:lang w:val="en-US"/>
            </w:rPr>
            <w:fldChar w:fldCharType="begin"/>
          </w:r>
          <w:r w:rsidR="00906D3E" w:rsidRPr="00E30733">
            <w:rPr>
              <w:lang w:val="en-US"/>
            </w:rPr>
            <w:instrText xml:space="preserve"> CITATION Bro21 \l 4108 </w:instrText>
          </w:r>
          <w:r w:rsidR="00906D3E">
            <w:rPr>
              <w:lang w:val="en-US"/>
            </w:rPr>
            <w:fldChar w:fldCharType="separate"/>
          </w:r>
          <w:r w:rsidR="0045686B" w:rsidRPr="0097467F">
            <w:rPr>
              <w:noProof/>
              <w:lang w:val="en-US"/>
            </w:rPr>
            <w:t>(Bro, 2021)</w:t>
          </w:r>
          <w:r w:rsidR="00906D3E">
            <w:rPr>
              <w:lang w:val="en-US"/>
            </w:rPr>
            <w:fldChar w:fldCharType="end"/>
          </w:r>
        </w:sdtContent>
      </w:sdt>
      <w:r w:rsidRPr="00F35076">
        <w:rPr>
          <w:lang w:val="en-US"/>
        </w:rPr>
        <w:t xml:space="preserve">. The author explains the basic </w:t>
      </w:r>
      <w:r>
        <w:rPr>
          <w:lang w:val="en-US"/>
        </w:rPr>
        <w:t>features</w:t>
      </w:r>
      <w:r w:rsidRPr="00F35076">
        <w:rPr>
          <w:lang w:val="en-US"/>
        </w:rPr>
        <w:t xml:space="preserve"> of Python and reinforces the information with step-by-step projects. </w:t>
      </w:r>
      <w:r>
        <w:rPr>
          <w:lang w:val="en-US"/>
        </w:rPr>
        <w:t xml:space="preserve">In addition, I also found it </w:t>
      </w:r>
      <w:r w:rsidR="00906D3E">
        <w:rPr>
          <w:lang w:val="en-US"/>
        </w:rPr>
        <w:t>helpful</w:t>
      </w:r>
      <w:r>
        <w:rPr>
          <w:lang w:val="en-US"/>
        </w:rPr>
        <w:t xml:space="preserve"> to go through the Python Tutorial provided by W3 Schools</w:t>
      </w:r>
      <w:r w:rsidR="00906D3E">
        <w:rPr>
          <w:lang w:val="en-US"/>
        </w:rPr>
        <w:t xml:space="preserve"> </w:t>
      </w:r>
      <w:sdt>
        <w:sdtPr>
          <w:rPr>
            <w:lang w:val="en-US"/>
          </w:rPr>
          <w:id w:val="1652019508"/>
          <w:citation/>
        </w:sdtPr>
        <w:sdtContent>
          <w:r w:rsidR="00906D3E">
            <w:rPr>
              <w:lang w:val="en-US"/>
            </w:rPr>
            <w:fldChar w:fldCharType="begin"/>
          </w:r>
          <w:r w:rsidR="00906D3E" w:rsidRPr="00E30733">
            <w:rPr>
              <w:lang w:val="en-US"/>
            </w:rPr>
            <w:instrText xml:space="preserve"> CITATION W3S4 \l 4108 </w:instrText>
          </w:r>
          <w:r w:rsidR="00906D3E">
            <w:rPr>
              <w:lang w:val="en-US"/>
            </w:rPr>
            <w:fldChar w:fldCharType="separate"/>
          </w:r>
          <w:r w:rsidR="0045686B" w:rsidRPr="0097467F">
            <w:rPr>
              <w:noProof/>
              <w:lang w:val="en-US"/>
            </w:rPr>
            <w:t>(W3Schools, s.d.)</w:t>
          </w:r>
          <w:r w:rsidR="00906D3E">
            <w:rPr>
              <w:lang w:val="en-US"/>
            </w:rPr>
            <w:fldChar w:fldCharType="end"/>
          </w:r>
        </w:sdtContent>
      </w:sdt>
      <w:r w:rsidR="00906D3E">
        <w:rPr>
          <w:lang w:val="en-US"/>
        </w:rPr>
        <w:t>.</w:t>
      </w:r>
    </w:p>
    <w:p w14:paraId="44A5B516" w14:textId="77777777" w:rsidR="00387C0A" w:rsidRPr="00F35076" w:rsidRDefault="00387C0A" w:rsidP="00387C0A">
      <w:pPr>
        <w:rPr>
          <w:lang w:val="en-US"/>
        </w:rPr>
      </w:pPr>
      <w:r w:rsidRPr="00F35076">
        <w:rPr>
          <w:lang w:val="en-US"/>
        </w:rPr>
        <w:lastRenderedPageBreak/>
        <w:t xml:space="preserve">Next, I </w:t>
      </w:r>
      <w:r>
        <w:rPr>
          <w:lang w:val="en-US"/>
        </w:rPr>
        <w:t>needed to find</w:t>
      </w:r>
      <w:r w:rsidRPr="00F35076">
        <w:rPr>
          <w:lang w:val="en-US"/>
        </w:rPr>
        <w:t xml:space="preserve"> a chess </w:t>
      </w:r>
      <w:r>
        <w:rPr>
          <w:lang w:val="en-US"/>
        </w:rPr>
        <w:t>program written in Python</w:t>
      </w:r>
      <w:r w:rsidRPr="00F35076">
        <w:rPr>
          <w:lang w:val="en-US"/>
        </w:rPr>
        <w:t xml:space="preserve">, </w:t>
      </w:r>
      <w:r>
        <w:rPr>
          <w:lang w:val="en-US"/>
        </w:rPr>
        <w:t>which</w:t>
      </w:r>
      <w:r w:rsidRPr="00F35076">
        <w:rPr>
          <w:lang w:val="en-US"/>
        </w:rPr>
        <w:t xml:space="preserve"> I could understand well and </w:t>
      </w:r>
      <w:r>
        <w:rPr>
          <w:lang w:val="en-US"/>
        </w:rPr>
        <w:t>extend</w:t>
      </w:r>
      <w:r w:rsidRPr="00F35076">
        <w:rPr>
          <w:lang w:val="en-US"/>
        </w:rPr>
        <w:t xml:space="preserve"> </w:t>
      </w:r>
      <w:r>
        <w:rPr>
          <w:lang w:val="en-US"/>
        </w:rPr>
        <w:t xml:space="preserve">easily </w:t>
      </w:r>
      <w:r w:rsidRPr="00F35076">
        <w:rPr>
          <w:lang w:val="en-US"/>
        </w:rPr>
        <w:t xml:space="preserve">to create new chess variations. I found my way over to GitHub where thousands of programmers </w:t>
      </w:r>
      <w:r>
        <w:rPr>
          <w:lang w:val="en-US"/>
        </w:rPr>
        <w:t>share</w:t>
      </w:r>
      <w:r w:rsidRPr="00F35076">
        <w:rPr>
          <w:lang w:val="en-US"/>
        </w:rPr>
        <w:t xml:space="preserve"> their code with the world. After looking through dozens of chess programs, I finally found one</w:t>
      </w:r>
      <w:r>
        <w:rPr>
          <w:lang w:val="en-US"/>
        </w:rPr>
        <w:t xml:space="preserve"> which</w:t>
      </w:r>
      <w:r w:rsidRPr="00F35076">
        <w:rPr>
          <w:lang w:val="en-US"/>
        </w:rPr>
        <w:t xml:space="preserve"> </w:t>
      </w:r>
      <w:r>
        <w:rPr>
          <w:lang w:val="en-US"/>
        </w:rPr>
        <w:t>was easy to extend and covered my requirements [REF]</w:t>
      </w:r>
      <w:r w:rsidRPr="00F35076">
        <w:rPr>
          <w:lang w:val="en-US"/>
        </w:rPr>
        <w:t xml:space="preserve">. </w:t>
      </w:r>
    </w:p>
    <w:p w14:paraId="2420E51C" w14:textId="11F3A4CA" w:rsidR="00387C0A" w:rsidRDefault="00387C0A" w:rsidP="00387C0A">
      <w:pPr>
        <w:rPr>
          <w:lang w:val="en-US"/>
        </w:rPr>
      </w:pPr>
      <w:r>
        <w:rPr>
          <w:lang w:val="en-US"/>
        </w:rPr>
        <w:t>I decided to manage the source code of my project in GitHub. Using a version control tool, such as GitHub has many benefits:</w:t>
      </w:r>
      <w:ins w:id="40" w:author="Attila Vizhanyo" w:date="2024-01-03T18:33:00Z">
        <w:r w:rsidR="005C6B46">
          <w:rPr>
            <w:lang w:val="en-US"/>
          </w:rPr>
          <w:t xml:space="preserve"> </w:t>
        </w:r>
      </w:ins>
      <w:del w:id="41" w:author="Attila Vizhanyo" w:date="2024-01-03T18:33:00Z">
        <w:r w:rsidDel="005C6B46">
          <w:rPr>
            <w:lang w:val="en-US"/>
          </w:rPr>
          <w:delText xml:space="preserve"> </w:delText>
        </w:r>
      </w:del>
      <w:ins w:id="42" w:author="Attila Vizhanyo" w:date="2024-01-03T18:33:00Z">
        <w:r w:rsidR="005C6B46" w:rsidRPr="005C6B46">
          <w:rPr>
            <w:lang w:val="en-US"/>
          </w:rPr>
          <w:t>branching and merging for parallel development, detailed code history for tracking changes, and issue tracking for efficient project management.</w:t>
        </w:r>
        <w:r w:rsidR="005C6B46">
          <w:rPr>
            <w:lang w:val="en-US"/>
          </w:rPr>
          <w:t xml:space="preserve"> </w:t>
        </w:r>
      </w:ins>
      <w:del w:id="43" w:author="Attila Vizhanyo" w:date="2024-01-03T18:33:00Z">
        <w:r w:rsidRPr="00861C65" w:rsidDel="005C6B46">
          <w:rPr>
            <w:highlight w:val="yellow"/>
            <w:lang w:val="en-US"/>
          </w:rPr>
          <w:delText>TBD</w:delText>
        </w:r>
        <w:r w:rsidDel="005C6B46">
          <w:rPr>
            <w:lang w:val="en-US"/>
          </w:rPr>
          <w:delText xml:space="preserve">… </w:delText>
        </w:r>
      </w:del>
      <w:r>
        <w:rPr>
          <w:lang w:val="en-US"/>
        </w:rPr>
        <w:t>Program source files in GitHub are stored in so called repositories. I have created two new repositories for my project: one repository for each chess variation and imported the original chess code in each one. Now I was ready to make modifications to the original program code and store each developed version safely in the cloud during the entire course of the project.</w:t>
      </w:r>
    </w:p>
    <w:p w14:paraId="7B3CC596" w14:textId="77777777" w:rsidR="00387C0A" w:rsidRDefault="00387C0A" w:rsidP="00E30733">
      <w:pPr>
        <w:keepNext/>
        <w:jc w:val="center"/>
      </w:pPr>
      <w:r>
        <w:rPr>
          <w:noProof/>
          <w:lang w:val="en-US"/>
        </w:rPr>
        <w:drawing>
          <wp:inline distT="0" distB="0" distL="0" distR="0" wp14:anchorId="239C931E" wp14:editId="5522DD03">
            <wp:extent cx="5722347" cy="3379041"/>
            <wp:effectExtent l="0" t="0" r="5715" b="0"/>
            <wp:docPr id="537374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74066" name="Picture 1"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24181" t="14372" r="25432" b="32728"/>
                    <a:stretch/>
                  </pic:blipFill>
                  <pic:spPr bwMode="auto">
                    <a:xfrm>
                      <a:off x="0" y="0"/>
                      <a:ext cx="5818231" cy="3435660"/>
                    </a:xfrm>
                    <a:prstGeom prst="rect">
                      <a:avLst/>
                    </a:prstGeom>
                    <a:ln>
                      <a:noFill/>
                    </a:ln>
                    <a:extLst>
                      <a:ext uri="{53640926-AAD7-44D8-BBD7-CCE9431645EC}">
                        <a14:shadowObscured xmlns:a14="http://schemas.microsoft.com/office/drawing/2010/main"/>
                      </a:ext>
                    </a:extLst>
                  </pic:spPr>
                </pic:pic>
              </a:graphicData>
            </a:graphic>
          </wp:inline>
        </w:drawing>
      </w:r>
    </w:p>
    <w:p w14:paraId="35B235E6" w14:textId="074F35F9" w:rsidR="00387C0A" w:rsidRDefault="00387C0A" w:rsidP="00E30733">
      <w:pPr>
        <w:pStyle w:val="Caption"/>
        <w:jc w:val="center"/>
        <w:rPr>
          <w:lang w:val="en-US"/>
        </w:rPr>
      </w:pPr>
      <w:bookmarkStart w:id="44" w:name="_Toc155188165"/>
      <w:r w:rsidRPr="00E30733">
        <w:rPr>
          <w:lang w:val="en-US"/>
        </w:rPr>
        <w:t xml:space="preserve">Figure </w:t>
      </w:r>
      <w:r>
        <w:fldChar w:fldCharType="begin"/>
      </w:r>
      <w:r w:rsidRPr="00E30733">
        <w:rPr>
          <w:lang w:val="en-US"/>
        </w:rPr>
        <w:instrText xml:space="preserve"> SEQ Figure \* ARABIC </w:instrText>
      </w:r>
      <w:r>
        <w:fldChar w:fldCharType="separate"/>
      </w:r>
      <w:r w:rsidR="005540F1">
        <w:rPr>
          <w:noProof/>
          <w:lang w:val="en-US"/>
        </w:rPr>
        <w:t>2</w:t>
      </w:r>
      <w:r>
        <w:fldChar w:fldCharType="end"/>
      </w:r>
      <w:r w:rsidRPr="00E30733">
        <w:rPr>
          <w:lang w:val="en-US"/>
        </w:rPr>
        <w:t xml:space="preserve"> GitHub Chaotic Chess History</w:t>
      </w:r>
      <w:bookmarkEnd w:id="44"/>
    </w:p>
    <w:p w14:paraId="77AC87A0" w14:textId="77777777" w:rsidR="00387C0A" w:rsidRDefault="00387C0A" w:rsidP="00387C0A">
      <w:pPr>
        <w:rPr>
          <w:lang w:val="en-US"/>
        </w:rPr>
      </w:pPr>
      <w:r>
        <w:rPr>
          <w:lang w:val="en-US"/>
        </w:rPr>
        <w:t>Next, I needed to choose a development environment.</w:t>
      </w:r>
      <w:r w:rsidRPr="00F35076">
        <w:rPr>
          <w:lang w:val="en-US"/>
        </w:rPr>
        <w:t xml:space="preserve"> </w:t>
      </w:r>
      <w:r>
        <w:rPr>
          <w:lang w:val="en-US"/>
        </w:rPr>
        <w:t>V</w:t>
      </w:r>
      <w:r w:rsidRPr="00F35076">
        <w:rPr>
          <w:lang w:val="en-US"/>
        </w:rPr>
        <w:t xml:space="preserve">isual </w:t>
      </w:r>
      <w:r>
        <w:rPr>
          <w:lang w:val="en-US"/>
        </w:rPr>
        <w:t>S</w:t>
      </w:r>
      <w:r w:rsidRPr="00F35076">
        <w:rPr>
          <w:lang w:val="en-US"/>
        </w:rPr>
        <w:t xml:space="preserve">tudio </w:t>
      </w:r>
      <w:r>
        <w:rPr>
          <w:lang w:val="en-US"/>
        </w:rPr>
        <w:t>C</w:t>
      </w:r>
      <w:r w:rsidRPr="00F35076">
        <w:rPr>
          <w:lang w:val="en-US"/>
        </w:rPr>
        <w:t>ode</w:t>
      </w:r>
      <w:r>
        <w:rPr>
          <w:lang w:val="en-US"/>
        </w:rPr>
        <w:t xml:space="preserve"> (or simply Code) is a free integrated development environment, and</w:t>
      </w:r>
      <w:r w:rsidRPr="00F35076">
        <w:rPr>
          <w:lang w:val="en-US"/>
        </w:rPr>
        <w:t xml:space="preserve"> I </w:t>
      </w:r>
      <w:r>
        <w:rPr>
          <w:lang w:val="en-US"/>
        </w:rPr>
        <w:t>have made good experience with this tool previously in the school</w:t>
      </w:r>
      <w:r w:rsidRPr="00F35076">
        <w:rPr>
          <w:lang w:val="en-US"/>
        </w:rPr>
        <w:t xml:space="preserve">. </w:t>
      </w:r>
      <w:r>
        <w:rPr>
          <w:lang w:val="en-US"/>
        </w:rPr>
        <w:t xml:space="preserve">It </w:t>
      </w:r>
      <w:r w:rsidRPr="00F35076">
        <w:rPr>
          <w:lang w:val="en-US"/>
        </w:rPr>
        <w:t>support</w:t>
      </w:r>
      <w:r>
        <w:rPr>
          <w:lang w:val="en-US"/>
        </w:rPr>
        <w:t>s</w:t>
      </w:r>
      <w:r w:rsidRPr="00F35076">
        <w:rPr>
          <w:lang w:val="en-US"/>
        </w:rPr>
        <w:t xml:space="preserve"> a wide range of programming languages with loads of extensions. </w:t>
      </w:r>
      <w:r>
        <w:rPr>
          <w:lang w:val="en-US"/>
        </w:rPr>
        <w:t xml:space="preserve">Specifically, to use Code with Python, the Python extension must be used. I needed to install this Python extension, and the Python interpreter separately. Now I was ready to develop programs in Python, debug and execute the developed programs on my notebook, and also inspect my changes before committing and pushing them to the GitHub repository.  </w:t>
      </w:r>
    </w:p>
    <w:p w14:paraId="4D1A13E0" w14:textId="79B770FC" w:rsidR="00FA1AAC" w:rsidRDefault="00FA1AAC" w:rsidP="00387C0A">
      <w:pPr>
        <w:rPr>
          <w:lang w:val="en-US"/>
        </w:rPr>
      </w:pPr>
      <w:r>
        <w:rPr>
          <w:noProof/>
          <w:lang w:val="en-US"/>
        </w:rPr>
        <w:lastRenderedPageBreak/>
        <w:drawing>
          <wp:inline distT="0" distB="0" distL="0" distR="0" wp14:anchorId="0D765B2D" wp14:editId="176F439D">
            <wp:extent cx="5777070" cy="3215816"/>
            <wp:effectExtent l="0" t="0" r="1905" b="0"/>
            <wp:docPr id="326105058"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05058" name="Picture 2" descr="A screen 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r="26721" b="27476"/>
                    <a:stretch/>
                  </pic:blipFill>
                  <pic:spPr bwMode="auto">
                    <a:xfrm>
                      <a:off x="0" y="0"/>
                      <a:ext cx="5793306" cy="3224854"/>
                    </a:xfrm>
                    <a:prstGeom prst="rect">
                      <a:avLst/>
                    </a:prstGeom>
                    <a:ln>
                      <a:noFill/>
                    </a:ln>
                    <a:extLst>
                      <a:ext uri="{53640926-AAD7-44D8-BBD7-CCE9431645EC}">
                        <a14:shadowObscured xmlns:a14="http://schemas.microsoft.com/office/drawing/2010/main"/>
                      </a:ext>
                    </a:extLst>
                  </pic:spPr>
                </pic:pic>
              </a:graphicData>
            </a:graphic>
          </wp:inline>
        </w:drawing>
      </w:r>
    </w:p>
    <w:p w14:paraId="00BD1C2F" w14:textId="1E08A7CD" w:rsidR="00387C0A" w:rsidRDefault="00387C0A" w:rsidP="00387C0A">
      <w:pPr>
        <w:rPr>
          <w:lang w:val="en-US"/>
        </w:rPr>
      </w:pPr>
      <w:r>
        <w:rPr>
          <w:lang w:val="en-US"/>
        </w:rPr>
        <w:t>However, I needed to</w:t>
      </w:r>
      <w:r w:rsidRPr="00F35076">
        <w:rPr>
          <w:lang w:val="en-US"/>
        </w:rPr>
        <w:t xml:space="preserve"> fully understand the </w:t>
      </w:r>
      <w:r>
        <w:rPr>
          <w:lang w:val="en-US"/>
        </w:rPr>
        <w:t xml:space="preserve">original program </w:t>
      </w:r>
      <w:r w:rsidRPr="00F35076">
        <w:rPr>
          <w:lang w:val="en-US"/>
        </w:rPr>
        <w:t xml:space="preserve">code </w:t>
      </w:r>
      <w:r>
        <w:rPr>
          <w:lang w:val="en-US"/>
        </w:rPr>
        <w:t>before making any changes</w:t>
      </w:r>
      <w:r w:rsidRPr="00F35076">
        <w:rPr>
          <w:lang w:val="en-US"/>
        </w:rPr>
        <w:t xml:space="preserve">. When I first inspected the code, it appeared very unclear and was difficult to understand. It </w:t>
      </w:r>
      <w:r>
        <w:rPr>
          <w:lang w:val="en-US"/>
        </w:rPr>
        <w:t>contained</w:t>
      </w:r>
      <w:r w:rsidRPr="00F35076">
        <w:rPr>
          <w:lang w:val="en-US"/>
        </w:rPr>
        <w:t xml:space="preserve"> a lot of </w:t>
      </w:r>
      <w:r>
        <w:rPr>
          <w:lang w:val="en-US"/>
        </w:rPr>
        <w:t xml:space="preserve">variables and </w:t>
      </w:r>
      <w:r w:rsidRPr="00F35076">
        <w:rPr>
          <w:lang w:val="en-US"/>
        </w:rPr>
        <w:t xml:space="preserve">functions </w:t>
      </w:r>
      <w:r>
        <w:rPr>
          <w:lang w:val="en-US"/>
        </w:rPr>
        <w:t xml:space="preserve">with </w:t>
      </w:r>
      <w:r w:rsidRPr="00F35076">
        <w:rPr>
          <w:lang w:val="en-US"/>
        </w:rPr>
        <w:t xml:space="preserve">a lot of code inside of them. </w:t>
      </w:r>
      <w:r>
        <w:rPr>
          <w:lang w:val="en-US"/>
        </w:rPr>
        <w:t>T</w:t>
      </w:r>
      <w:r w:rsidRPr="00F35076">
        <w:rPr>
          <w:lang w:val="en-US"/>
        </w:rPr>
        <w:t>o fully understand the program</w:t>
      </w:r>
      <w:r>
        <w:rPr>
          <w:lang w:val="en-US"/>
        </w:rPr>
        <w:t>,</w:t>
      </w:r>
      <w:r w:rsidRPr="00F35076">
        <w:rPr>
          <w:lang w:val="en-US"/>
        </w:rPr>
        <w:t xml:space="preserve"> I had to go line by line and understand what each variable and function is </w:t>
      </w:r>
      <w:r>
        <w:rPr>
          <w:lang w:val="en-US"/>
        </w:rPr>
        <w:t xml:space="preserve">good </w:t>
      </w:r>
      <w:r w:rsidRPr="00F35076">
        <w:rPr>
          <w:lang w:val="en-US"/>
        </w:rPr>
        <w:t xml:space="preserve">for. This took </w:t>
      </w:r>
      <w:r>
        <w:rPr>
          <w:lang w:val="en-US"/>
        </w:rPr>
        <w:t xml:space="preserve">me </w:t>
      </w:r>
      <w:r w:rsidRPr="00F35076">
        <w:rPr>
          <w:lang w:val="en-US"/>
        </w:rPr>
        <w:t>a long time since the code was written by a more experience</w:t>
      </w:r>
      <w:r>
        <w:rPr>
          <w:lang w:val="en-US"/>
        </w:rPr>
        <w:t>d</w:t>
      </w:r>
      <w:r w:rsidRPr="00F35076">
        <w:rPr>
          <w:lang w:val="en-US"/>
        </w:rPr>
        <w:t xml:space="preserve"> Python </w:t>
      </w:r>
      <w:r>
        <w:rPr>
          <w:lang w:val="en-US"/>
        </w:rPr>
        <w:t>developer</w:t>
      </w:r>
      <w:r w:rsidRPr="00F35076">
        <w:rPr>
          <w:lang w:val="en-US"/>
        </w:rPr>
        <w:t xml:space="preserve">. Eventually I started understanding the code better and I got ideas how I could </w:t>
      </w:r>
      <w:r>
        <w:rPr>
          <w:lang w:val="en-US"/>
        </w:rPr>
        <w:t>adapt it to my needs</w:t>
      </w:r>
      <w:r w:rsidRPr="00F35076">
        <w:rPr>
          <w:lang w:val="en-US"/>
        </w:rPr>
        <w:t>.</w:t>
      </w:r>
      <w:r>
        <w:rPr>
          <w:lang w:val="en-US"/>
        </w:rPr>
        <w:t xml:space="preserve"> </w:t>
      </w:r>
    </w:p>
    <w:p w14:paraId="71EEF137" w14:textId="7C71D3F2" w:rsidR="00387C0A" w:rsidRDefault="00387C0A" w:rsidP="00387C0A">
      <w:pPr>
        <w:rPr>
          <w:lang w:val="en-US"/>
        </w:rPr>
      </w:pPr>
      <w:r>
        <w:rPr>
          <w:lang w:val="en-US"/>
        </w:rPr>
        <w:t xml:space="preserve">For example, I made use of modules to encapsulate all data and functionality that are logically related in separate source code files. I started with the implementation of one item, the Shield, by creating a module called </w:t>
      </w:r>
      <w:r w:rsidRPr="00861C65">
        <w:rPr>
          <w:i/>
          <w:iCs/>
          <w:lang w:val="en-US"/>
        </w:rPr>
        <w:t>shield.py</w:t>
      </w:r>
      <w:r>
        <w:rPr>
          <w:lang w:val="en-US"/>
        </w:rPr>
        <w:t>, and implemented its functionality step-by-step. After several coding and testing iterations, I have managed to make the Shield work completely, and committed the changes to the GitHub repository. I repeated this process for the rest of the items in the same iterative manner. Using modules and developing in small program increments at a time allowed me to limit my attention to a small portion of the whole program, which greatly helped manage the increasing number of interactions in the program.</w:t>
      </w:r>
    </w:p>
    <w:p w14:paraId="36FD49B2" w14:textId="77777777" w:rsidR="002F177B" w:rsidRPr="000676BE" w:rsidRDefault="002F177B" w:rsidP="002F177B">
      <w:pPr>
        <w:rPr>
          <w:lang w:val="en-US"/>
        </w:rPr>
      </w:pPr>
      <w:bookmarkStart w:id="45" w:name="_Toc155176989"/>
      <w:bookmarkStart w:id="46" w:name="_Toc155176990"/>
      <w:bookmarkStart w:id="47" w:name="_Toc155176991"/>
      <w:bookmarkStart w:id="48" w:name="_Toc155176992"/>
      <w:bookmarkStart w:id="49" w:name="_Toc155176993"/>
      <w:bookmarkStart w:id="50" w:name="_Toc155188279"/>
      <w:bookmarkEnd w:id="45"/>
      <w:bookmarkEnd w:id="46"/>
      <w:bookmarkEnd w:id="47"/>
      <w:bookmarkEnd w:id="48"/>
      <w:bookmarkEnd w:id="49"/>
      <w:r>
        <w:rPr>
          <w:lang w:val="en-US"/>
        </w:rPr>
        <w:t xml:space="preserve">I made the figures illustrating the various chess positions with the help of chess.com. </w:t>
      </w:r>
      <w:r>
        <w:rPr>
          <w:lang w:val="en-US"/>
        </w:rPr>
        <w:tab/>
      </w:r>
    </w:p>
    <w:p w14:paraId="6DA94113" w14:textId="36EA022A" w:rsidR="00C23DA6" w:rsidRDefault="00094606" w:rsidP="00005D34">
      <w:pPr>
        <w:pStyle w:val="Heading2"/>
        <w:rPr>
          <w:lang w:val="en-US"/>
        </w:rPr>
      </w:pPr>
      <w:r w:rsidRPr="00C03B2B">
        <w:rPr>
          <w:lang w:val="en-US"/>
        </w:rPr>
        <w:t>Structure of the Paper</w:t>
      </w:r>
      <w:bookmarkEnd w:id="50"/>
    </w:p>
    <w:p w14:paraId="41C89665" w14:textId="77777777" w:rsidR="005C6B46" w:rsidRDefault="005C6B46" w:rsidP="005C6B46">
      <w:pPr>
        <w:rPr>
          <w:ins w:id="51" w:author="Attila Vizhanyo" w:date="2024-01-03T18:34:00Z"/>
          <w:lang w:val="en-US"/>
        </w:rPr>
      </w:pPr>
      <w:ins w:id="52" w:author="Attila Vizhanyo" w:date="2024-01-03T18:34:00Z">
        <w:r>
          <w:rPr>
            <w:lang w:val="en-US"/>
          </w:rPr>
          <w:t xml:space="preserve">In this paper I will discuss two chess variations </w:t>
        </w:r>
        <w:r w:rsidRPr="00861C65">
          <w:rPr>
            <w:highlight w:val="yellow"/>
            <w:lang w:val="en-US"/>
          </w:rPr>
          <w:t>that I invented</w:t>
        </w:r>
        <w:r>
          <w:rPr>
            <w:lang w:val="en-US"/>
          </w:rPr>
          <w:t xml:space="preserve">. To implement these variations, I took an existing standard chess program and extended them. </w:t>
        </w:r>
      </w:ins>
    </w:p>
    <w:p w14:paraId="473E755C" w14:textId="77777777" w:rsidR="005C6B46" w:rsidRDefault="005C6B46" w:rsidP="005C6B46">
      <w:pPr>
        <w:rPr>
          <w:ins w:id="53" w:author="Attila Vizhanyo" w:date="2024-01-03T18:34:00Z"/>
          <w:lang w:val="en-US"/>
        </w:rPr>
      </w:pPr>
      <w:ins w:id="54" w:author="Attila Vizhanyo" w:date="2024-01-03T18:34:00Z">
        <w:r>
          <w:rPr>
            <w:lang w:val="en-US"/>
          </w:rPr>
          <w:t xml:space="preserve">Chapter </w:t>
        </w:r>
        <w:r w:rsidRPr="00861C65">
          <w:rPr>
            <w:highlight w:val="yellow"/>
            <w:lang w:val="en-US"/>
          </w:rPr>
          <w:t>2</w:t>
        </w:r>
        <w:r>
          <w:rPr>
            <w:lang w:val="en-US"/>
          </w:rPr>
          <w:t xml:space="preserve"> explains the logic and the key concepts used in the standard chess program. It also describes how the game is visualized on the screen.</w:t>
        </w:r>
      </w:ins>
    </w:p>
    <w:p w14:paraId="42292E00" w14:textId="77777777" w:rsidR="005C6B46" w:rsidRDefault="005C6B46" w:rsidP="005C6B46">
      <w:pPr>
        <w:rPr>
          <w:ins w:id="55" w:author="Attila Vizhanyo" w:date="2024-01-03T18:34:00Z"/>
          <w:lang w:val="en-US"/>
        </w:rPr>
      </w:pPr>
      <w:ins w:id="56" w:author="Attila Vizhanyo" w:date="2024-01-03T18:34:00Z">
        <w:r>
          <w:rPr>
            <w:lang w:val="en-US"/>
          </w:rPr>
          <w:t xml:space="preserve">Chapter </w:t>
        </w:r>
        <w:r w:rsidRPr="00861C65">
          <w:rPr>
            <w:highlight w:val="yellow"/>
            <w:lang w:val="en-US"/>
          </w:rPr>
          <w:t>3</w:t>
        </w:r>
        <w:r>
          <w:rPr>
            <w:lang w:val="en-US"/>
          </w:rPr>
          <w:t xml:space="preserve"> starts with an explanation of the first variation, called “Color Chess”. It continues with description of the implemented solution, i.e. how the rules of the games have been implemented into code.</w:t>
        </w:r>
      </w:ins>
    </w:p>
    <w:p w14:paraId="40D69F33" w14:textId="77777777" w:rsidR="005C6B46" w:rsidRDefault="005C6B46" w:rsidP="005C6B46">
      <w:pPr>
        <w:rPr>
          <w:ins w:id="57" w:author="Attila Vizhanyo" w:date="2024-01-03T18:34:00Z"/>
          <w:lang w:val="en-US"/>
        </w:rPr>
      </w:pPr>
      <w:ins w:id="58" w:author="Attila Vizhanyo" w:date="2024-01-03T18:34:00Z">
        <w:r>
          <w:rPr>
            <w:lang w:val="en-US"/>
          </w:rPr>
          <w:t xml:space="preserve">Chapter </w:t>
        </w:r>
        <w:r w:rsidRPr="00861C65">
          <w:rPr>
            <w:highlight w:val="yellow"/>
            <w:lang w:val="en-US"/>
          </w:rPr>
          <w:t>4</w:t>
        </w:r>
        <w:r>
          <w:rPr>
            <w:lang w:val="en-US"/>
          </w:rPr>
          <w:t xml:space="preserve"> covers the second variation, called </w:t>
        </w:r>
        <w:r w:rsidRPr="006945F0">
          <w:rPr>
            <w:lang w:val="en-US"/>
          </w:rPr>
          <w:t>"Chaotic Chess"</w:t>
        </w:r>
        <w:r>
          <w:rPr>
            <w:lang w:val="en-US"/>
          </w:rPr>
          <w:t xml:space="preserve">. Similarly, to the previous chapter, the fist part covers the rules of the game, while the second part focuses on the implementation. </w:t>
        </w:r>
      </w:ins>
    </w:p>
    <w:p w14:paraId="04A64245" w14:textId="77777777" w:rsidR="005C6B46" w:rsidRPr="00861C65" w:rsidRDefault="005C6B46" w:rsidP="005C6B46">
      <w:pPr>
        <w:rPr>
          <w:ins w:id="59" w:author="Attila Vizhanyo" w:date="2024-01-03T18:34:00Z"/>
          <w:highlight w:val="yellow"/>
          <w:lang w:val="en-US"/>
        </w:rPr>
      </w:pPr>
      <w:ins w:id="60" w:author="Attila Vizhanyo" w:date="2024-01-03T18:34:00Z">
        <w:r w:rsidRPr="00861C65">
          <w:rPr>
            <w:highlight w:val="yellow"/>
            <w:lang w:val="en-US"/>
          </w:rPr>
          <w:lastRenderedPageBreak/>
          <w:t>Chapter 5 …</w:t>
        </w:r>
      </w:ins>
    </w:p>
    <w:p w14:paraId="79490344" w14:textId="77777777" w:rsidR="005C6B46" w:rsidRDefault="005C6B46" w:rsidP="005C6B46">
      <w:pPr>
        <w:rPr>
          <w:ins w:id="61" w:author="Attila Vizhanyo" w:date="2024-01-03T18:34:00Z"/>
          <w:lang w:val="en-US"/>
        </w:rPr>
      </w:pPr>
      <w:ins w:id="62" w:author="Attila Vizhanyo" w:date="2024-01-03T18:34:00Z">
        <w:r w:rsidRPr="00861C65">
          <w:rPr>
            <w:highlight w:val="yellow"/>
            <w:lang w:val="en-US"/>
          </w:rPr>
          <w:t>Bibliography, List of figures, appendix.</w:t>
        </w:r>
      </w:ins>
    </w:p>
    <w:p w14:paraId="2F9C31E2" w14:textId="650EA644" w:rsidR="00387C0A" w:rsidRPr="00387C0A" w:rsidDel="005C6B46" w:rsidRDefault="00814712" w:rsidP="00E30733">
      <w:pPr>
        <w:rPr>
          <w:del w:id="63" w:author="Attila Vizhanyo" w:date="2024-01-03T18:34:00Z"/>
          <w:lang w:val="en-US"/>
        </w:rPr>
      </w:pPr>
      <w:del w:id="64" w:author="Attila Vizhanyo" w:date="2024-01-03T18:34:00Z">
        <w:r w:rsidDel="005C6B46">
          <w:rPr>
            <w:lang w:val="en-US"/>
          </w:rPr>
          <w:delText xml:space="preserve">In this paper I will show you my process of coding two </w:delText>
        </w:r>
        <w:r w:rsidR="00E00030" w:rsidDel="005C6B46">
          <w:rPr>
            <w:lang w:val="en-US"/>
          </w:rPr>
          <w:delText xml:space="preserve">chess variants. </w:delText>
        </w:r>
        <w:r w:rsidDel="005C6B46">
          <w:rPr>
            <w:lang w:val="en-US"/>
          </w:rPr>
          <w:delText xml:space="preserve">To implement these variants, I took an existent standard chess program. That is why I will break down </w:delText>
        </w:r>
        <w:r w:rsidR="006945F0" w:rsidDel="005C6B46">
          <w:rPr>
            <w:lang w:val="en-US"/>
          </w:rPr>
          <w:delText>its</w:delText>
        </w:r>
        <w:r w:rsidDel="005C6B46">
          <w:rPr>
            <w:lang w:val="en-US"/>
          </w:rPr>
          <w:delText xml:space="preserve"> code in the first chapter. I will explain the programs logic, by describing its functions and variables. In the second part of this chapter, I will explain how the game is visualized. The understanding of this program is necessary to comprehend the addition of my code. </w:delText>
        </w:r>
      </w:del>
    </w:p>
    <w:p w14:paraId="174DBCEE" w14:textId="7FCEDF7C" w:rsidR="00D519D8" w:rsidDel="005C6B46" w:rsidRDefault="008F0949" w:rsidP="00774095">
      <w:pPr>
        <w:rPr>
          <w:del w:id="65" w:author="Attila Vizhanyo" w:date="2024-01-03T18:34:00Z"/>
          <w:lang w:val="en-US"/>
        </w:rPr>
      </w:pPr>
      <w:del w:id="66" w:author="Attila Vizhanyo" w:date="2024-01-03T18:34:00Z">
        <w:r w:rsidDel="005C6B46">
          <w:rPr>
            <w:lang w:val="en-US"/>
          </w:rPr>
          <w:delText>In</w:delText>
        </w:r>
        <w:r w:rsidR="00D519D8" w:rsidRPr="00C03B2B" w:rsidDel="005C6B46">
          <w:rPr>
            <w:lang w:val="en-US"/>
          </w:rPr>
          <w:delText xml:space="preserve"> the second chapte</w:delText>
        </w:r>
        <w:r w:rsidR="00814712" w:rsidDel="005C6B46">
          <w:rPr>
            <w:lang w:val="en-US"/>
          </w:rPr>
          <w:delText>r I will write about the</w:delText>
        </w:r>
        <w:r w:rsidR="006945F0" w:rsidDel="005C6B46">
          <w:rPr>
            <w:lang w:val="en-US"/>
          </w:rPr>
          <w:delText xml:space="preserve"> game concept</w:delText>
        </w:r>
        <w:r w:rsidR="00814712" w:rsidDel="005C6B46">
          <w:rPr>
            <w:lang w:val="en-US"/>
          </w:rPr>
          <w:delText xml:space="preserve"> of “Color Chess”, which is my first vari</w:delText>
        </w:r>
        <w:r w:rsidR="00906D3E" w:rsidDel="005C6B46">
          <w:rPr>
            <w:lang w:val="en-US"/>
          </w:rPr>
          <w:delText>ation. I will continue by explaining how I implemented its game rules into the code.</w:delText>
        </w:r>
        <w:r w:rsidR="006945F0" w:rsidDel="005C6B46">
          <w:rPr>
            <w:lang w:val="en-US"/>
          </w:rPr>
          <w:delText xml:space="preserve"> While documenting the process with upcoming errors and problems I had to overcome.</w:delText>
        </w:r>
      </w:del>
    </w:p>
    <w:p w14:paraId="4B41033D" w14:textId="336D08A8" w:rsidR="00D519D8" w:rsidDel="005C6B46" w:rsidRDefault="006945F0" w:rsidP="00774095">
      <w:pPr>
        <w:rPr>
          <w:del w:id="67" w:author="Attila Vizhanyo" w:date="2024-01-03T18:34:00Z"/>
          <w:lang w:val="en-US"/>
        </w:rPr>
      </w:pPr>
      <w:del w:id="68" w:author="Attila Vizhanyo" w:date="2024-01-03T18:34:00Z">
        <w:r w:rsidRPr="006945F0" w:rsidDel="005C6B46">
          <w:rPr>
            <w:lang w:val="en-US"/>
          </w:rPr>
          <w:delText>Chapter three covers the rules of my second variant, "Chaotic Chess."</w:delText>
        </w:r>
        <w:r w:rsidDel="005C6B46">
          <w:rPr>
            <w:lang w:val="en-US"/>
          </w:rPr>
          <w:delText xml:space="preserve"> Identically to</w:delText>
        </w:r>
        <w:r w:rsidRPr="006945F0" w:rsidDel="005C6B46">
          <w:rPr>
            <w:lang w:val="en-US"/>
          </w:rPr>
          <w:delText xml:space="preserve"> the previous chapter, I will first write about the rules of the game mode, followed by the implementation in the code.</w:delText>
        </w:r>
        <w:r w:rsidR="00797D64" w:rsidDel="005C6B46">
          <w:rPr>
            <w:lang w:val="en-US"/>
          </w:rPr>
          <w:delText xml:space="preserve"> </w:delText>
        </w:r>
        <w:r w:rsidR="00797D64" w:rsidRPr="00797D64" w:rsidDel="005C6B46">
          <w:rPr>
            <w:lang w:val="en-US"/>
          </w:rPr>
          <w:delText xml:space="preserve">Addressing both challenges and </w:delText>
        </w:r>
        <w:r w:rsidR="00797D64" w:rsidDel="005C6B46">
          <w:rPr>
            <w:lang w:val="en-US"/>
          </w:rPr>
          <w:delText>struggles along the way.</w:delText>
        </w:r>
      </w:del>
    </w:p>
    <w:p w14:paraId="171AB240" w14:textId="761C9455" w:rsidR="002A27D1" w:rsidRPr="00C03B2B" w:rsidDel="005C6B46" w:rsidRDefault="002A27D1" w:rsidP="00774095">
      <w:pPr>
        <w:rPr>
          <w:del w:id="69" w:author="Attila Vizhanyo" w:date="2024-01-03T18:34:00Z"/>
          <w:lang w:val="en-US"/>
        </w:rPr>
      </w:pPr>
      <w:del w:id="70" w:author="Attila Vizhanyo" w:date="2024-01-03T18:34:00Z">
        <w:r w:rsidDel="005C6B46">
          <w:rPr>
            <w:lang w:val="en-US"/>
          </w:rPr>
          <w:delText xml:space="preserve">At the end I will tell you how </w:delText>
        </w:r>
        <w:r w:rsidR="0045686B" w:rsidDel="005C6B46">
          <w:rPr>
            <w:lang w:val="en-US"/>
          </w:rPr>
          <w:delText>both</w:delText>
        </w:r>
        <w:r w:rsidDel="005C6B46">
          <w:rPr>
            <w:lang w:val="en-US"/>
          </w:rPr>
          <w:delText xml:space="preserve"> variants turned out.</w:delText>
        </w:r>
      </w:del>
    </w:p>
    <w:p w14:paraId="32FC1B3C" w14:textId="35F67F7D" w:rsidR="002A27D1" w:rsidRPr="0097467F" w:rsidRDefault="00C07A2B" w:rsidP="0097467F">
      <w:pPr>
        <w:pStyle w:val="Heading1"/>
        <w:rPr>
          <w:lang w:val="en-US"/>
        </w:rPr>
      </w:pPr>
      <w:bookmarkStart w:id="71" w:name="_Toc155188280"/>
      <w:r w:rsidRPr="00C03B2B">
        <w:rPr>
          <w:lang w:val="en-US"/>
        </w:rPr>
        <w:t>Initial Chess Code</w:t>
      </w:r>
      <w:bookmarkStart w:id="72" w:name="_Toc155187931"/>
      <w:bookmarkStart w:id="73" w:name="_Toc155187999"/>
      <w:bookmarkStart w:id="74" w:name="_Toc155188065"/>
      <w:bookmarkStart w:id="75" w:name="_Toc155188131"/>
      <w:bookmarkEnd w:id="71"/>
      <w:bookmarkEnd w:id="72"/>
      <w:bookmarkEnd w:id="73"/>
      <w:bookmarkEnd w:id="74"/>
      <w:bookmarkEnd w:id="75"/>
    </w:p>
    <w:p w14:paraId="2BE254CA" w14:textId="574E0500" w:rsidR="007D3196" w:rsidRDefault="002A27D1" w:rsidP="0097467F">
      <w:pPr>
        <w:pStyle w:val="Heading2"/>
        <w:rPr>
          <w:lang w:val="en-US"/>
        </w:rPr>
      </w:pPr>
      <w:bookmarkStart w:id="76" w:name="_Toc155188281"/>
      <w:r>
        <w:rPr>
          <w:lang w:val="en-US"/>
        </w:rPr>
        <w:t>Overview</w:t>
      </w:r>
      <w:bookmarkEnd w:id="76"/>
    </w:p>
    <w:p w14:paraId="49BE7A0F" w14:textId="51C18819" w:rsidR="00F85269" w:rsidRDefault="00F85269" w:rsidP="0097467F">
      <w:pPr>
        <w:rPr>
          <w:lang w:val="en-US"/>
        </w:rPr>
      </w:pPr>
      <w:r w:rsidRPr="00F85269">
        <w:rPr>
          <w:lang w:val="en-US"/>
        </w:rPr>
        <w:t>This section serves to provide a general understanding of how the standard chess code works.</w:t>
      </w:r>
    </w:p>
    <w:p w14:paraId="71A8880E" w14:textId="069D8788" w:rsidR="00F85269" w:rsidRDefault="00F85269" w:rsidP="0097467F">
      <w:pPr>
        <w:rPr>
          <w:lang w:val="en-US"/>
        </w:rPr>
      </w:pPr>
      <w:r>
        <w:rPr>
          <w:lang w:val="en-US"/>
        </w:rPr>
        <w:t xml:space="preserve">In the beginning, the program generates the necessary components to play chess. To represent the chess board, the program creates an eight-by-eight field of button using the tkinter library. It then proceeds to construct the chess pieces </w:t>
      </w:r>
      <w:r w:rsidR="00D6484B">
        <w:rPr>
          <w:lang w:val="en-US"/>
        </w:rPr>
        <w:t>using</w:t>
      </w:r>
      <w:r w:rsidR="00E1362A">
        <w:rPr>
          <w:lang w:val="en-US"/>
        </w:rPr>
        <w:t xml:space="preserve"> a class called Figure.</w:t>
      </w:r>
      <w:r w:rsidR="00D6484B">
        <w:rPr>
          <w:lang w:val="en-US"/>
        </w:rPr>
        <w:t xml:space="preserve"> The possible moves for the starting position are declared in the Figure objects.</w:t>
      </w:r>
      <w:r w:rsidR="00E1362A">
        <w:rPr>
          <w:lang w:val="en-US"/>
        </w:rPr>
        <w:t xml:space="preserve"> Because in chess white starts the game, the turn variable is set to white.</w:t>
      </w:r>
    </w:p>
    <w:p w14:paraId="365D6758" w14:textId="635B8511" w:rsidR="00E1362A" w:rsidRDefault="00E1362A" w:rsidP="0097467F">
      <w:pPr>
        <w:rPr>
          <w:lang w:val="en-US"/>
        </w:rPr>
      </w:pPr>
      <w:r>
        <w:rPr>
          <w:lang w:val="en-US"/>
        </w:rPr>
        <w:t xml:space="preserve">Then, the program waits for an input by the user. The user is asked to select a </w:t>
      </w:r>
      <w:r w:rsidR="00D6484B">
        <w:rPr>
          <w:lang w:val="en-US"/>
        </w:rPr>
        <w:t xml:space="preserve">square </w:t>
      </w:r>
      <w:r>
        <w:rPr>
          <w:lang w:val="en-US"/>
        </w:rPr>
        <w:t xml:space="preserve">from where he wants to move his piece from. Followingly the program checks if a piece of the user is located on the chosen </w:t>
      </w:r>
      <w:r w:rsidR="00D6484B">
        <w:rPr>
          <w:lang w:val="en-US"/>
        </w:rPr>
        <w:t>square</w:t>
      </w:r>
      <w:r>
        <w:rPr>
          <w:lang w:val="en-US"/>
        </w:rPr>
        <w:t xml:space="preserve">, if not the user is asked to select a </w:t>
      </w:r>
      <w:r w:rsidR="00D6484B">
        <w:rPr>
          <w:lang w:val="en-US"/>
        </w:rPr>
        <w:t>square</w:t>
      </w:r>
      <w:r>
        <w:rPr>
          <w:lang w:val="en-US"/>
        </w:rPr>
        <w:t xml:space="preserve"> again. Once the user choses a right square, </w:t>
      </w:r>
      <w:r w:rsidR="00D6484B">
        <w:rPr>
          <w:lang w:val="en-US"/>
        </w:rPr>
        <w:t>they are</w:t>
      </w:r>
      <w:r>
        <w:rPr>
          <w:lang w:val="en-US"/>
        </w:rPr>
        <w:t xml:space="preserve"> then asked to select a second</w:t>
      </w:r>
      <w:r w:rsidR="00D6484B">
        <w:rPr>
          <w:lang w:val="en-US"/>
        </w:rPr>
        <w:t xml:space="preserve"> square</w:t>
      </w:r>
      <w:r>
        <w:rPr>
          <w:lang w:val="en-US"/>
        </w:rPr>
        <w:t xml:space="preserve"> where </w:t>
      </w:r>
      <w:r w:rsidR="00D6484B">
        <w:rPr>
          <w:lang w:val="en-US"/>
        </w:rPr>
        <w:t>they</w:t>
      </w:r>
      <w:r>
        <w:rPr>
          <w:lang w:val="en-US"/>
        </w:rPr>
        <w:t xml:space="preserve"> want</w:t>
      </w:r>
      <w:r w:rsidR="00D6484B">
        <w:rPr>
          <w:lang w:val="en-US"/>
        </w:rPr>
        <w:t xml:space="preserve"> </w:t>
      </w:r>
      <w:r>
        <w:rPr>
          <w:lang w:val="en-US"/>
        </w:rPr>
        <w:t xml:space="preserve">to move </w:t>
      </w:r>
      <w:r w:rsidR="00D6484B">
        <w:rPr>
          <w:lang w:val="en-US"/>
        </w:rPr>
        <w:t>their</w:t>
      </w:r>
      <w:r>
        <w:rPr>
          <w:lang w:val="en-US"/>
        </w:rPr>
        <w:t xml:space="preserve"> piece to. </w:t>
      </w:r>
      <w:r w:rsidR="00D6484B">
        <w:rPr>
          <w:lang w:val="en-US"/>
        </w:rPr>
        <w:t xml:space="preserve">If the piece can move to the position based on the calculated moves or the setup, the move is granted. Then the program </w:t>
      </w:r>
      <w:r w:rsidR="007505CB">
        <w:rPr>
          <w:lang w:val="en-US"/>
        </w:rPr>
        <w:t>updates the position of the pieces and calculates the possible moves from the current board. At the end the program switches the turn variable to be black, indicating that white has finished playing their move.</w:t>
      </w:r>
    </w:p>
    <w:p w14:paraId="54BC55A7" w14:textId="77777777" w:rsidR="005540F1" w:rsidRDefault="00D6484B" w:rsidP="005540F1">
      <w:pPr>
        <w:keepNext/>
        <w:spacing w:after="0" w:line="240" w:lineRule="auto"/>
        <w:jc w:val="center"/>
      </w:pPr>
      <w:r>
        <w:rPr>
          <w:rFonts w:ascii="Times New Roman" w:eastAsia="Times New Roman" w:hAnsi="Times New Roman" w:cs="Times New Roman"/>
          <w:noProof/>
          <w:color w:val="auto"/>
          <w:sz w:val="24"/>
          <w:szCs w:val="24"/>
          <w:lang w:val="en-CH" w:eastAsia="en-GB"/>
        </w:rPr>
        <w:lastRenderedPageBreak/>
        <w:drawing>
          <wp:inline distT="0" distB="0" distL="0" distR="0" wp14:anchorId="7ADF6BDC" wp14:editId="006F4787">
            <wp:extent cx="5552790" cy="6958608"/>
            <wp:effectExtent l="0" t="0" r="0" b="1270"/>
            <wp:docPr id="172457818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78180" name="Picture 3" descr="A screenshot of a computer&#10;&#10;Description automatically generated"/>
                    <pic:cNvPicPr/>
                  </pic:nvPicPr>
                  <pic:blipFill rotWithShape="1">
                    <a:blip r:embed="rId17">
                      <a:extLst>
                        <a:ext uri="{28A0092B-C50C-407E-A947-70E740481C1C}">
                          <a14:useLocalDpi xmlns:a14="http://schemas.microsoft.com/office/drawing/2010/main" val="0"/>
                        </a:ext>
                      </a:extLst>
                    </a:blip>
                    <a:srcRect l="40900" t="26173" r="26618" b="1455"/>
                    <a:stretch/>
                  </pic:blipFill>
                  <pic:spPr bwMode="auto">
                    <a:xfrm>
                      <a:off x="0" y="0"/>
                      <a:ext cx="5562423" cy="6970680"/>
                    </a:xfrm>
                    <a:prstGeom prst="rect">
                      <a:avLst/>
                    </a:prstGeom>
                    <a:ln>
                      <a:noFill/>
                    </a:ln>
                    <a:extLst>
                      <a:ext uri="{53640926-AAD7-44D8-BBD7-CCE9431645EC}">
                        <a14:shadowObscured xmlns:a14="http://schemas.microsoft.com/office/drawing/2010/main"/>
                      </a:ext>
                    </a:extLst>
                  </pic:spPr>
                </pic:pic>
              </a:graphicData>
            </a:graphic>
          </wp:inline>
        </w:drawing>
      </w:r>
    </w:p>
    <w:p w14:paraId="48887611" w14:textId="214E317D" w:rsidR="00D6484B" w:rsidRPr="00D6484B" w:rsidRDefault="005540F1" w:rsidP="005540F1">
      <w:pPr>
        <w:pStyle w:val="Caption"/>
        <w:jc w:val="center"/>
        <w:rPr>
          <w:rFonts w:ascii="Times New Roman" w:eastAsia="Times New Roman" w:hAnsi="Times New Roman" w:cs="Times New Roman"/>
          <w:color w:val="auto"/>
          <w:sz w:val="24"/>
          <w:szCs w:val="24"/>
          <w:lang w:val="en-CH" w:eastAsia="en-GB"/>
        </w:rPr>
      </w:pPr>
      <w:r>
        <w:t xml:space="preserve">Figure </w:t>
      </w:r>
      <w:r>
        <w:fldChar w:fldCharType="begin"/>
      </w:r>
      <w:r>
        <w:instrText xml:space="preserve"> SEQ Figure \* ARABIC </w:instrText>
      </w:r>
      <w:r>
        <w:fldChar w:fldCharType="separate"/>
      </w:r>
      <w:r>
        <w:rPr>
          <w:noProof/>
        </w:rPr>
        <w:t>3</w:t>
      </w:r>
      <w:r>
        <w:fldChar w:fldCharType="end"/>
      </w:r>
      <w:r>
        <w:t xml:space="preserve"> Inital Chess Code Process</w:t>
      </w:r>
    </w:p>
    <w:p w14:paraId="41D528EB" w14:textId="77777777" w:rsidR="0097467F" w:rsidRPr="0097467F" w:rsidRDefault="0097467F" w:rsidP="0097467F">
      <w:pPr>
        <w:rPr>
          <w:lang w:val="en-US"/>
        </w:rPr>
      </w:pPr>
    </w:p>
    <w:p w14:paraId="44C2EF6A" w14:textId="25B62A85" w:rsidR="003C2679" w:rsidRPr="003C2679" w:rsidRDefault="003C2679" w:rsidP="003C2679">
      <w:pPr>
        <w:pStyle w:val="Heading2"/>
        <w:rPr>
          <w:lang w:val="en-US"/>
        </w:rPr>
      </w:pPr>
      <w:r>
        <w:rPr>
          <w:lang w:val="en-US"/>
        </w:rPr>
        <w:t>Concepts</w:t>
      </w:r>
    </w:p>
    <w:p w14:paraId="5FE345FB" w14:textId="77777777" w:rsidR="00C11681" w:rsidRPr="00C03B2B" w:rsidRDefault="00C11681" w:rsidP="006550C4">
      <w:pPr>
        <w:pStyle w:val="Heading3"/>
        <w:rPr>
          <w:lang w:val="en-US"/>
        </w:rPr>
        <w:pPrChange w:id="77" w:author="Attila Vizhanyo" w:date="2024-01-03T18:35:00Z">
          <w:pPr>
            <w:pStyle w:val="Heading4"/>
          </w:pPr>
        </w:pPrChange>
      </w:pPr>
      <w:r w:rsidRPr="00C03B2B">
        <w:rPr>
          <w:lang w:val="en-US"/>
        </w:rPr>
        <w:t>Figure (or Piece)</w:t>
      </w:r>
    </w:p>
    <w:p w14:paraId="6F2A32AE" w14:textId="662460C0" w:rsidR="009E1174" w:rsidRPr="00C03B2B" w:rsidDel="006550C4" w:rsidRDefault="00092DDB" w:rsidP="009E1174">
      <w:pPr>
        <w:rPr>
          <w:del w:id="78" w:author="Attila Vizhanyo" w:date="2024-01-03T18:35:00Z"/>
          <w:shd w:val="clear" w:color="auto" w:fill="FFFFFF"/>
          <w:lang w:val="en-US"/>
        </w:rPr>
      </w:pPr>
      <w:del w:id="79" w:author="Attila Vizhanyo" w:date="2024-01-03T18:35:00Z">
        <w:r w:rsidDel="006550C4">
          <w:rPr>
            <w:shd w:val="clear" w:color="auto" w:fill="FFFFFF"/>
            <w:lang w:val="en-US"/>
          </w:rPr>
          <w:delText>“</w:delText>
        </w:r>
        <w:r w:rsidR="009E1174" w:rsidRPr="00C03B2B" w:rsidDel="006550C4">
          <w:rPr>
            <w:shd w:val="clear" w:color="auto" w:fill="FFFFFF"/>
            <w:lang w:val="en-US"/>
          </w:rPr>
          <w:delText>A Class is like an object constructor, or a "blueprint" for creating objects.</w:delText>
        </w:r>
        <w:r w:rsidDel="006550C4">
          <w:rPr>
            <w:shd w:val="clear" w:color="auto" w:fill="FFFFFF"/>
            <w:lang w:val="en-US"/>
          </w:rPr>
          <w:delText>”</w:delText>
        </w:r>
      </w:del>
      <w:customXmlDelRangeStart w:id="80" w:author="Attila Vizhanyo" w:date="2024-01-03T18:35:00Z"/>
      <w:sdt>
        <w:sdtPr>
          <w:rPr>
            <w:shd w:val="clear" w:color="auto" w:fill="FFFFFF"/>
            <w:lang w:val="en-US"/>
          </w:rPr>
          <w:id w:val="646328722"/>
          <w:citation/>
        </w:sdtPr>
        <w:sdtContent>
          <w:customXmlDelRangeEnd w:id="80"/>
          <w:del w:id="81" w:author="Attila Vizhanyo" w:date="2024-01-03T18:35:00Z">
            <w:r w:rsidR="009E1174" w:rsidRPr="00C03B2B" w:rsidDel="006550C4">
              <w:rPr>
                <w:shd w:val="clear" w:color="auto" w:fill="FFFFFF"/>
                <w:lang w:val="en-US"/>
              </w:rPr>
              <w:fldChar w:fldCharType="begin"/>
            </w:r>
            <w:r w:rsidR="009E1174" w:rsidRPr="00C03B2B" w:rsidDel="006550C4">
              <w:rPr>
                <w:shd w:val="clear" w:color="auto" w:fill="FFFFFF"/>
                <w:lang w:val="en-US"/>
              </w:rPr>
              <w:delInstrText xml:space="preserve"> CITATION W3S \l 4108 </w:delInstrText>
            </w:r>
            <w:r w:rsidR="009E1174" w:rsidRPr="00C03B2B" w:rsidDel="006550C4">
              <w:rPr>
                <w:shd w:val="clear" w:color="auto" w:fill="FFFFFF"/>
                <w:lang w:val="en-US"/>
              </w:rPr>
              <w:fldChar w:fldCharType="separate"/>
            </w:r>
            <w:r w:rsidR="0045686B" w:rsidDel="006550C4">
              <w:rPr>
                <w:noProof/>
                <w:shd w:val="clear" w:color="auto" w:fill="FFFFFF"/>
                <w:lang w:val="en-US"/>
              </w:rPr>
              <w:delText xml:space="preserve"> </w:delText>
            </w:r>
            <w:r w:rsidR="0045686B" w:rsidRPr="0097467F" w:rsidDel="006550C4">
              <w:rPr>
                <w:noProof/>
                <w:shd w:val="clear" w:color="auto" w:fill="FFFFFF"/>
                <w:lang w:val="en-US"/>
              </w:rPr>
              <w:delText>(W3Schools, s.d.)</w:delText>
            </w:r>
            <w:r w:rsidR="009E1174" w:rsidRPr="00C03B2B" w:rsidDel="006550C4">
              <w:rPr>
                <w:shd w:val="clear" w:color="auto" w:fill="FFFFFF"/>
                <w:lang w:val="en-US"/>
              </w:rPr>
              <w:fldChar w:fldCharType="end"/>
            </w:r>
          </w:del>
          <w:customXmlDelRangeStart w:id="82" w:author="Attila Vizhanyo" w:date="2024-01-03T18:35:00Z"/>
        </w:sdtContent>
      </w:sdt>
      <w:customXmlDelRangeEnd w:id="82"/>
    </w:p>
    <w:p w14:paraId="2CCDCB64" w14:textId="77777777" w:rsidR="00387C0A" w:rsidRDefault="00387C0A" w:rsidP="00387C0A">
      <w:pPr>
        <w:rPr>
          <w:ins w:id="83" w:author="Attila Vizhanyo" w:date="2024-01-03T18:35:00Z"/>
          <w:lang w:val="en-US"/>
        </w:rPr>
      </w:pPr>
      <w:r>
        <w:rPr>
          <w:lang w:val="en-US"/>
        </w:rPr>
        <w:t>The first key concept that needs to be modeled in any chess program is the concept of the chess pieces, also called the figures. There are sixteen pieces of each color, black and white:</w:t>
      </w:r>
      <w:r w:rsidRPr="00861C65">
        <w:rPr>
          <w:lang w:val="en-US"/>
        </w:rPr>
        <w:t xml:space="preserve"> </w:t>
      </w:r>
      <w:r w:rsidRPr="001C638F">
        <w:rPr>
          <w:lang w:val="en-US"/>
        </w:rPr>
        <w:t xml:space="preserve">one king, one queen, two rooks, two bishops, two knights, and eight pawns. </w:t>
      </w:r>
      <w:r>
        <w:rPr>
          <w:lang w:val="en-US"/>
        </w:rPr>
        <w:t xml:space="preserve">Each piece has a type and a position. Each piece has a defined starting position at the beginning of the game. During the game, the players move the white and black pieces in alternate turns, thus the </w:t>
      </w:r>
      <w:r>
        <w:rPr>
          <w:lang w:val="en-US"/>
        </w:rPr>
        <w:lastRenderedPageBreak/>
        <w:t>position of the pieces need to be updated. The pieces can move to a square that is either unoccupied or occupied by the opponent’s piece. Each figure needs to know which squares it can move to, based on its type.</w:t>
      </w:r>
      <w:del w:id="84" w:author="Attila Vizhanyo" w:date="2024-01-03T18:35:00Z">
        <w:r w:rsidDel="006550C4">
          <w:rPr>
            <w:lang w:val="en-US"/>
          </w:rPr>
          <w:delText xml:space="preserve"> </w:delText>
        </w:r>
      </w:del>
    </w:p>
    <w:p w14:paraId="757C0EEF" w14:textId="61A91974" w:rsidR="006550C4" w:rsidRDefault="006550C4" w:rsidP="00387C0A">
      <w:pPr>
        <w:rPr>
          <w:lang w:val="en-US"/>
        </w:rPr>
      </w:pPr>
      <w:ins w:id="85" w:author="Attila Vizhanyo" w:date="2024-01-03T18:35:00Z">
        <w:r>
          <w:rPr>
            <w:lang w:val="en-US"/>
          </w:rPr>
          <w:t xml:space="preserve">In the program, the pieces are modeled with the Figure class. </w:t>
        </w:r>
        <w:r w:rsidRPr="00C03B2B">
          <w:rPr>
            <w:shd w:val="clear" w:color="auto" w:fill="FFFFFF"/>
            <w:lang w:val="en-US"/>
          </w:rPr>
          <w:t>A Class is like an object constructor, or a "blueprint" for creating objects.</w:t>
        </w:r>
      </w:ins>
      <w:customXmlInsRangeStart w:id="86" w:author="Attila Vizhanyo" w:date="2024-01-03T18:35:00Z"/>
      <w:sdt>
        <w:sdtPr>
          <w:rPr>
            <w:shd w:val="clear" w:color="auto" w:fill="FFFFFF"/>
            <w:lang w:val="en-US"/>
          </w:rPr>
          <w:id w:val="-659610285"/>
          <w:citation/>
        </w:sdtPr>
        <w:sdtContent>
          <w:customXmlInsRangeEnd w:id="86"/>
          <w:ins w:id="87" w:author="Attila Vizhanyo" w:date="2024-01-03T18:35:00Z">
            <w:r w:rsidRPr="00C03B2B">
              <w:rPr>
                <w:shd w:val="clear" w:color="auto" w:fill="FFFFFF"/>
                <w:lang w:val="en-US"/>
              </w:rPr>
              <w:fldChar w:fldCharType="begin"/>
            </w:r>
            <w:r w:rsidRPr="00C03B2B">
              <w:rPr>
                <w:shd w:val="clear" w:color="auto" w:fill="FFFFFF"/>
                <w:lang w:val="en-US"/>
              </w:rPr>
              <w:instrText xml:space="preserve"> CITATION W3S \l 4108 </w:instrText>
            </w:r>
            <w:r w:rsidRPr="00C03B2B">
              <w:rPr>
                <w:shd w:val="clear" w:color="auto" w:fill="FFFFFF"/>
                <w:lang w:val="en-US"/>
              </w:rPr>
              <w:fldChar w:fldCharType="separate"/>
            </w:r>
            <w:r>
              <w:rPr>
                <w:noProof/>
                <w:shd w:val="clear" w:color="auto" w:fill="FFFFFF"/>
                <w:lang w:val="en-US"/>
              </w:rPr>
              <w:t xml:space="preserve"> </w:t>
            </w:r>
            <w:r w:rsidRPr="00C66C71">
              <w:rPr>
                <w:noProof/>
                <w:shd w:val="clear" w:color="auto" w:fill="FFFFFF"/>
                <w:lang w:val="en-US"/>
              </w:rPr>
              <w:t>(W3Schools, s.d.)</w:t>
            </w:r>
            <w:r w:rsidRPr="00C03B2B">
              <w:rPr>
                <w:shd w:val="clear" w:color="auto" w:fill="FFFFFF"/>
                <w:lang w:val="en-US"/>
              </w:rPr>
              <w:fldChar w:fldCharType="end"/>
            </w:r>
          </w:ins>
          <w:customXmlInsRangeStart w:id="88" w:author="Attila Vizhanyo" w:date="2024-01-03T18:35:00Z"/>
        </w:sdtContent>
      </w:sdt>
      <w:customXmlInsRangeEnd w:id="88"/>
    </w:p>
    <w:p w14:paraId="78CD9443" w14:textId="5C5C778A" w:rsidR="00C11681" w:rsidRPr="00C03B2B" w:rsidRDefault="00C11681" w:rsidP="00005D34">
      <w:pPr>
        <w:jc w:val="center"/>
        <w:rPr>
          <w:lang w:val="en-US"/>
        </w:rPr>
      </w:pPr>
      <w:r w:rsidRPr="00C03B2B">
        <w:rPr>
          <w:noProof/>
          <w:lang w:val="en-US"/>
        </w:rPr>
        <w:drawing>
          <wp:inline distT="0" distB="0" distL="0" distR="0" wp14:anchorId="6262D03B" wp14:editId="03DB653E">
            <wp:extent cx="4435200" cy="1353600"/>
            <wp:effectExtent l="0" t="0" r="0" b="5715"/>
            <wp:docPr id="168889083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90830" name="Picture 1" descr="A white paper with black text&#10;&#10;Description automatically generated"/>
                    <pic:cNvPicPr/>
                  </pic:nvPicPr>
                  <pic:blipFill>
                    <a:blip r:embed="rId18"/>
                    <a:stretch>
                      <a:fillRect/>
                    </a:stretch>
                  </pic:blipFill>
                  <pic:spPr>
                    <a:xfrm>
                      <a:off x="0" y="0"/>
                      <a:ext cx="4435200" cy="1353600"/>
                    </a:xfrm>
                    <a:prstGeom prst="rect">
                      <a:avLst/>
                    </a:prstGeom>
                  </pic:spPr>
                </pic:pic>
              </a:graphicData>
            </a:graphic>
          </wp:inline>
        </w:drawing>
      </w:r>
    </w:p>
    <w:tbl>
      <w:tblPr>
        <w:tblStyle w:val="GridTable4-Accent1"/>
        <w:tblW w:w="0" w:type="auto"/>
        <w:tblLook w:val="04A0" w:firstRow="1" w:lastRow="0" w:firstColumn="1" w:lastColumn="0" w:noHBand="0" w:noVBand="1"/>
      </w:tblPr>
      <w:tblGrid>
        <w:gridCol w:w="2405"/>
        <w:gridCol w:w="4111"/>
        <w:gridCol w:w="2545"/>
      </w:tblGrid>
      <w:tr w:rsidR="00C11681" w:rsidRPr="00C03B2B" w14:paraId="1648D07C" w14:textId="77777777" w:rsidTr="0086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4AEA70F" w14:textId="77777777" w:rsidR="00C11681" w:rsidRPr="00C03B2B" w:rsidRDefault="00C11681" w:rsidP="00005D34">
            <w:pPr>
              <w:jc w:val="left"/>
              <w:rPr>
                <w:lang w:val="en-US"/>
              </w:rPr>
            </w:pPr>
            <w:r w:rsidRPr="00C03B2B">
              <w:rPr>
                <w:lang w:val="en-US"/>
              </w:rPr>
              <w:t>Member name</w:t>
            </w:r>
          </w:p>
        </w:tc>
        <w:tc>
          <w:tcPr>
            <w:tcW w:w="4111" w:type="dxa"/>
          </w:tcPr>
          <w:p w14:paraId="6B4BD67E" w14:textId="77777777" w:rsidR="00C11681" w:rsidRPr="00C03B2B" w:rsidRDefault="00C11681" w:rsidP="00005D34">
            <w:pPr>
              <w:jc w:val="left"/>
              <w:cnfStyle w:val="100000000000" w:firstRow="1" w:lastRow="0" w:firstColumn="0" w:lastColumn="0" w:oddVBand="0" w:evenVBand="0" w:oddHBand="0" w:evenHBand="0" w:firstRowFirstColumn="0" w:firstRowLastColumn="0" w:lastRowFirstColumn="0" w:lastRowLastColumn="0"/>
              <w:rPr>
                <w:lang w:val="en-US"/>
              </w:rPr>
            </w:pPr>
            <w:r w:rsidRPr="00C03B2B">
              <w:rPr>
                <w:lang w:val="en-US"/>
              </w:rPr>
              <w:t>Description</w:t>
            </w:r>
          </w:p>
        </w:tc>
        <w:tc>
          <w:tcPr>
            <w:tcW w:w="2545" w:type="dxa"/>
          </w:tcPr>
          <w:p w14:paraId="57709D21" w14:textId="1DCF5520" w:rsidR="00C11681" w:rsidRPr="00C03B2B" w:rsidRDefault="00387C0A" w:rsidP="00005D34">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Example</w:t>
            </w:r>
          </w:p>
        </w:tc>
      </w:tr>
      <w:tr w:rsidR="00C11681" w:rsidRPr="00387C0A" w14:paraId="037AA75F" w14:textId="77777777"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272E231" w14:textId="77777777" w:rsidR="00C11681" w:rsidRPr="00C03B2B" w:rsidRDefault="00C11681" w:rsidP="00005D34">
            <w:pPr>
              <w:jc w:val="left"/>
              <w:rPr>
                <w:lang w:val="en-US"/>
              </w:rPr>
            </w:pPr>
            <w:r w:rsidRPr="00C03B2B">
              <w:rPr>
                <w:lang w:val="en-US"/>
              </w:rPr>
              <w:t>name</w:t>
            </w:r>
          </w:p>
        </w:tc>
        <w:tc>
          <w:tcPr>
            <w:tcW w:w="4111" w:type="dxa"/>
          </w:tcPr>
          <w:p w14:paraId="0C5C2DAC" w14:textId="1F0BE7C1" w:rsidR="00C11681" w:rsidRPr="00C03B2B" w:rsidRDefault="00387C0A" w:rsidP="00005D3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Represents the type of the figure.</w:t>
            </w:r>
          </w:p>
        </w:tc>
        <w:tc>
          <w:tcPr>
            <w:tcW w:w="2545" w:type="dxa"/>
          </w:tcPr>
          <w:p w14:paraId="4750D7FC" w14:textId="785D8E8D" w:rsidR="00C11681" w:rsidRPr="00C03B2B" w:rsidRDefault="00387C0A" w:rsidP="00005D3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WB</w:t>
            </w:r>
          </w:p>
        </w:tc>
      </w:tr>
      <w:tr w:rsidR="00387C0A" w:rsidRPr="00387C0A" w14:paraId="2AE4FAC4" w14:textId="77777777" w:rsidTr="00861C65">
        <w:tc>
          <w:tcPr>
            <w:cnfStyle w:val="001000000000" w:firstRow="0" w:lastRow="0" w:firstColumn="1" w:lastColumn="0" w:oddVBand="0" w:evenVBand="0" w:oddHBand="0" w:evenHBand="0" w:firstRowFirstColumn="0" w:firstRowLastColumn="0" w:lastRowFirstColumn="0" w:lastRowLastColumn="0"/>
            <w:tcW w:w="2405" w:type="dxa"/>
          </w:tcPr>
          <w:p w14:paraId="1373A0FC" w14:textId="77777777" w:rsidR="00387C0A" w:rsidRPr="00C03B2B" w:rsidRDefault="00387C0A" w:rsidP="00387C0A">
            <w:pPr>
              <w:jc w:val="left"/>
              <w:rPr>
                <w:lang w:val="en-US"/>
              </w:rPr>
            </w:pPr>
            <w:r w:rsidRPr="00C03B2B">
              <w:rPr>
                <w:lang w:val="en-US"/>
              </w:rPr>
              <w:t>object_name</w:t>
            </w:r>
          </w:p>
        </w:tc>
        <w:tc>
          <w:tcPr>
            <w:tcW w:w="4111" w:type="dxa"/>
          </w:tcPr>
          <w:p w14:paraId="55F3A33C" w14:textId="0D0A1FEC" w:rsidR="00387C0A" w:rsidRPr="00C03B2B" w:rsidRDefault="00387C0A" w:rsidP="00387C0A">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Unique identifier of the figure.</w:t>
            </w:r>
          </w:p>
        </w:tc>
        <w:tc>
          <w:tcPr>
            <w:tcW w:w="2545" w:type="dxa"/>
          </w:tcPr>
          <w:p w14:paraId="7ECA1DC5" w14:textId="1CF84C56" w:rsidR="00387C0A" w:rsidRPr="00C03B2B" w:rsidRDefault="00387C0A" w:rsidP="00387C0A">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B1</w:t>
            </w:r>
          </w:p>
        </w:tc>
      </w:tr>
      <w:tr w:rsidR="00387C0A" w:rsidRPr="00882A91" w14:paraId="17A60116" w14:textId="77777777"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D74EFC5" w14:textId="77777777" w:rsidR="00387C0A" w:rsidRPr="00C03B2B" w:rsidRDefault="00387C0A" w:rsidP="00387C0A">
            <w:pPr>
              <w:jc w:val="left"/>
              <w:rPr>
                <w:lang w:val="en-US"/>
              </w:rPr>
            </w:pPr>
            <w:r w:rsidRPr="00C03B2B">
              <w:rPr>
                <w:lang w:val="en-US"/>
              </w:rPr>
              <w:t>color</w:t>
            </w:r>
          </w:p>
        </w:tc>
        <w:tc>
          <w:tcPr>
            <w:tcW w:w="4111" w:type="dxa"/>
          </w:tcPr>
          <w:p w14:paraId="7A1F25BD" w14:textId="5EB25AE9" w:rsidR="00387C0A" w:rsidRPr="00C03B2B" w:rsidRDefault="006550C4" w:rsidP="00387C0A">
            <w:pPr>
              <w:jc w:val="left"/>
              <w:cnfStyle w:val="000000100000" w:firstRow="0" w:lastRow="0" w:firstColumn="0" w:lastColumn="0" w:oddVBand="0" w:evenVBand="0" w:oddHBand="1" w:evenHBand="0" w:firstRowFirstColumn="0" w:firstRowLastColumn="0" w:lastRowFirstColumn="0" w:lastRowLastColumn="0"/>
              <w:rPr>
                <w:lang w:val="en-US"/>
              </w:rPr>
            </w:pPr>
            <w:ins w:id="89" w:author="Attila Vizhanyo" w:date="2024-01-03T18:36:00Z">
              <w:r>
                <w:rPr>
                  <w:lang w:val="en-US"/>
                </w:rPr>
                <w:t>Black or White</w:t>
              </w:r>
            </w:ins>
            <w:del w:id="90" w:author="Attila Vizhanyo" w:date="2024-01-03T18:36:00Z">
              <w:r w:rsidR="00387C0A" w:rsidRPr="00C03B2B" w:rsidDel="006550C4">
                <w:rPr>
                  <w:lang w:val="en-US"/>
                </w:rPr>
                <w:delText>Unicode characters to display the image of the chess piece.</w:delText>
              </w:r>
            </w:del>
          </w:p>
        </w:tc>
        <w:tc>
          <w:tcPr>
            <w:tcW w:w="2545" w:type="dxa"/>
          </w:tcPr>
          <w:p w14:paraId="17F7C750" w14:textId="77777777" w:rsidR="00387C0A" w:rsidRPr="00C03B2B" w:rsidRDefault="00387C0A" w:rsidP="00387C0A">
            <w:pPr>
              <w:jc w:val="left"/>
              <w:cnfStyle w:val="000000100000" w:firstRow="0" w:lastRow="0" w:firstColumn="0" w:lastColumn="0" w:oddVBand="0" w:evenVBand="0" w:oddHBand="1" w:evenHBand="0" w:firstRowFirstColumn="0" w:firstRowLastColumn="0" w:lastRowFirstColumn="0" w:lastRowLastColumn="0"/>
              <w:rPr>
                <w:lang w:val="en-US"/>
              </w:rPr>
            </w:pPr>
          </w:p>
        </w:tc>
      </w:tr>
      <w:tr w:rsidR="00387C0A" w:rsidRPr="00C03B2B" w14:paraId="47C971AB" w14:textId="77777777" w:rsidTr="00861C65">
        <w:tc>
          <w:tcPr>
            <w:cnfStyle w:val="001000000000" w:firstRow="0" w:lastRow="0" w:firstColumn="1" w:lastColumn="0" w:oddVBand="0" w:evenVBand="0" w:oddHBand="0" w:evenHBand="0" w:firstRowFirstColumn="0" w:firstRowLastColumn="0" w:lastRowFirstColumn="0" w:lastRowLastColumn="0"/>
            <w:tcW w:w="2405" w:type="dxa"/>
          </w:tcPr>
          <w:p w14:paraId="5684653C" w14:textId="77777777" w:rsidR="00387C0A" w:rsidRPr="00C03B2B" w:rsidRDefault="00387C0A" w:rsidP="00387C0A">
            <w:pPr>
              <w:jc w:val="left"/>
              <w:rPr>
                <w:lang w:val="en-US"/>
              </w:rPr>
            </w:pPr>
            <w:r w:rsidRPr="00C03B2B">
              <w:rPr>
                <w:lang w:val="en-US"/>
              </w:rPr>
              <w:t>position</w:t>
            </w:r>
          </w:p>
        </w:tc>
        <w:tc>
          <w:tcPr>
            <w:tcW w:w="4111" w:type="dxa"/>
          </w:tcPr>
          <w:p w14:paraId="302C8A23" w14:textId="0E9F4699" w:rsidR="00387C0A" w:rsidRPr="00C03B2B" w:rsidRDefault="006550C4" w:rsidP="00387C0A">
            <w:pPr>
              <w:jc w:val="left"/>
              <w:cnfStyle w:val="000000000000" w:firstRow="0" w:lastRow="0" w:firstColumn="0" w:lastColumn="0" w:oddVBand="0" w:evenVBand="0" w:oddHBand="0" w:evenHBand="0" w:firstRowFirstColumn="0" w:firstRowLastColumn="0" w:lastRowFirstColumn="0" w:lastRowLastColumn="0"/>
              <w:rPr>
                <w:lang w:val="en-US"/>
              </w:rPr>
            </w:pPr>
            <w:ins w:id="91" w:author="Attila Vizhanyo" w:date="2024-01-03T18:36:00Z">
              <w:r w:rsidRPr="00C03B2B">
                <w:rPr>
                  <w:lang w:val="en-US"/>
                </w:rPr>
                <w:t xml:space="preserve">The current </w:t>
              </w:r>
              <w:r>
                <w:rPr>
                  <w:lang w:val="en-US"/>
                </w:rPr>
                <w:t>position</w:t>
              </w:r>
              <w:r w:rsidRPr="00C03B2B">
                <w:rPr>
                  <w:lang w:val="en-US"/>
                </w:rPr>
                <w:t xml:space="preserve"> of the piece</w:t>
              </w:r>
              <w:r>
                <w:rPr>
                  <w:lang w:val="en-US"/>
                </w:rPr>
                <w:t xml:space="preserve"> on the board (zero-indexed)</w:t>
              </w:r>
              <w:r w:rsidRPr="00C03B2B">
                <w:rPr>
                  <w:lang w:val="en-US"/>
                </w:rPr>
                <w:t>.</w:t>
              </w:r>
            </w:ins>
            <w:del w:id="92" w:author="Attila Vizhanyo" w:date="2024-01-03T18:36:00Z">
              <w:r w:rsidR="00387C0A" w:rsidRPr="00C03B2B" w:rsidDel="006550C4">
                <w:rPr>
                  <w:lang w:val="en-US"/>
                </w:rPr>
                <w:delText>The current coordinates of the piece.</w:delText>
              </w:r>
            </w:del>
          </w:p>
        </w:tc>
        <w:tc>
          <w:tcPr>
            <w:tcW w:w="2545" w:type="dxa"/>
          </w:tcPr>
          <w:p w14:paraId="37BC244D" w14:textId="3CB90030" w:rsidR="00387C0A" w:rsidRPr="00C03B2B" w:rsidRDefault="00387C0A" w:rsidP="00387C0A">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e.g. (0,4) – see Section </w:t>
            </w:r>
            <w:r>
              <w:rPr>
                <w:lang w:val="en-US"/>
              </w:rPr>
              <w:fldChar w:fldCharType="begin"/>
            </w:r>
            <w:r>
              <w:rPr>
                <w:lang w:val="en-US"/>
              </w:rPr>
              <w:instrText xml:space="preserve"> REF _Ref155118193 \r \h </w:instrText>
            </w:r>
            <w:r>
              <w:rPr>
                <w:lang w:val="en-US"/>
              </w:rPr>
            </w:r>
            <w:r>
              <w:rPr>
                <w:lang w:val="en-US"/>
              </w:rPr>
              <w:fldChar w:fldCharType="separate"/>
            </w:r>
            <w:r w:rsidR="0045686B">
              <w:rPr>
                <w:lang w:val="en-US"/>
              </w:rPr>
              <w:t>2.1.1.3</w:t>
            </w:r>
            <w:r>
              <w:rPr>
                <w:lang w:val="en-US"/>
              </w:rPr>
              <w:fldChar w:fldCharType="end"/>
            </w:r>
          </w:p>
        </w:tc>
      </w:tr>
      <w:tr w:rsidR="00387C0A" w:rsidRPr="00882A91" w14:paraId="0D7ED342" w14:textId="77777777"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1A82D8" w14:textId="77777777" w:rsidR="00387C0A" w:rsidRPr="00C03B2B" w:rsidRDefault="00387C0A" w:rsidP="00387C0A">
            <w:pPr>
              <w:jc w:val="left"/>
              <w:rPr>
                <w:lang w:val="en-US"/>
              </w:rPr>
            </w:pPr>
            <w:r w:rsidRPr="00C03B2B">
              <w:rPr>
                <w:lang w:val="en-US"/>
              </w:rPr>
              <w:t>possible_moves</w:t>
            </w:r>
          </w:p>
        </w:tc>
        <w:tc>
          <w:tcPr>
            <w:tcW w:w="4111" w:type="dxa"/>
          </w:tcPr>
          <w:p w14:paraId="121A4428" w14:textId="2635817F" w:rsidR="00387C0A" w:rsidRPr="00C03B2B" w:rsidRDefault="006550C4" w:rsidP="00387C0A">
            <w:pPr>
              <w:jc w:val="left"/>
              <w:cnfStyle w:val="000000100000" w:firstRow="0" w:lastRow="0" w:firstColumn="0" w:lastColumn="0" w:oddVBand="0" w:evenVBand="0" w:oddHBand="1" w:evenHBand="0" w:firstRowFirstColumn="0" w:firstRowLastColumn="0" w:lastRowFirstColumn="0" w:lastRowLastColumn="0"/>
              <w:rPr>
                <w:lang w:val="en-US"/>
              </w:rPr>
            </w:pPr>
            <w:ins w:id="93" w:author="Attila Vizhanyo" w:date="2024-01-03T18:36:00Z">
              <w:r w:rsidRPr="00C03B2B">
                <w:rPr>
                  <w:lang w:val="en-US"/>
                </w:rPr>
                <w:t xml:space="preserve">The </w:t>
              </w:r>
              <w:r>
                <w:rPr>
                  <w:lang w:val="en-US"/>
                </w:rPr>
                <w:t>position</w:t>
              </w:r>
              <w:r w:rsidRPr="00C03B2B">
                <w:rPr>
                  <w:lang w:val="en-US"/>
                </w:rPr>
                <w:t>s to which the piece can move.</w:t>
              </w:r>
            </w:ins>
            <w:del w:id="94" w:author="Attila Vizhanyo" w:date="2024-01-03T18:36:00Z">
              <w:r w:rsidR="00387C0A" w:rsidRPr="00C03B2B" w:rsidDel="006550C4">
                <w:rPr>
                  <w:lang w:val="en-US"/>
                </w:rPr>
                <w:delText>The coordinates to which the piece can move.</w:delText>
              </w:r>
            </w:del>
          </w:p>
        </w:tc>
        <w:tc>
          <w:tcPr>
            <w:tcW w:w="2545" w:type="dxa"/>
          </w:tcPr>
          <w:p w14:paraId="14B5620A" w14:textId="77777777" w:rsidR="00387C0A" w:rsidRPr="00C03B2B" w:rsidRDefault="00387C0A" w:rsidP="00387C0A">
            <w:pPr>
              <w:jc w:val="left"/>
              <w:cnfStyle w:val="000000100000" w:firstRow="0" w:lastRow="0" w:firstColumn="0" w:lastColumn="0" w:oddVBand="0" w:evenVBand="0" w:oddHBand="1" w:evenHBand="0" w:firstRowFirstColumn="0" w:firstRowLastColumn="0" w:lastRowFirstColumn="0" w:lastRowLastColumn="0"/>
              <w:rPr>
                <w:lang w:val="en-US"/>
              </w:rPr>
            </w:pPr>
          </w:p>
        </w:tc>
      </w:tr>
    </w:tbl>
    <w:p w14:paraId="360FB960" w14:textId="77777777" w:rsidR="006550C4" w:rsidRDefault="006550C4" w:rsidP="00387C0A">
      <w:pPr>
        <w:rPr>
          <w:ins w:id="95" w:author="Attila Vizhanyo" w:date="2024-01-03T18:37:00Z"/>
          <w:lang w:val="en-US"/>
        </w:rPr>
      </w:pPr>
    </w:p>
    <w:p w14:paraId="75F1CA5E" w14:textId="04B1DA48" w:rsidR="00387C0A" w:rsidRDefault="006550C4" w:rsidP="00387C0A">
      <w:pPr>
        <w:rPr>
          <w:lang w:val="en-US"/>
        </w:rPr>
      </w:pPr>
      <w:ins w:id="96" w:author="Attila Vizhanyo" w:date="2024-01-03T18:37:00Z">
        <w:r>
          <w:rPr>
            <w:lang w:val="en-US"/>
          </w:rPr>
          <w:t>The following table describes the valid names (i.e. types), counts (i.e. how many objects of that type exists in the program) and the associated object names:</w:t>
        </w:r>
      </w:ins>
    </w:p>
    <w:tbl>
      <w:tblPr>
        <w:tblStyle w:val="GridTable4-Accent1"/>
        <w:tblW w:w="0" w:type="auto"/>
        <w:tblInd w:w="5" w:type="dxa"/>
        <w:tblLook w:val="04A0" w:firstRow="1" w:lastRow="0" w:firstColumn="1" w:lastColumn="0" w:noHBand="0" w:noVBand="1"/>
      </w:tblPr>
      <w:tblGrid>
        <w:gridCol w:w="1442"/>
        <w:gridCol w:w="3677"/>
        <w:gridCol w:w="1140"/>
        <w:gridCol w:w="2797"/>
      </w:tblGrid>
      <w:tr w:rsidR="00387C0A" w14:paraId="7EEAE2DE" w14:textId="77777777" w:rsidTr="0086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3F858649" w14:textId="77777777" w:rsidR="00387C0A" w:rsidRDefault="00387C0A" w:rsidP="00861C65">
            <w:pPr>
              <w:jc w:val="left"/>
              <w:rPr>
                <w:lang w:val="en-US"/>
              </w:rPr>
            </w:pPr>
            <w:r>
              <w:rPr>
                <w:lang w:val="en-US"/>
              </w:rPr>
              <w:t>Figure</w:t>
            </w:r>
            <w:r>
              <w:rPr>
                <w:lang w:val="en-US"/>
              </w:rPr>
              <w:br/>
              <w:t>Name</w:t>
            </w:r>
          </w:p>
        </w:tc>
        <w:tc>
          <w:tcPr>
            <w:tcW w:w="3677" w:type="dxa"/>
          </w:tcPr>
          <w:p w14:paraId="007D7331" w14:textId="77777777" w:rsidR="00387C0A" w:rsidRDefault="00387C0A" w:rsidP="00861C65">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1140" w:type="dxa"/>
          </w:tcPr>
          <w:p w14:paraId="67B8DC04" w14:textId="77777777" w:rsidR="00387C0A" w:rsidRDefault="00387C0A" w:rsidP="00861C65">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Count</w:t>
            </w:r>
          </w:p>
        </w:tc>
        <w:tc>
          <w:tcPr>
            <w:tcW w:w="2797" w:type="dxa"/>
          </w:tcPr>
          <w:p w14:paraId="39DD6EA8" w14:textId="77777777" w:rsidR="00387C0A" w:rsidRDefault="00387C0A" w:rsidP="00861C65">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Object Names </w:t>
            </w:r>
          </w:p>
        </w:tc>
      </w:tr>
      <w:tr w:rsidR="00387C0A" w14:paraId="4DDD731F" w14:textId="77777777"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140E5590" w14:textId="77777777" w:rsidR="00387C0A" w:rsidRPr="00E00030" w:rsidRDefault="00387C0A" w:rsidP="00861C65">
            <w:pPr>
              <w:jc w:val="left"/>
              <w:rPr>
                <w:b w:val="0"/>
                <w:bCs w:val="0"/>
                <w:lang w:val="en-US"/>
              </w:rPr>
            </w:pPr>
            <w:r w:rsidRPr="00E00030">
              <w:rPr>
                <w:lang w:val="en-US"/>
              </w:rPr>
              <w:t>WB</w:t>
            </w:r>
          </w:p>
        </w:tc>
        <w:tc>
          <w:tcPr>
            <w:tcW w:w="3677" w:type="dxa"/>
          </w:tcPr>
          <w:p w14:paraId="04F532FB"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pPr>
            <w:r w:rsidRPr="00E00030">
              <w:t xml:space="preserve">White Pawn </w:t>
            </w:r>
            <w:r w:rsidRPr="00E00030">
              <w:br/>
              <w:t>(German: Weisser Bauer)</w:t>
            </w:r>
          </w:p>
        </w:tc>
        <w:tc>
          <w:tcPr>
            <w:tcW w:w="1140" w:type="dxa"/>
          </w:tcPr>
          <w:p w14:paraId="4DB18D77"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rPr>
                <w:lang w:val="en-US"/>
              </w:rPr>
            </w:pPr>
            <w:r w:rsidRPr="00E00030">
              <w:rPr>
                <w:lang w:val="en-US"/>
              </w:rPr>
              <w:t>8</w:t>
            </w:r>
          </w:p>
        </w:tc>
        <w:tc>
          <w:tcPr>
            <w:tcW w:w="2797" w:type="dxa"/>
          </w:tcPr>
          <w:p w14:paraId="2F8CF69B"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rPr>
                <w:lang w:val="en-US"/>
              </w:rPr>
            </w:pPr>
            <w:r w:rsidRPr="00E00030">
              <w:rPr>
                <w:lang w:val="en-US"/>
              </w:rPr>
              <w:t>B1,B2,B3,B4,B5,B6,B7,B8</w:t>
            </w:r>
          </w:p>
        </w:tc>
      </w:tr>
      <w:tr w:rsidR="00387C0A" w14:paraId="7C3ACFD6" w14:textId="77777777" w:rsidTr="00861C65">
        <w:tc>
          <w:tcPr>
            <w:cnfStyle w:val="001000000000" w:firstRow="0" w:lastRow="0" w:firstColumn="1" w:lastColumn="0" w:oddVBand="0" w:evenVBand="0" w:oddHBand="0" w:evenHBand="0" w:firstRowFirstColumn="0" w:firstRowLastColumn="0" w:lastRowFirstColumn="0" w:lastRowLastColumn="0"/>
            <w:tcW w:w="1442" w:type="dxa"/>
          </w:tcPr>
          <w:p w14:paraId="43964BCC" w14:textId="77777777" w:rsidR="00387C0A" w:rsidRPr="00E00030" w:rsidRDefault="00387C0A" w:rsidP="00861C65">
            <w:pPr>
              <w:jc w:val="left"/>
              <w:rPr>
                <w:b w:val="0"/>
                <w:bCs w:val="0"/>
                <w:lang w:val="en-US"/>
              </w:rPr>
            </w:pPr>
            <w:r w:rsidRPr="00E00030">
              <w:rPr>
                <w:lang w:val="en-US"/>
              </w:rPr>
              <w:t>WT</w:t>
            </w:r>
          </w:p>
        </w:tc>
        <w:tc>
          <w:tcPr>
            <w:tcW w:w="3677" w:type="dxa"/>
          </w:tcPr>
          <w:p w14:paraId="77E69B49"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pPr>
            <w:r w:rsidRPr="00E00030">
              <w:t>White Rook</w:t>
            </w:r>
            <w:r w:rsidRPr="00E00030">
              <w:br/>
              <w:t>(German: Weisser Turm)</w:t>
            </w:r>
          </w:p>
        </w:tc>
        <w:tc>
          <w:tcPr>
            <w:tcW w:w="1140" w:type="dxa"/>
          </w:tcPr>
          <w:p w14:paraId="64E038FA"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rPr>
                <w:lang w:val="en-US"/>
              </w:rPr>
            </w:pPr>
            <w:r w:rsidRPr="00E00030">
              <w:rPr>
                <w:lang w:val="en-US"/>
              </w:rPr>
              <w:t>2</w:t>
            </w:r>
          </w:p>
        </w:tc>
        <w:tc>
          <w:tcPr>
            <w:tcW w:w="2797" w:type="dxa"/>
          </w:tcPr>
          <w:p w14:paraId="08F6B999"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rPr>
                <w:lang w:val="en-US"/>
              </w:rPr>
            </w:pPr>
            <w:r w:rsidRPr="00E00030">
              <w:rPr>
                <w:lang w:val="en-US"/>
              </w:rPr>
              <w:t>T1,T2</w:t>
            </w:r>
          </w:p>
        </w:tc>
      </w:tr>
      <w:tr w:rsidR="00387C0A" w14:paraId="5AA42DC0" w14:textId="77777777"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774439DA" w14:textId="77777777" w:rsidR="00387C0A" w:rsidRPr="00E00030" w:rsidRDefault="00387C0A" w:rsidP="00861C65">
            <w:pPr>
              <w:jc w:val="left"/>
              <w:rPr>
                <w:b w:val="0"/>
                <w:bCs w:val="0"/>
                <w:lang w:val="en-US"/>
              </w:rPr>
            </w:pPr>
            <w:r w:rsidRPr="00E00030">
              <w:rPr>
                <w:lang w:val="en-US"/>
              </w:rPr>
              <w:t>WS</w:t>
            </w:r>
          </w:p>
        </w:tc>
        <w:tc>
          <w:tcPr>
            <w:tcW w:w="3677" w:type="dxa"/>
          </w:tcPr>
          <w:p w14:paraId="0F6C5CCE"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pPr>
            <w:r w:rsidRPr="00E00030">
              <w:t>White Knight</w:t>
            </w:r>
            <w:r w:rsidRPr="00E00030">
              <w:br/>
              <w:t>(German: Weisser Springer)</w:t>
            </w:r>
          </w:p>
        </w:tc>
        <w:tc>
          <w:tcPr>
            <w:tcW w:w="1140" w:type="dxa"/>
          </w:tcPr>
          <w:p w14:paraId="4B310102"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rPr>
                <w:lang w:val="en-US"/>
              </w:rPr>
            </w:pPr>
            <w:r w:rsidRPr="00E00030">
              <w:rPr>
                <w:lang w:val="en-US"/>
              </w:rPr>
              <w:t>2</w:t>
            </w:r>
          </w:p>
        </w:tc>
        <w:tc>
          <w:tcPr>
            <w:tcW w:w="2797" w:type="dxa"/>
          </w:tcPr>
          <w:p w14:paraId="32009014"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rPr>
                <w:lang w:val="en-US"/>
              </w:rPr>
            </w:pPr>
            <w:r w:rsidRPr="00E00030">
              <w:rPr>
                <w:lang w:val="en-US"/>
              </w:rPr>
              <w:t>S1,S2</w:t>
            </w:r>
          </w:p>
        </w:tc>
      </w:tr>
      <w:tr w:rsidR="00387C0A" w:rsidRPr="00861C65" w14:paraId="29A40B34" w14:textId="77777777" w:rsidTr="00861C65">
        <w:tc>
          <w:tcPr>
            <w:cnfStyle w:val="001000000000" w:firstRow="0" w:lastRow="0" w:firstColumn="1" w:lastColumn="0" w:oddVBand="0" w:evenVBand="0" w:oddHBand="0" w:evenHBand="0" w:firstRowFirstColumn="0" w:firstRowLastColumn="0" w:lastRowFirstColumn="0" w:lastRowLastColumn="0"/>
            <w:tcW w:w="1442" w:type="dxa"/>
          </w:tcPr>
          <w:p w14:paraId="677BFA76" w14:textId="77777777" w:rsidR="00387C0A" w:rsidRPr="00E00030" w:rsidRDefault="00387C0A" w:rsidP="00861C65">
            <w:pPr>
              <w:jc w:val="left"/>
              <w:rPr>
                <w:b w:val="0"/>
                <w:bCs w:val="0"/>
                <w:lang w:val="en-US"/>
              </w:rPr>
            </w:pPr>
            <w:r w:rsidRPr="00E00030">
              <w:rPr>
                <w:lang w:val="en-US"/>
              </w:rPr>
              <w:t>WL</w:t>
            </w:r>
          </w:p>
        </w:tc>
        <w:tc>
          <w:tcPr>
            <w:tcW w:w="3677" w:type="dxa"/>
          </w:tcPr>
          <w:p w14:paraId="1A44674C"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pPr>
            <w:r w:rsidRPr="00E00030">
              <w:t>White Bishop</w:t>
            </w:r>
            <w:r w:rsidRPr="00E00030">
              <w:br/>
              <w:t>(German: Weisser Läufer)</w:t>
            </w:r>
          </w:p>
        </w:tc>
        <w:tc>
          <w:tcPr>
            <w:tcW w:w="1140" w:type="dxa"/>
          </w:tcPr>
          <w:p w14:paraId="4D3B8DB3"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pPr>
            <w:r w:rsidRPr="00E00030">
              <w:t>2</w:t>
            </w:r>
          </w:p>
        </w:tc>
        <w:tc>
          <w:tcPr>
            <w:tcW w:w="2797" w:type="dxa"/>
          </w:tcPr>
          <w:p w14:paraId="00B7E39F"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pPr>
            <w:r w:rsidRPr="00E00030">
              <w:t>L1,L2</w:t>
            </w:r>
          </w:p>
        </w:tc>
      </w:tr>
      <w:tr w:rsidR="00387C0A" w14:paraId="4AB67BC4" w14:textId="77777777"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154E8576" w14:textId="77777777" w:rsidR="00387C0A" w:rsidRPr="00E00030" w:rsidRDefault="00387C0A" w:rsidP="00861C65">
            <w:pPr>
              <w:jc w:val="left"/>
              <w:rPr>
                <w:b w:val="0"/>
                <w:bCs w:val="0"/>
              </w:rPr>
            </w:pPr>
            <w:r w:rsidRPr="00E00030">
              <w:rPr>
                <w:b w:val="0"/>
                <w:bCs w:val="0"/>
              </w:rPr>
              <w:t>WD</w:t>
            </w:r>
          </w:p>
        </w:tc>
        <w:tc>
          <w:tcPr>
            <w:tcW w:w="3677" w:type="dxa"/>
          </w:tcPr>
          <w:p w14:paraId="0062CE5C"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pPr>
            <w:r w:rsidRPr="00E00030">
              <w:t>White Queen</w:t>
            </w:r>
            <w:r w:rsidRPr="00E00030">
              <w:br/>
              <w:t>(German: Weisse Dame)</w:t>
            </w:r>
          </w:p>
        </w:tc>
        <w:tc>
          <w:tcPr>
            <w:tcW w:w="1140" w:type="dxa"/>
          </w:tcPr>
          <w:p w14:paraId="69934A04"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pPr>
            <w:r w:rsidRPr="00E00030">
              <w:t>1</w:t>
            </w:r>
          </w:p>
        </w:tc>
        <w:tc>
          <w:tcPr>
            <w:tcW w:w="2797" w:type="dxa"/>
          </w:tcPr>
          <w:p w14:paraId="528B728D"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pPr>
            <w:r w:rsidRPr="00E00030">
              <w:t>D1</w:t>
            </w:r>
          </w:p>
        </w:tc>
      </w:tr>
      <w:tr w:rsidR="00387C0A" w:rsidRPr="00861C65" w14:paraId="6C587577" w14:textId="77777777" w:rsidTr="00861C65">
        <w:tc>
          <w:tcPr>
            <w:cnfStyle w:val="001000000000" w:firstRow="0" w:lastRow="0" w:firstColumn="1" w:lastColumn="0" w:oddVBand="0" w:evenVBand="0" w:oddHBand="0" w:evenHBand="0" w:firstRowFirstColumn="0" w:firstRowLastColumn="0" w:lastRowFirstColumn="0" w:lastRowLastColumn="0"/>
            <w:tcW w:w="1442" w:type="dxa"/>
          </w:tcPr>
          <w:p w14:paraId="55B6E14C" w14:textId="77777777" w:rsidR="00387C0A" w:rsidRPr="00E00030" w:rsidRDefault="00387C0A" w:rsidP="00861C65">
            <w:pPr>
              <w:jc w:val="left"/>
              <w:rPr>
                <w:b w:val="0"/>
                <w:bCs w:val="0"/>
              </w:rPr>
            </w:pPr>
            <w:r w:rsidRPr="00E00030">
              <w:rPr>
                <w:b w:val="0"/>
                <w:bCs w:val="0"/>
              </w:rPr>
              <w:t>W</w:t>
            </w:r>
            <w:r w:rsidRPr="00E00030">
              <w:t>K</w:t>
            </w:r>
          </w:p>
        </w:tc>
        <w:tc>
          <w:tcPr>
            <w:tcW w:w="3677" w:type="dxa"/>
          </w:tcPr>
          <w:p w14:paraId="63EE0B4E"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pPr>
            <w:r w:rsidRPr="00E00030">
              <w:t>White King</w:t>
            </w:r>
            <w:r w:rsidRPr="00E00030">
              <w:br/>
              <w:t>(German: Weisser König)</w:t>
            </w:r>
          </w:p>
        </w:tc>
        <w:tc>
          <w:tcPr>
            <w:tcW w:w="1140" w:type="dxa"/>
          </w:tcPr>
          <w:p w14:paraId="3E34A25A"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pPr>
            <w:r w:rsidRPr="00E00030">
              <w:t>1</w:t>
            </w:r>
          </w:p>
        </w:tc>
        <w:tc>
          <w:tcPr>
            <w:tcW w:w="2797" w:type="dxa"/>
          </w:tcPr>
          <w:p w14:paraId="04452992"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pPr>
            <w:r w:rsidRPr="00E00030">
              <w:t>K1</w:t>
            </w:r>
          </w:p>
        </w:tc>
      </w:tr>
      <w:tr w:rsidR="00387C0A" w14:paraId="7AA74742" w14:textId="77777777"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189F559C" w14:textId="77777777" w:rsidR="00387C0A" w:rsidRPr="00E00030" w:rsidRDefault="00387C0A" w:rsidP="00861C65">
            <w:pPr>
              <w:jc w:val="left"/>
              <w:rPr>
                <w:b w:val="0"/>
                <w:bCs w:val="0"/>
                <w:lang w:val="en-US"/>
              </w:rPr>
            </w:pPr>
            <w:r w:rsidRPr="00E00030">
              <w:rPr>
                <w:b w:val="0"/>
                <w:bCs w:val="0"/>
                <w:lang w:val="en-US"/>
              </w:rPr>
              <w:lastRenderedPageBreak/>
              <w:t>BB</w:t>
            </w:r>
          </w:p>
        </w:tc>
        <w:tc>
          <w:tcPr>
            <w:tcW w:w="3677" w:type="dxa"/>
          </w:tcPr>
          <w:p w14:paraId="33A4136B"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pPr>
            <w:r w:rsidRPr="00E00030">
              <w:t xml:space="preserve">Black Pawn </w:t>
            </w:r>
            <w:r w:rsidRPr="00E00030">
              <w:br/>
              <w:t>(German: Schwarzer Bauer)</w:t>
            </w:r>
          </w:p>
        </w:tc>
        <w:tc>
          <w:tcPr>
            <w:tcW w:w="1140" w:type="dxa"/>
          </w:tcPr>
          <w:p w14:paraId="3889D03B"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rPr>
                <w:lang w:val="en-US"/>
              </w:rPr>
            </w:pPr>
            <w:r w:rsidRPr="00E00030">
              <w:rPr>
                <w:lang w:val="en-US"/>
              </w:rPr>
              <w:t>8</w:t>
            </w:r>
          </w:p>
        </w:tc>
        <w:tc>
          <w:tcPr>
            <w:tcW w:w="2797" w:type="dxa"/>
          </w:tcPr>
          <w:p w14:paraId="1A06318A"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rPr>
                <w:lang w:val="en-US"/>
              </w:rPr>
            </w:pPr>
            <w:r w:rsidRPr="00E00030">
              <w:rPr>
                <w:lang w:val="en-US"/>
              </w:rPr>
              <w:t>B9-B16</w:t>
            </w:r>
          </w:p>
        </w:tc>
      </w:tr>
      <w:tr w:rsidR="00387C0A" w14:paraId="776361BC" w14:textId="77777777" w:rsidTr="00861C65">
        <w:tc>
          <w:tcPr>
            <w:cnfStyle w:val="001000000000" w:firstRow="0" w:lastRow="0" w:firstColumn="1" w:lastColumn="0" w:oddVBand="0" w:evenVBand="0" w:oddHBand="0" w:evenHBand="0" w:firstRowFirstColumn="0" w:firstRowLastColumn="0" w:lastRowFirstColumn="0" w:lastRowLastColumn="0"/>
            <w:tcW w:w="1442" w:type="dxa"/>
          </w:tcPr>
          <w:p w14:paraId="7E659DCB" w14:textId="77777777" w:rsidR="00387C0A" w:rsidRPr="00E00030" w:rsidRDefault="00387C0A" w:rsidP="00861C65">
            <w:pPr>
              <w:jc w:val="left"/>
              <w:rPr>
                <w:b w:val="0"/>
                <w:bCs w:val="0"/>
                <w:lang w:val="en-US"/>
              </w:rPr>
            </w:pPr>
            <w:r w:rsidRPr="00E00030">
              <w:rPr>
                <w:b w:val="0"/>
                <w:bCs w:val="0"/>
                <w:lang w:val="en-US"/>
              </w:rPr>
              <w:t>BT</w:t>
            </w:r>
          </w:p>
        </w:tc>
        <w:tc>
          <w:tcPr>
            <w:tcW w:w="3677" w:type="dxa"/>
          </w:tcPr>
          <w:p w14:paraId="1B636777"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pPr>
            <w:r w:rsidRPr="00E00030">
              <w:t>Black Rook</w:t>
            </w:r>
            <w:r w:rsidRPr="00E00030">
              <w:br/>
              <w:t>(German: Schwarzer Turm)</w:t>
            </w:r>
          </w:p>
        </w:tc>
        <w:tc>
          <w:tcPr>
            <w:tcW w:w="1140" w:type="dxa"/>
          </w:tcPr>
          <w:p w14:paraId="4F84F74D"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rPr>
                <w:lang w:val="en-US"/>
              </w:rPr>
            </w:pPr>
            <w:r w:rsidRPr="00E00030">
              <w:rPr>
                <w:lang w:val="en-US"/>
              </w:rPr>
              <w:t>2</w:t>
            </w:r>
          </w:p>
        </w:tc>
        <w:tc>
          <w:tcPr>
            <w:tcW w:w="2797" w:type="dxa"/>
          </w:tcPr>
          <w:p w14:paraId="3B103238"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rPr>
                <w:lang w:val="en-US"/>
              </w:rPr>
            </w:pPr>
            <w:r w:rsidRPr="00E00030">
              <w:rPr>
                <w:lang w:val="en-US"/>
              </w:rPr>
              <w:t>T3,T4</w:t>
            </w:r>
          </w:p>
        </w:tc>
      </w:tr>
      <w:tr w:rsidR="00387C0A" w14:paraId="517D7290" w14:textId="77777777"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3AA96FDE" w14:textId="77777777" w:rsidR="00387C0A" w:rsidRPr="00E00030" w:rsidRDefault="00387C0A" w:rsidP="00861C65">
            <w:pPr>
              <w:jc w:val="left"/>
              <w:rPr>
                <w:b w:val="0"/>
                <w:bCs w:val="0"/>
                <w:lang w:val="en-US"/>
              </w:rPr>
            </w:pPr>
            <w:r w:rsidRPr="00E00030">
              <w:rPr>
                <w:b w:val="0"/>
                <w:bCs w:val="0"/>
                <w:lang w:val="en-US"/>
              </w:rPr>
              <w:t>BS</w:t>
            </w:r>
          </w:p>
        </w:tc>
        <w:tc>
          <w:tcPr>
            <w:tcW w:w="3677" w:type="dxa"/>
          </w:tcPr>
          <w:p w14:paraId="11357A2F"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pPr>
            <w:r w:rsidRPr="00E00030">
              <w:t>Black Knight</w:t>
            </w:r>
            <w:r w:rsidRPr="00E00030">
              <w:br/>
              <w:t>(German: Schwarzer Springer)</w:t>
            </w:r>
          </w:p>
        </w:tc>
        <w:tc>
          <w:tcPr>
            <w:tcW w:w="1140" w:type="dxa"/>
          </w:tcPr>
          <w:p w14:paraId="4B9D0B14"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rPr>
                <w:lang w:val="en-US"/>
              </w:rPr>
            </w:pPr>
            <w:r w:rsidRPr="00E00030">
              <w:rPr>
                <w:lang w:val="en-US"/>
              </w:rPr>
              <w:t>2</w:t>
            </w:r>
          </w:p>
        </w:tc>
        <w:tc>
          <w:tcPr>
            <w:tcW w:w="2797" w:type="dxa"/>
          </w:tcPr>
          <w:p w14:paraId="62BEEC55"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rPr>
                <w:lang w:val="en-US"/>
              </w:rPr>
            </w:pPr>
            <w:r w:rsidRPr="00E00030">
              <w:rPr>
                <w:lang w:val="en-US"/>
              </w:rPr>
              <w:t>S3,S4</w:t>
            </w:r>
          </w:p>
        </w:tc>
      </w:tr>
      <w:tr w:rsidR="00387C0A" w:rsidRPr="00BE53CD" w14:paraId="79F5BC95" w14:textId="77777777" w:rsidTr="00861C65">
        <w:tc>
          <w:tcPr>
            <w:cnfStyle w:val="001000000000" w:firstRow="0" w:lastRow="0" w:firstColumn="1" w:lastColumn="0" w:oddVBand="0" w:evenVBand="0" w:oddHBand="0" w:evenHBand="0" w:firstRowFirstColumn="0" w:firstRowLastColumn="0" w:lastRowFirstColumn="0" w:lastRowLastColumn="0"/>
            <w:tcW w:w="1442" w:type="dxa"/>
          </w:tcPr>
          <w:p w14:paraId="54A0D78D" w14:textId="77777777" w:rsidR="00387C0A" w:rsidRPr="00E00030" w:rsidRDefault="00387C0A" w:rsidP="00861C65">
            <w:pPr>
              <w:jc w:val="left"/>
              <w:rPr>
                <w:b w:val="0"/>
                <w:bCs w:val="0"/>
                <w:lang w:val="en-US"/>
              </w:rPr>
            </w:pPr>
            <w:r w:rsidRPr="00E00030">
              <w:rPr>
                <w:b w:val="0"/>
                <w:bCs w:val="0"/>
                <w:lang w:val="en-US"/>
              </w:rPr>
              <w:t>BL</w:t>
            </w:r>
          </w:p>
        </w:tc>
        <w:tc>
          <w:tcPr>
            <w:tcW w:w="3677" w:type="dxa"/>
          </w:tcPr>
          <w:p w14:paraId="397A22E0"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pPr>
            <w:r w:rsidRPr="00E00030">
              <w:t>Black Bishop</w:t>
            </w:r>
            <w:r w:rsidRPr="00E00030">
              <w:br/>
              <w:t>(German: Schwarzer Läufer)</w:t>
            </w:r>
          </w:p>
        </w:tc>
        <w:tc>
          <w:tcPr>
            <w:tcW w:w="1140" w:type="dxa"/>
          </w:tcPr>
          <w:p w14:paraId="1D98BF5F"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pPr>
            <w:r w:rsidRPr="00E00030">
              <w:t>2</w:t>
            </w:r>
          </w:p>
        </w:tc>
        <w:tc>
          <w:tcPr>
            <w:tcW w:w="2797" w:type="dxa"/>
          </w:tcPr>
          <w:p w14:paraId="07F26ABE"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pPr>
            <w:r w:rsidRPr="00E00030">
              <w:t>L3,L4</w:t>
            </w:r>
          </w:p>
        </w:tc>
      </w:tr>
      <w:tr w:rsidR="00387C0A" w14:paraId="780DA3EA" w14:textId="77777777"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63509DDB" w14:textId="77777777" w:rsidR="00387C0A" w:rsidRPr="00E00030" w:rsidRDefault="00387C0A" w:rsidP="00861C65">
            <w:pPr>
              <w:jc w:val="left"/>
              <w:rPr>
                <w:b w:val="0"/>
                <w:bCs w:val="0"/>
              </w:rPr>
            </w:pPr>
            <w:r w:rsidRPr="00E00030">
              <w:rPr>
                <w:b w:val="0"/>
                <w:bCs w:val="0"/>
              </w:rPr>
              <w:t>BD</w:t>
            </w:r>
          </w:p>
        </w:tc>
        <w:tc>
          <w:tcPr>
            <w:tcW w:w="3677" w:type="dxa"/>
          </w:tcPr>
          <w:p w14:paraId="26C4D2D2"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pPr>
            <w:r w:rsidRPr="00E00030">
              <w:t>Black Queen</w:t>
            </w:r>
            <w:r w:rsidRPr="00E00030">
              <w:br/>
              <w:t>(German: Schwarze Dame)</w:t>
            </w:r>
          </w:p>
        </w:tc>
        <w:tc>
          <w:tcPr>
            <w:tcW w:w="1140" w:type="dxa"/>
          </w:tcPr>
          <w:p w14:paraId="67D88A38"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pPr>
            <w:r w:rsidRPr="00E00030">
              <w:t>1</w:t>
            </w:r>
          </w:p>
        </w:tc>
        <w:tc>
          <w:tcPr>
            <w:tcW w:w="2797" w:type="dxa"/>
          </w:tcPr>
          <w:p w14:paraId="793B6E91"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pPr>
            <w:r w:rsidRPr="00E00030">
              <w:t>D2</w:t>
            </w:r>
          </w:p>
        </w:tc>
      </w:tr>
      <w:tr w:rsidR="00387C0A" w:rsidRPr="00BE53CD" w14:paraId="000D0AC6" w14:textId="77777777" w:rsidTr="00861C65">
        <w:tc>
          <w:tcPr>
            <w:cnfStyle w:val="001000000000" w:firstRow="0" w:lastRow="0" w:firstColumn="1" w:lastColumn="0" w:oddVBand="0" w:evenVBand="0" w:oddHBand="0" w:evenHBand="0" w:firstRowFirstColumn="0" w:firstRowLastColumn="0" w:lastRowFirstColumn="0" w:lastRowLastColumn="0"/>
            <w:tcW w:w="1442" w:type="dxa"/>
          </w:tcPr>
          <w:p w14:paraId="3E562FC9" w14:textId="77777777" w:rsidR="00387C0A" w:rsidRPr="00E00030" w:rsidRDefault="00387C0A" w:rsidP="00861C65">
            <w:pPr>
              <w:jc w:val="left"/>
              <w:rPr>
                <w:b w:val="0"/>
                <w:bCs w:val="0"/>
              </w:rPr>
            </w:pPr>
            <w:r w:rsidRPr="00E00030">
              <w:rPr>
                <w:b w:val="0"/>
                <w:bCs w:val="0"/>
              </w:rPr>
              <w:t>BK</w:t>
            </w:r>
          </w:p>
        </w:tc>
        <w:tc>
          <w:tcPr>
            <w:tcW w:w="3677" w:type="dxa"/>
          </w:tcPr>
          <w:p w14:paraId="0B73FB87"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pPr>
            <w:r w:rsidRPr="00E00030">
              <w:t>Black King</w:t>
            </w:r>
            <w:r w:rsidRPr="00E00030">
              <w:br/>
              <w:t>(German: Schwarzer König)</w:t>
            </w:r>
          </w:p>
        </w:tc>
        <w:tc>
          <w:tcPr>
            <w:tcW w:w="1140" w:type="dxa"/>
          </w:tcPr>
          <w:p w14:paraId="7B8524C9"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pPr>
            <w:r w:rsidRPr="00E00030">
              <w:t>1</w:t>
            </w:r>
          </w:p>
        </w:tc>
        <w:tc>
          <w:tcPr>
            <w:tcW w:w="2797" w:type="dxa"/>
          </w:tcPr>
          <w:p w14:paraId="3DE11C72"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pPr>
            <w:r w:rsidRPr="00E00030">
              <w:t>K2</w:t>
            </w:r>
          </w:p>
        </w:tc>
      </w:tr>
    </w:tbl>
    <w:p w14:paraId="05B1A1DD" w14:textId="77777777" w:rsidR="006550C4" w:rsidRDefault="006550C4" w:rsidP="006550C4">
      <w:pPr>
        <w:spacing w:before="240"/>
        <w:rPr>
          <w:ins w:id="97" w:author="Attila Vizhanyo" w:date="2024-01-03T18:38:00Z"/>
          <w:lang w:val="en-US"/>
        </w:rPr>
      </w:pPr>
      <w:ins w:id="98" w:author="Attila Vizhanyo" w:date="2024-01-03T18:38:00Z">
        <w:r w:rsidRPr="00C03B2B">
          <w:rPr>
            <w:lang w:val="en-US"/>
          </w:rPr>
          <w:t xml:space="preserve">The pieces are </w:t>
        </w:r>
        <w:r>
          <w:rPr>
            <w:lang w:val="en-US"/>
          </w:rPr>
          <w:t>laid out on the chess board</w:t>
        </w:r>
        <w:r w:rsidRPr="00C03B2B">
          <w:rPr>
            <w:lang w:val="en-US"/>
          </w:rPr>
          <w:t xml:space="preserve"> the following way</w:t>
        </w:r>
        <w:r>
          <w:rPr>
            <w:lang w:val="en-US"/>
          </w:rPr>
          <w:t>:</w:t>
        </w:r>
      </w:ins>
    </w:p>
    <w:p w14:paraId="133AFE17" w14:textId="77777777" w:rsidR="006550C4" w:rsidRPr="00C03B2B" w:rsidRDefault="006550C4" w:rsidP="006550C4">
      <w:pPr>
        <w:pStyle w:val="Heading4"/>
        <w:numPr>
          <w:ilvl w:val="0"/>
          <w:numId w:val="0"/>
        </w:numPr>
        <w:ind w:left="864" w:hanging="864"/>
        <w:jc w:val="center"/>
        <w:rPr>
          <w:moveTo w:id="99" w:author="Attila Vizhanyo" w:date="2024-01-03T18:38:00Z"/>
          <w:lang w:val="en-US"/>
        </w:rPr>
      </w:pPr>
      <w:moveToRangeStart w:id="100" w:author="Attila Vizhanyo" w:date="2024-01-03T18:38:00Z" w:name="move155199518"/>
      <w:moveTo w:id="101" w:author="Attila Vizhanyo" w:date="2024-01-03T18:38:00Z">
        <w:r w:rsidRPr="00C03B2B">
          <w:rPr>
            <w:noProof/>
            <w:lang w:val="en-US"/>
          </w:rPr>
          <w:drawing>
            <wp:inline distT="0" distB="0" distL="0" distR="0" wp14:anchorId="7FFAA98E" wp14:editId="4E479E7A">
              <wp:extent cx="2608139" cy="2592000"/>
              <wp:effectExtent l="0" t="0" r="0" b="0"/>
              <wp:docPr id="1736825584" name="Picture 1736825584" descr="A green and white checkered board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63227" name="Picture 2" descr="A green and white checkered board with numbers and letters&#10;&#10;Description automatically generated"/>
                      <pic:cNvPicPr/>
                    </pic:nvPicPr>
                    <pic:blipFill rotWithShape="1">
                      <a:blip r:embed="rId19" cstate="print">
                        <a:extLst>
                          <a:ext uri="{28A0092B-C50C-407E-A947-70E740481C1C}">
                            <a14:useLocalDpi xmlns:a14="http://schemas.microsoft.com/office/drawing/2010/main" val="0"/>
                          </a:ext>
                        </a:extLst>
                      </a:blip>
                      <a:srcRect l="24819" t="5981" r="24924" b="5218"/>
                      <a:stretch/>
                    </pic:blipFill>
                    <pic:spPr bwMode="auto">
                      <a:xfrm>
                        <a:off x="0" y="0"/>
                        <a:ext cx="2608139" cy="2592000"/>
                      </a:xfrm>
                      <a:prstGeom prst="rect">
                        <a:avLst/>
                      </a:prstGeom>
                      <a:ln>
                        <a:noFill/>
                      </a:ln>
                      <a:extLst>
                        <a:ext uri="{53640926-AAD7-44D8-BBD7-CCE9431645EC}">
                          <a14:shadowObscured xmlns:a14="http://schemas.microsoft.com/office/drawing/2010/main"/>
                        </a:ext>
                      </a:extLst>
                    </pic:spPr>
                  </pic:pic>
                </a:graphicData>
              </a:graphic>
            </wp:inline>
          </w:drawing>
        </w:r>
      </w:moveTo>
    </w:p>
    <w:p w14:paraId="5932768B" w14:textId="4B192351" w:rsidR="006550C4" w:rsidRPr="00C03B2B" w:rsidDel="006550C4" w:rsidRDefault="006550C4" w:rsidP="006550C4">
      <w:pPr>
        <w:pStyle w:val="Caption"/>
        <w:jc w:val="center"/>
        <w:rPr>
          <w:del w:id="102" w:author="Attila Vizhanyo" w:date="2024-01-03T18:38:00Z"/>
          <w:moveTo w:id="103" w:author="Attila Vizhanyo" w:date="2024-01-03T18:38:00Z"/>
          <w:lang w:val="en-US"/>
        </w:rPr>
      </w:pPr>
      <w:moveTo w:id="104" w:author="Attila Vizhanyo" w:date="2024-01-03T18:38:00Z">
        <w:r w:rsidRPr="00C03B2B">
          <w:rPr>
            <w:lang w:val="en-US"/>
          </w:rPr>
          <w:t xml:space="preserve">Figure </w:t>
        </w:r>
        <w:r w:rsidRPr="00C03B2B">
          <w:rPr>
            <w:lang w:val="en-US"/>
          </w:rPr>
          <w:fldChar w:fldCharType="begin"/>
        </w:r>
        <w:r w:rsidRPr="00C03B2B">
          <w:rPr>
            <w:lang w:val="en-US"/>
          </w:rPr>
          <w:instrText xml:space="preserve"> SEQ Figure \* ARABIC </w:instrText>
        </w:r>
        <w:r w:rsidRPr="00C03B2B">
          <w:rPr>
            <w:lang w:val="en-US"/>
          </w:rPr>
          <w:fldChar w:fldCharType="separate"/>
        </w:r>
        <w:r>
          <w:rPr>
            <w:noProof/>
            <w:lang w:val="en-US"/>
          </w:rPr>
          <w:t>6</w:t>
        </w:r>
        <w:r w:rsidRPr="00C03B2B">
          <w:rPr>
            <w:lang w:val="en-US"/>
          </w:rPr>
          <w:fldChar w:fldCharType="end"/>
        </w:r>
        <w:r w:rsidRPr="00C03B2B">
          <w:rPr>
            <w:lang w:val="en-US"/>
          </w:rPr>
          <w:t xml:space="preserve"> </w:t>
        </w:r>
      </w:moveTo>
      <w:ins w:id="105" w:author="Attila Vizhanyo" w:date="2024-01-03T18:38:00Z">
        <w:r w:rsidRPr="00C03B2B">
          <w:rPr>
            <w:lang w:val="en-US"/>
          </w:rPr>
          <w:t xml:space="preserve">The </w:t>
        </w:r>
        <w:r>
          <w:rPr>
            <w:lang w:val="en-US"/>
          </w:rPr>
          <w:t xml:space="preserve">name of the </w:t>
        </w:r>
        <w:r w:rsidRPr="00C03B2B">
          <w:rPr>
            <w:lang w:val="en-US"/>
          </w:rPr>
          <w:t>pieces</w:t>
        </w:r>
      </w:ins>
      <w:moveTo w:id="106" w:author="Attila Vizhanyo" w:date="2024-01-03T18:38:00Z">
        <w:del w:id="107" w:author="Attila Vizhanyo" w:date="2024-01-03T18:38:00Z">
          <w:r w:rsidRPr="00C03B2B" w:rsidDel="006550C4">
            <w:rPr>
              <w:lang w:val="en-US"/>
            </w:rPr>
            <w:delText>The pieces are named this way.</w:delText>
          </w:r>
        </w:del>
      </w:moveTo>
    </w:p>
    <w:moveToRangeEnd w:id="100"/>
    <w:p w14:paraId="3F65FC22" w14:textId="77777777" w:rsidR="00387C0A" w:rsidRDefault="00387C0A" w:rsidP="006550C4">
      <w:pPr>
        <w:pStyle w:val="Caption"/>
        <w:jc w:val="center"/>
        <w:rPr>
          <w:lang w:val="en-US"/>
        </w:rPr>
        <w:pPrChange w:id="108" w:author="Attila Vizhanyo" w:date="2024-01-03T18:38:00Z">
          <w:pPr/>
        </w:pPrChange>
      </w:pPr>
    </w:p>
    <w:p w14:paraId="78FA229D" w14:textId="77777777" w:rsidR="00387C0A" w:rsidRPr="007407B0" w:rsidDel="006550C4" w:rsidRDefault="00387C0A" w:rsidP="00387C0A">
      <w:pPr>
        <w:rPr>
          <w:del w:id="109" w:author="Attila Vizhanyo" w:date="2024-01-03T18:38:00Z"/>
          <w:lang w:val="en-US"/>
        </w:rPr>
      </w:pPr>
      <w:r w:rsidRPr="00861C65">
        <w:rPr>
          <w:lang w:val="en-US"/>
        </w:rPr>
        <w:t xml:space="preserve">In summary, while </w:t>
      </w:r>
      <w:r>
        <w:rPr>
          <w:lang w:val="en-US"/>
        </w:rPr>
        <w:t xml:space="preserve">using </w:t>
      </w:r>
      <w:r w:rsidRPr="00861C65">
        <w:rPr>
          <w:lang w:val="en-US"/>
        </w:rPr>
        <w:t xml:space="preserve">the </w:t>
      </w:r>
      <w:r w:rsidRPr="00861C65">
        <w:rPr>
          <w:i/>
          <w:iCs/>
          <w:lang w:val="en-US"/>
        </w:rPr>
        <w:t>name</w:t>
      </w:r>
      <w:r w:rsidRPr="00861C65">
        <w:rPr>
          <w:lang w:val="en-US"/>
        </w:rPr>
        <w:t xml:space="preserve"> </w:t>
      </w:r>
      <w:r>
        <w:rPr>
          <w:lang w:val="en-US"/>
        </w:rPr>
        <w:t xml:space="preserve">enables the developer to compose logic that depends on the type of the figure, the </w:t>
      </w:r>
      <w:r w:rsidRPr="00861C65">
        <w:rPr>
          <w:i/>
          <w:iCs/>
          <w:lang w:val="en-US"/>
        </w:rPr>
        <w:t>object_name</w:t>
      </w:r>
      <w:r>
        <w:rPr>
          <w:i/>
          <w:iCs/>
          <w:lang w:val="en-US"/>
        </w:rPr>
        <w:t xml:space="preserve"> </w:t>
      </w:r>
      <w:r>
        <w:rPr>
          <w:lang w:val="en-US"/>
        </w:rPr>
        <w:t>enables him to reference individual figures unambiguously by a unique name.</w:t>
      </w:r>
    </w:p>
    <w:p w14:paraId="738C28C7" w14:textId="77777777" w:rsidR="00387C0A" w:rsidRDefault="00387C0A" w:rsidP="00E30733">
      <w:pPr>
        <w:rPr>
          <w:lang w:val="en-US"/>
        </w:rPr>
      </w:pPr>
    </w:p>
    <w:p w14:paraId="04B9BB7B" w14:textId="705E8A6F" w:rsidR="00C11681" w:rsidRPr="00C03B2B" w:rsidRDefault="00C11681" w:rsidP="00C11681">
      <w:pPr>
        <w:pStyle w:val="Heading4"/>
        <w:rPr>
          <w:lang w:val="en-US"/>
        </w:rPr>
      </w:pPr>
      <w:r w:rsidRPr="00C03B2B">
        <w:rPr>
          <w:lang w:val="en-US"/>
        </w:rPr>
        <w:t>Chessboard</w:t>
      </w:r>
    </w:p>
    <w:p w14:paraId="117966D5" w14:textId="5926281B" w:rsidR="00387C0A" w:rsidRPr="00C11681" w:rsidRDefault="00387C0A" w:rsidP="00387C0A">
      <w:pPr>
        <w:rPr>
          <w:lang w:val="en-US"/>
        </w:rPr>
      </w:pPr>
      <w:r>
        <w:rPr>
          <w:lang w:val="en-US"/>
        </w:rPr>
        <w:t xml:space="preserve">Chess is played on a square board of eight rows and eight columns. </w:t>
      </w:r>
      <w:r w:rsidR="005661F0">
        <w:rPr>
          <w:lang w:val="en-US"/>
        </w:rPr>
        <w:t>In the program the squares are represented by buttons. Using a grid, the buttons are put in position of an eight-by-eight.</w:t>
      </w:r>
    </w:p>
    <w:p w14:paraId="533A4865" w14:textId="67E01A24" w:rsidR="00C07A2B" w:rsidRPr="00C03B2B" w:rsidRDefault="00C07A2B" w:rsidP="00C07A2B">
      <w:pPr>
        <w:pStyle w:val="Heading4"/>
        <w:rPr>
          <w:lang w:val="en-US"/>
        </w:rPr>
      </w:pPr>
      <w:bookmarkStart w:id="110" w:name="_Ref155118193"/>
      <w:r w:rsidRPr="00C03B2B">
        <w:rPr>
          <w:lang w:val="en-US"/>
        </w:rPr>
        <w:t>Position</w:t>
      </w:r>
      <w:bookmarkEnd w:id="110"/>
    </w:p>
    <w:p w14:paraId="7AF3DE24" w14:textId="77777777" w:rsidR="006550C4" w:rsidRPr="00C03B2B" w:rsidRDefault="006550C4" w:rsidP="006550C4">
      <w:pPr>
        <w:rPr>
          <w:ins w:id="111" w:author="Attila Vizhanyo" w:date="2024-01-03T18:38:00Z"/>
          <w:lang w:val="en-US"/>
        </w:rPr>
      </w:pPr>
      <w:ins w:id="112" w:author="Attila Vizhanyo" w:date="2024-01-03T18:38:00Z">
        <w:r w:rsidRPr="00C03B2B">
          <w:rPr>
            <w:lang w:val="en-US"/>
          </w:rPr>
          <w:t xml:space="preserve">The squares of the board and the chess pieces </w:t>
        </w:r>
        <w:r>
          <w:rPr>
            <w:lang w:val="en-US"/>
          </w:rPr>
          <w:t>are</w:t>
        </w:r>
        <w:r w:rsidRPr="00C03B2B">
          <w:rPr>
            <w:lang w:val="en-US"/>
          </w:rPr>
          <w:t xml:space="preserve"> </w:t>
        </w:r>
        <w:r>
          <w:rPr>
            <w:lang w:val="en-US"/>
          </w:rPr>
          <w:t xml:space="preserve">both </w:t>
        </w:r>
        <w:r w:rsidRPr="00C03B2B">
          <w:rPr>
            <w:lang w:val="en-US"/>
          </w:rPr>
          <w:t>arrange</w:t>
        </w:r>
        <w:r>
          <w:rPr>
            <w:lang w:val="en-US"/>
          </w:rPr>
          <w:t>d into an eight-by-eight grid</w:t>
        </w:r>
        <w:r w:rsidRPr="00C03B2B">
          <w:rPr>
            <w:lang w:val="en-US"/>
          </w:rPr>
          <w:t xml:space="preserve">. </w:t>
        </w:r>
        <w:r>
          <w:rPr>
            <w:lang w:val="en-US"/>
          </w:rPr>
          <w:t>However, while the square positions use one-based indexing for the rows and columns (1..8), the pieces use zero-based indexing (0..7)</w:t>
        </w:r>
        <w:r w:rsidRPr="00C03B2B">
          <w:rPr>
            <w:lang w:val="en-US"/>
          </w:rPr>
          <w:t xml:space="preserve">. So, when comparing the two grids, </w:t>
        </w:r>
        <w:r>
          <w:rPr>
            <w:lang w:val="en-US"/>
          </w:rPr>
          <w:t>one</w:t>
        </w:r>
        <w:r w:rsidRPr="00C03B2B">
          <w:rPr>
            <w:lang w:val="en-US"/>
          </w:rPr>
          <w:t xml:space="preserve"> must </w:t>
        </w:r>
        <w:r>
          <w:rPr>
            <w:lang w:val="en-US"/>
          </w:rPr>
          <w:t xml:space="preserve">be </w:t>
        </w:r>
        <w:r w:rsidRPr="00C03B2B">
          <w:rPr>
            <w:lang w:val="en-US"/>
          </w:rPr>
          <w:t>subtract</w:t>
        </w:r>
        <w:r>
          <w:rPr>
            <w:lang w:val="en-US"/>
          </w:rPr>
          <w:t>ed</w:t>
        </w:r>
        <w:r w:rsidRPr="00C03B2B">
          <w:rPr>
            <w:lang w:val="en-US"/>
          </w:rPr>
          <w:t xml:space="preserve"> from the </w:t>
        </w:r>
        <w:r>
          <w:rPr>
            <w:lang w:val="en-US"/>
          </w:rPr>
          <w:t>row and column position</w:t>
        </w:r>
        <w:r w:rsidRPr="00C03B2B">
          <w:rPr>
            <w:lang w:val="en-US"/>
          </w:rPr>
          <w:t xml:space="preserve"> of the </w:t>
        </w:r>
        <w:r>
          <w:rPr>
            <w:lang w:val="en-US"/>
          </w:rPr>
          <w:t>squares</w:t>
        </w:r>
        <w:r w:rsidRPr="00C03B2B">
          <w:rPr>
            <w:lang w:val="en-US"/>
          </w:rPr>
          <w:t xml:space="preserve"> to correspond to the </w:t>
        </w:r>
        <w:r>
          <w:rPr>
            <w:lang w:val="en-US"/>
          </w:rPr>
          <w:t xml:space="preserve">position of the </w:t>
        </w:r>
        <w:r w:rsidRPr="00C03B2B">
          <w:rPr>
            <w:lang w:val="en-US"/>
          </w:rPr>
          <w:t>pieces.</w:t>
        </w:r>
      </w:ins>
    </w:p>
    <w:p w14:paraId="039D42C8" w14:textId="7AAC3E91" w:rsidR="007D3196" w:rsidRPr="00C03B2B" w:rsidDel="006550C4" w:rsidRDefault="007D3196" w:rsidP="007D3196">
      <w:pPr>
        <w:rPr>
          <w:del w:id="113" w:author="Attila Vizhanyo" w:date="2024-01-03T18:38:00Z"/>
          <w:lang w:val="en-US"/>
        </w:rPr>
      </w:pPr>
      <w:del w:id="114" w:author="Attila Vizhanyo" w:date="2024-01-03T18:38:00Z">
        <w:r w:rsidRPr="00C03B2B" w:rsidDel="006550C4">
          <w:rPr>
            <w:lang w:val="en-US"/>
          </w:rPr>
          <w:lastRenderedPageBreak/>
          <w:delText xml:space="preserve">The </w:delText>
        </w:r>
        <w:r w:rsidR="00C11681" w:rsidRPr="00C03B2B" w:rsidDel="006550C4">
          <w:rPr>
            <w:lang w:val="en-US"/>
          </w:rPr>
          <w:delText>squares of the board</w:delText>
        </w:r>
        <w:r w:rsidRPr="00C03B2B" w:rsidDel="006550C4">
          <w:rPr>
            <w:lang w:val="en-US"/>
          </w:rPr>
          <w:delText xml:space="preserve"> and the chess pieces have a separate grid to arrange them. The grid for the buttons ranges from row and column one to eight. Whereas </w:delText>
        </w:r>
        <w:r w:rsidR="00961FCA" w:rsidRPr="00C03B2B" w:rsidDel="006550C4">
          <w:rPr>
            <w:lang w:val="en-US"/>
          </w:rPr>
          <w:delText xml:space="preserve">the grid arranging the pieces range from row and column zero to seven. This is because computers start counting from zero. So, when comparing the two </w:delText>
        </w:r>
        <w:r w:rsidR="005E2103" w:rsidRPr="00C03B2B" w:rsidDel="006550C4">
          <w:rPr>
            <w:lang w:val="en-US"/>
          </w:rPr>
          <w:delText>grids</w:delText>
        </w:r>
        <w:r w:rsidR="00961FCA" w:rsidRPr="00C03B2B" w:rsidDel="006550C4">
          <w:rPr>
            <w:lang w:val="en-US"/>
          </w:rPr>
          <w:delText>, we must subtract one from the grid of the buttons to correspond to the grid utilized by the pieces.</w:delText>
        </w:r>
      </w:del>
    </w:p>
    <w:p w14:paraId="1A1D6072" w14:textId="77777777" w:rsidR="007D3196" w:rsidRPr="00C03B2B" w:rsidRDefault="00F16D7D" w:rsidP="003336BE">
      <w:pPr>
        <w:keepNext/>
        <w:jc w:val="center"/>
        <w:rPr>
          <w:lang w:val="en-US"/>
        </w:rPr>
      </w:pPr>
      <w:r w:rsidRPr="00C03B2B">
        <w:rPr>
          <w:noProof/>
          <w:lang w:val="en-US"/>
        </w:rPr>
        <w:drawing>
          <wp:inline distT="0" distB="0" distL="0" distR="0" wp14:anchorId="49326A35" wp14:editId="13EA1D35">
            <wp:extent cx="2586704" cy="2592000"/>
            <wp:effectExtent l="0" t="0" r="4445" b="0"/>
            <wp:docPr id="1466504883" name="Picture 2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04883" name="Picture 22" descr="A screenshot of a game&#10;&#10;Description automatically generated"/>
                    <pic:cNvPicPr/>
                  </pic:nvPicPr>
                  <pic:blipFill rotWithShape="1">
                    <a:blip r:embed="rId20" cstate="print">
                      <a:extLst>
                        <a:ext uri="{28A0092B-C50C-407E-A947-70E740481C1C}">
                          <a14:useLocalDpi xmlns:a14="http://schemas.microsoft.com/office/drawing/2010/main" val="0"/>
                        </a:ext>
                      </a:extLst>
                    </a:blip>
                    <a:srcRect l="23249" t="2621" r="23001" b="1619"/>
                    <a:stretch/>
                  </pic:blipFill>
                  <pic:spPr bwMode="auto">
                    <a:xfrm>
                      <a:off x="0" y="0"/>
                      <a:ext cx="2586704" cy="2592000"/>
                    </a:xfrm>
                    <a:prstGeom prst="rect">
                      <a:avLst/>
                    </a:prstGeom>
                    <a:ln>
                      <a:noFill/>
                    </a:ln>
                    <a:extLst>
                      <a:ext uri="{53640926-AAD7-44D8-BBD7-CCE9431645EC}">
                        <a14:shadowObscured xmlns:a14="http://schemas.microsoft.com/office/drawing/2010/main"/>
                      </a:ext>
                    </a:extLst>
                  </pic:spPr>
                </pic:pic>
              </a:graphicData>
            </a:graphic>
          </wp:inline>
        </w:drawing>
      </w:r>
    </w:p>
    <w:p w14:paraId="7409C43C" w14:textId="24F5CE1A" w:rsidR="007D3196" w:rsidRPr="00C03B2B" w:rsidDel="006550C4" w:rsidRDefault="007D3196" w:rsidP="003336BE">
      <w:pPr>
        <w:pStyle w:val="Caption"/>
        <w:jc w:val="center"/>
        <w:rPr>
          <w:del w:id="115" w:author="Attila Vizhanyo" w:date="2024-01-03T18:39:00Z"/>
          <w:lang w:val="en-US"/>
        </w:rPr>
      </w:pPr>
      <w:bookmarkStart w:id="116" w:name="_Toc155188166"/>
      <w:r w:rsidRPr="00C03B2B">
        <w:rPr>
          <w:lang w:val="en-US"/>
        </w:rPr>
        <w:t xml:space="preserve">Figure </w:t>
      </w:r>
      <w:r w:rsidRPr="00C03B2B">
        <w:rPr>
          <w:lang w:val="en-US"/>
        </w:rPr>
        <w:fldChar w:fldCharType="begin"/>
      </w:r>
      <w:r w:rsidRPr="00C03B2B">
        <w:rPr>
          <w:lang w:val="en-US"/>
        </w:rPr>
        <w:instrText xml:space="preserve"> SEQ Figure \* ARABIC </w:instrText>
      </w:r>
      <w:r w:rsidRPr="00C03B2B">
        <w:rPr>
          <w:lang w:val="en-US"/>
        </w:rPr>
        <w:fldChar w:fldCharType="separate"/>
      </w:r>
      <w:r w:rsidR="005540F1">
        <w:rPr>
          <w:noProof/>
          <w:lang w:val="en-US"/>
        </w:rPr>
        <w:t>4</w:t>
      </w:r>
      <w:r w:rsidRPr="00C03B2B">
        <w:rPr>
          <w:lang w:val="en-US"/>
        </w:rPr>
        <w:fldChar w:fldCharType="end"/>
      </w:r>
      <w:r w:rsidRPr="00C03B2B">
        <w:rPr>
          <w:lang w:val="en-US"/>
        </w:rPr>
        <w:t xml:space="preserve"> </w:t>
      </w:r>
      <w:ins w:id="117" w:author="Attila Vizhanyo" w:date="2024-01-03T18:39:00Z">
        <w:r w:rsidR="006550C4">
          <w:rPr>
            <w:lang w:val="en-US"/>
          </w:rPr>
          <w:t>Squares use one-based indexing</w:t>
        </w:r>
      </w:ins>
      <w:del w:id="118" w:author="Attila Vizhanyo" w:date="2024-01-03T18:39:00Z">
        <w:r w:rsidR="00961FCA" w:rsidRPr="00C03B2B" w:rsidDel="006550C4">
          <w:rPr>
            <w:lang w:val="en-US"/>
          </w:rPr>
          <w:delText>This is the grid used by the buttons.</w:delText>
        </w:r>
        <w:bookmarkEnd w:id="116"/>
      </w:del>
    </w:p>
    <w:p w14:paraId="457D5CE7" w14:textId="3605DDDE" w:rsidR="00F16D7D" w:rsidRPr="00C03B2B" w:rsidRDefault="007D3196" w:rsidP="006550C4">
      <w:pPr>
        <w:pStyle w:val="Caption"/>
        <w:jc w:val="center"/>
        <w:rPr>
          <w:lang w:val="en-US"/>
        </w:rPr>
      </w:pPr>
      <w:r w:rsidRPr="00C03B2B">
        <w:rPr>
          <w:lang w:val="en-US"/>
        </w:rPr>
        <w:t xml:space="preserve">  </w:t>
      </w:r>
    </w:p>
    <w:p w14:paraId="782E790A" w14:textId="77777777" w:rsidR="007D3196" w:rsidRPr="00C03B2B" w:rsidRDefault="007D3196" w:rsidP="003336BE">
      <w:pPr>
        <w:pStyle w:val="Heading4"/>
        <w:numPr>
          <w:ilvl w:val="0"/>
          <w:numId w:val="0"/>
        </w:numPr>
        <w:ind w:left="864" w:hanging="864"/>
        <w:jc w:val="center"/>
        <w:rPr>
          <w:lang w:val="en-US"/>
        </w:rPr>
      </w:pPr>
      <w:r w:rsidRPr="00C03B2B">
        <w:rPr>
          <w:noProof/>
          <w:lang w:val="en-US"/>
        </w:rPr>
        <w:drawing>
          <wp:inline distT="0" distB="0" distL="0" distR="0" wp14:anchorId="11DB9AA5" wp14:editId="49033787">
            <wp:extent cx="2597474" cy="2592000"/>
            <wp:effectExtent l="0" t="0" r="0" b="0"/>
            <wp:docPr id="1474009080" name="Picture 1" descr="A game of chess with a checkerboard and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09080" name="Picture 1" descr="A game of chess with a checkerboard and chess pieces&#10;&#10;Description automatically generated"/>
                    <pic:cNvPicPr/>
                  </pic:nvPicPr>
                  <pic:blipFill rotWithShape="1">
                    <a:blip r:embed="rId21" cstate="print">
                      <a:extLst>
                        <a:ext uri="{28A0092B-C50C-407E-A947-70E740481C1C}">
                          <a14:useLocalDpi xmlns:a14="http://schemas.microsoft.com/office/drawing/2010/main" val="0"/>
                        </a:ext>
                      </a:extLst>
                    </a:blip>
                    <a:srcRect l="24818" t="5608" r="24823" b="5047"/>
                    <a:stretch/>
                  </pic:blipFill>
                  <pic:spPr bwMode="auto">
                    <a:xfrm>
                      <a:off x="0" y="0"/>
                      <a:ext cx="2597474" cy="2592000"/>
                    </a:xfrm>
                    <a:prstGeom prst="rect">
                      <a:avLst/>
                    </a:prstGeom>
                    <a:ln>
                      <a:noFill/>
                    </a:ln>
                    <a:extLst>
                      <a:ext uri="{53640926-AAD7-44D8-BBD7-CCE9431645EC}">
                        <a14:shadowObscured xmlns:a14="http://schemas.microsoft.com/office/drawing/2010/main"/>
                      </a:ext>
                    </a:extLst>
                  </pic:spPr>
                </pic:pic>
              </a:graphicData>
            </a:graphic>
          </wp:inline>
        </w:drawing>
      </w:r>
    </w:p>
    <w:p w14:paraId="3D9C5A86" w14:textId="063E96F1" w:rsidR="00961FCA" w:rsidRPr="00C03B2B" w:rsidRDefault="007D3196" w:rsidP="003336BE">
      <w:pPr>
        <w:pStyle w:val="Caption"/>
        <w:jc w:val="center"/>
        <w:rPr>
          <w:lang w:val="en-US"/>
        </w:rPr>
      </w:pPr>
      <w:bookmarkStart w:id="119" w:name="_Toc155188167"/>
      <w:r w:rsidRPr="00C03B2B">
        <w:rPr>
          <w:lang w:val="en-US"/>
        </w:rPr>
        <w:t xml:space="preserve">Figure </w:t>
      </w:r>
      <w:r w:rsidRPr="00C03B2B">
        <w:rPr>
          <w:lang w:val="en-US"/>
        </w:rPr>
        <w:fldChar w:fldCharType="begin"/>
      </w:r>
      <w:r w:rsidRPr="00C03B2B">
        <w:rPr>
          <w:lang w:val="en-US"/>
        </w:rPr>
        <w:instrText xml:space="preserve"> SEQ Figure \* ARABIC </w:instrText>
      </w:r>
      <w:r w:rsidRPr="00C03B2B">
        <w:rPr>
          <w:lang w:val="en-US"/>
        </w:rPr>
        <w:fldChar w:fldCharType="separate"/>
      </w:r>
      <w:r w:rsidR="005540F1">
        <w:rPr>
          <w:noProof/>
          <w:lang w:val="en-US"/>
        </w:rPr>
        <w:t>5</w:t>
      </w:r>
      <w:r w:rsidRPr="00C03B2B">
        <w:rPr>
          <w:lang w:val="en-US"/>
        </w:rPr>
        <w:fldChar w:fldCharType="end"/>
      </w:r>
      <w:r w:rsidR="00961FCA" w:rsidRPr="00C03B2B">
        <w:rPr>
          <w:lang w:val="en-US"/>
        </w:rPr>
        <w:t xml:space="preserve"> </w:t>
      </w:r>
      <w:ins w:id="120" w:author="Attila Vizhanyo" w:date="2024-01-03T18:39:00Z">
        <w:r w:rsidR="006550C4">
          <w:rPr>
            <w:lang w:val="en-US"/>
          </w:rPr>
          <w:t>P</w:t>
        </w:r>
        <w:r w:rsidR="006550C4" w:rsidRPr="00C03B2B">
          <w:rPr>
            <w:lang w:val="en-US"/>
          </w:rPr>
          <w:t>ieces</w:t>
        </w:r>
        <w:r w:rsidR="006550C4">
          <w:rPr>
            <w:lang w:val="en-US"/>
          </w:rPr>
          <w:t xml:space="preserve"> use zero-based indexing</w:t>
        </w:r>
      </w:ins>
      <w:del w:id="121" w:author="Attila Vizhanyo" w:date="2024-01-03T18:39:00Z">
        <w:r w:rsidR="00961FCA" w:rsidRPr="00C03B2B" w:rsidDel="006550C4">
          <w:rPr>
            <w:lang w:val="en-US"/>
          </w:rPr>
          <w:delText>This is the grid used by the pieces.</w:delText>
        </w:r>
      </w:del>
      <w:bookmarkEnd w:id="119"/>
    </w:p>
    <w:p w14:paraId="57287486" w14:textId="77777777" w:rsidR="00961FCA" w:rsidRPr="00C03B2B" w:rsidRDefault="00961FCA" w:rsidP="00961FCA">
      <w:pPr>
        <w:rPr>
          <w:lang w:val="en-US"/>
        </w:rPr>
      </w:pPr>
    </w:p>
    <w:p w14:paraId="471782AA" w14:textId="77777777" w:rsidR="006550C4" w:rsidRDefault="006550C4" w:rsidP="006550C4">
      <w:pPr>
        <w:spacing w:before="240"/>
        <w:rPr>
          <w:ins w:id="122" w:author="Attila Vizhanyo" w:date="2024-01-03T18:39:00Z"/>
          <w:lang w:val="en-US"/>
        </w:rPr>
      </w:pPr>
      <w:ins w:id="123" w:author="Attila Vizhanyo" w:date="2024-01-03T18:39:00Z">
        <w:r>
          <w:rPr>
            <w:lang w:val="en-US"/>
          </w:rPr>
          <w:t>Finally, the buttons representing the squares also have names. These button names are consistent with the names of the squares, as defined in chess, e.g. “a8”.</w:t>
        </w:r>
      </w:ins>
    </w:p>
    <w:p w14:paraId="6BFC9935" w14:textId="77777777" w:rsidR="006550C4" w:rsidRDefault="006550C4" w:rsidP="006550C4">
      <w:pPr>
        <w:rPr>
          <w:ins w:id="124" w:author="Attila Vizhanyo" w:date="2024-01-03T18:39:00Z"/>
          <w:lang w:val="en-US"/>
        </w:rPr>
      </w:pPr>
      <w:ins w:id="125" w:author="Attila Vizhanyo" w:date="2024-01-03T18:39:00Z">
        <w:r>
          <w:rPr>
            <w:lang w:val="en-US"/>
          </w:rPr>
          <w:t>Throughout the program, conversion routines are used to convert between the various position representations:</w:t>
        </w:r>
      </w:ins>
    </w:p>
    <w:p w14:paraId="169229E8" w14:textId="77777777" w:rsidR="006550C4" w:rsidRDefault="006550C4" w:rsidP="006550C4">
      <w:pPr>
        <w:pStyle w:val="ListParagraph"/>
        <w:numPr>
          <w:ilvl w:val="0"/>
          <w:numId w:val="5"/>
        </w:numPr>
        <w:rPr>
          <w:ins w:id="126" w:author="Attila Vizhanyo" w:date="2024-01-03T18:39:00Z"/>
          <w:lang w:val="en-US"/>
        </w:rPr>
      </w:pPr>
      <w:ins w:id="127" w:author="Attila Vizhanyo" w:date="2024-01-03T18:39:00Z">
        <w:r>
          <w:rPr>
            <w:lang w:val="en-US"/>
          </w:rPr>
          <w:t xml:space="preserve">From square position to piece position, and vice versa. E.g. (6,4) </w:t>
        </w:r>
        <w:r w:rsidRPr="00EC5714">
          <w:rPr>
            <w:lang w:val="en-US"/>
          </w:rPr>
          <w:sym w:font="Wingdings" w:char="F0DF"/>
        </w:r>
        <w:r w:rsidRPr="00EC5714">
          <w:rPr>
            <w:lang w:val="en-US"/>
          </w:rPr>
          <w:sym w:font="Wingdings" w:char="F0E0"/>
        </w:r>
        <w:r>
          <w:rPr>
            <w:lang w:val="en-US"/>
          </w:rPr>
          <w:t xml:space="preserve"> (5,3)</w:t>
        </w:r>
      </w:ins>
    </w:p>
    <w:p w14:paraId="005E6933" w14:textId="77777777" w:rsidR="006550C4" w:rsidRPr="00B43F71" w:rsidRDefault="006550C4" w:rsidP="006550C4">
      <w:pPr>
        <w:pStyle w:val="ListParagraph"/>
        <w:numPr>
          <w:ilvl w:val="0"/>
          <w:numId w:val="5"/>
        </w:numPr>
        <w:rPr>
          <w:ins w:id="128" w:author="Attila Vizhanyo" w:date="2024-01-03T18:39:00Z"/>
          <w:lang w:val="en-US"/>
        </w:rPr>
      </w:pPr>
      <w:ins w:id="129" w:author="Attila Vizhanyo" w:date="2024-01-03T18:39:00Z">
        <w:r>
          <w:rPr>
            <w:lang w:val="en-US"/>
          </w:rPr>
          <w:t xml:space="preserve">From square position to button name, and vice versa. E.g. (6,4) </w:t>
        </w:r>
        <w:r w:rsidRPr="00EC5714">
          <w:rPr>
            <w:lang w:val="en-US"/>
          </w:rPr>
          <w:sym w:font="Wingdings" w:char="F0DF"/>
        </w:r>
        <w:r w:rsidRPr="00EC5714">
          <w:rPr>
            <w:lang w:val="en-US"/>
          </w:rPr>
          <w:sym w:font="Wingdings" w:char="F0E0"/>
        </w:r>
        <w:r>
          <w:rPr>
            <w:lang w:val="en-US"/>
          </w:rPr>
          <w:t xml:space="preserve"> “d3”</w:t>
        </w:r>
      </w:ins>
    </w:p>
    <w:p w14:paraId="3FC8FA9E" w14:textId="5C5F4D31" w:rsidR="00961FCA" w:rsidDel="006550C4" w:rsidRDefault="00961FCA" w:rsidP="007D3196">
      <w:pPr>
        <w:rPr>
          <w:del w:id="130" w:author="Attila Vizhanyo" w:date="2024-01-03T18:39:00Z"/>
          <w:lang w:val="en-US"/>
        </w:rPr>
      </w:pPr>
      <w:del w:id="131" w:author="Attila Vizhanyo" w:date="2024-01-03T18:39:00Z">
        <w:r w:rsidRPr="00C03B2B" w:rsidDel="006550C4">
          <w:rPr>
            <w:lang w:val="en-US"/>
          </w:rPr>
          <w:delText xml:space="preserve">In the code the chess pieces are stored as individual objects </w:delText>
        </w:r>
        <w:r w:rsidR="005E2103" w:rsidRPr="00C03B2B" w:rsidDel="006550C4">
          <w:rPr>
            <w:lang w:val="en-US"/>
          </w:rPr>
          <w:delText>of</w:delText>
        </w:r>
        <w:r w:rsidRPr="00C03B2B" w:rsidDel="006550C4">
          <w:rPr>
            <w:lang w:val="en-US"/>
          </w:rPr>
          <w:delText xml:space="preserve"> the Figure class. If we want to interact with the piece, we must call them by their name. The pieces are named the following way.</w:delText>
        </w:r>
      </w:del>
    </w:p>
    <w:p w14:paraId="5274621C" w14:textId="574EE67C" w:rsidR="007D3196" w:rsidRPr="00C03B2B" w:rsidDel="006550C4" w:rsidRDefault="007D3196" w:rsidP="003336BE">
      <w:pPr>
        <w:pStyle w:val="Heading4"/>
        <w:numPr>
          <w:ilvl w:val="0"/>
          <w:numId w:val="0"/>
        </w:numPr>
        <w:ind w:left="864" w:hanging="864"/>
        <w:jc w:val="center"/>
        <w:rPr>
          <w:moveFrom w:id="132" w:author="Attila Vizhanyo" w:date="2024-01-03T18:38:00Z"/>
          <w:lang w:val="en-US"/>
        </w:rPr>
      </w:pPr>
      <w:moveFromRangeStart w:id="133" w:author="Attila Vizhanyo" w:date="2024-01-03T18:38:00Z" w:name="move155199518"/>
      <w:moveFrom w:id="134" w:author="Attila Vizhanyo" w:date="2024-01-03T18:38:00Z">
        <w:r w:rsidRPr="00C03B2B" w:rsidDel="006550C4">
          <w:rPr>
            <w:noProof/>
            <w:lang w:val="en-US"/>
          </w:rPr>
          <w:drawing>
            <wp:inline distT="0" distB="0" distL="0" distR="0" wp14:anchorId="2B7E818B" wp14:editId="1F582758">
              <wp:extent cx="2608139" cy="2592000"/>
              <wp:effectExtent l="0" t="0" r="0" b="0"/>
              <wp:docPr id="1185063227" name="Picture 1185063227" descr="A green and white checkered board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63227" name="Picture 2" descr="A green and white checkered board with numbers and letters&#10;&#10;Description automatically generated"/>
                      <pic:cNvPicPr/>
                    </pic:nvPicPr>
                    <pic:blipFill rotWithShape="1">
                      <a:blip r:embed="rId19" cstate="print">
                        <a:extLst>
                          <a:ext uri="{28A0092B-C50C-407E-A947-70E740481C1C}">
                            <a14:useLocalDpi xmlns:a14="http://schemas.microsoft.com/office/drawing/2010/main" val="0"/>
                          </a:ext>
                        </a:extLst>
                      </a:blip>
                      <a:srcRect l="24819" t="5981" r="24924" b="5218"/>
                      <a:stretch/>
                    </pic:blipFill>
                    <pic:spPr bwMode="auto">
                      <a:xfrm>
                        <a:off x="0" y="0"/>
                        <a:ext cx="2608139" cy="2592000"/>
                      </a:xfrm>
                      <a:prstGeom prst="rect">
                        <a:avLst/>
                      </a:prstGeom>
                      <a:ln>
                        <a:noFill/>
                      </a:ln>
                      <a:extLst>
                        <a:ext uri="{53640926-AAD7-44D8-BBD7-CCE9431645EC}">
                          <a14:shadowObscured xmlns:a14="http://schemas.microsoft.com/office/drawing/2010/main"/>
                        </a:ext>
                      </a:extLst>
                    </pic:spPr>
                  </pic:pic>
                </a:graphicData>
              </a:graphic>
            </wp:inline>
          </w:drawing>
        </w:r>
      </w:moveFrom>
    </w:p>
    <w:p w14:paraId="53A35098" w14:textId="0B4C4ED0" w:rsidR="007D3196" w:rsidRPr="00C03B2B" w:rsidDel="006550C4" w:rsidRDefault="007D3196" w:rsidP="003336BE">
      <w:pPr>
        <w:pStyle w:val="Caption"/>
        <w:jc w:val="center"/>
        <w:rPr>
          <w:moveFrom w:id="135" w:author="Attila Vizhanyo" w:date="2024-01-03T18:38:00Z"/>
          <w:lang w:val="en-US"/>
        </w:rPr>
      </w:pPr>
      <w:bookmarkStart w:id="136" w:name="_Toc155188168"/>
      <w:moveFrom w:id="137" w:author="Attila Vizhanyo" w:date="2024-01-03T18:38:00Z">
        <w:r w:rsidRPr="00C03B2B" w:rsidDel="006550C4">
          <w:rPr>
            <w:lang w:val="en-US"/>
          </w:rPr>
          <w:t xml:space="preserve">Figure </w:t>
        </w:r>
        <w:r w:rsidRPr="00C03B2B" w:rsidDel="006550C4">
          <w:rPr>
            <w:lang w:val="en-US"/>
          </w:rPr>
          <w:fldChar w:fldCharType="begin"/>
        </w:r>
        <w:r w:rsidRPr="00C03B2B" w:rsidDel="006550C4">
          <w:rPr>
            <w:lang w:val="en-US"/>
          </w:rPr>
          <w:instrText xml:space="preserve"> SEQ Figure \* ARABIC </w:instrText>
        </w:r>
        <w:r w:rsidRPr="00C03B2B" w:rsidDel="006550C4">
          <w:rPr>
            <w:lang w:val="en-US"/>
          </w:rPr>
          <w:fldChar w:fldCharType="separate"/>
        </w:r>
        <w:r w:rsidR="005540F1" w:rsidDel="006550C4">
          <w:rPr>
            <w:noProof/>
            <w:lang w:val="en-US"/>
          </w:rPr>
          <w:t>6</w:t>
        </w:r>
        <w:r w:rsidRPr="00C03B2B" w:rsidDel="006550C4">
          <w:rPr>
            <w:lang w:val="en-US"/>
          </w:rPr>
          <w:fldChar w:fldCharType="end"/>
        </w:r>
        <w:r w:rsidRPr="00C03B2B" w:rsidDel="006550C4">
          <w:rPr>
            <w:lang w:val="en-US"/>
          </w:rPr>
          <w:t xml:space="preserve"> </w:t>
        </w:r>
        <w:r w:rsidR="00961FCA" w:rsidRPr="00C03B2B" w:rsidDel="006550C4">
          <w:rPr>
            <w:lang w:val="en-US"/>
          </w:rPr>
          <w:t>The pieces are named this way.</w:t>
        </w:r>
        <w:bookmarkEnd w:id="136"/>
      </w:moveFrom>
    </w:p>
    <w:p w14:paraId="46E19103" w14:textId="097836EA" w:rsidR="007D3196" w:rsidRPr="00C03B2B" w:rsidRDefault="007D3196" w:rsidP="007D3196">
      <w:pPr>
        <w:rPr>
          <w:lang w:val="en-US"/>
        </w:rPr>
      </w:pPr>
      <w:moveFrom w:id="138" w:author="Attila Vizhanyo" w:date="2024-01-03T18:38:00Z">
        <w:r w:rsidRPr="00C03B2B" w:rsidDel="006550C4">
          <w:rPr>
            <w:lang w:val="en-US"/>
          </w:rPr>
          <w:t xml:space="preserve"> </w:t>
        </w:r>
      </w:moveFrom>
      <w:moveFromRangeEnd w:id="133"/>
    </w:p>
    <w:p w14:paraId="3BEE3D50" w14:textId="2BB73476" w:rsidR="00C07A2B" w:rsidRPr="00C03B2B" w:rsidRDefault="00C07A2B" w:rsidP="00C07A2B">
      <w:pPr>
        <w:pStyle w:val="Heading4"/>
        <w:rPr>
          <w:lang w:val="en-US"/>
        </w:rPr>
      </w:pPr>
      <w:r w:rsidRPr="00C03B2B">
        <w:rPr>
          <w:lang w:val="en-US"/>
        </w:rPr>
        <w:t>Turn</w:t>
      </w:r>
    </w:p>
    <w:p w14:paraId="165B7C7B" w14:textId="77777777" w:rsidR="006550C4" w:rsidRPr="00C03B2B" w:rsidRDefault="006550C4" w:rsidP="006550C4">
      <w:pPr>
        <w:rPr>
          <w:ins w:id="139" w:author="Attila Vizhanyo" w:date="2024-01-03T18:40:00Z"/>
          <w:lang w:val="en-US"/>
        </w:rPr>
      </w:pPr>
      <w:ins w:id="140" w:author="Attila Vizhanyo" w:date="2024-01-03T18:40:00Z">
        <w:r w:rsidRPr="00C03B2B">
          <w:rPr>
            <w:lang w:val="en-US"/>
          </w:rPr>
          <w:t xml:space="preserve">In the game of chess, each player makes </w:t>
        </w:r>
        <w:r>
          <w:rPr>
            <w:lang w:val="en-US"/>
          </w:rPr>
          <w:t>a</w:t>
        </w:r>
        <w:r w:rsidRPr="00C03B2B">
          <w:rPr>
            <w:lang w:val="en-US"/>
          </w:rPr>
          <w:t xml:space="preserve"> move one after </w:t>
        </w:r>
        <w:r>
          <w:rPr>
            <w:lang w:val="en-US"/>
          </w:rPr>
          <w:t>each</w:t>
        </w:r>
        <w:r w:rsidRPr="00C03B2B">
          <w:rPr>
            <w:lang w:val="en-US"/>
          </w:rPr>
          <w:t xml:space="preserve"> other</w:t>
        </w:r>
        <w:r>
          <w:rPr>
            <w:lang w:val="en-US"/>
          </w:rPr>
          <w:t xml:space="preserve"> in alternate turns</w:t>
        </w:r>
        <w:r w:rsidRPr="00C03B2B">
          <w:rPr>
            <w:lang w:val="en-US"/>
          </w:rPr>
          <w:t>.</w:t>
        </w:r>
      </w:ins>
    </w:p>
    <w:p w14:paraId="39233088" w14:textId="59A16C06" w:rsidR="00835251" w:rsidRPr="00C03B2B" w:rsidDel="006550C4" w:rsidRDefault="00835251" w:rsidP="00961FCA">
      <w:pPr>
        <w:rPr>
          <w:del w:id="141" w:author="Attila Vizhanyo" w:date="2024-01-03T18:40:00Z"/>
          <w:lang w:val="en-US"/>
        </w:rPr>
      </w:pPr>
      <w:del w:id="142" w:author="Attila Vizhanyo" w:date="2024-01-03T18:40:00Z">
        <w:r w:rsidRPr="00C03B2B" w:rsidDel="006550C4">
          <w:rPr>
            <w:lang w:val="en-US"/>
          </w:rPr>
          <w:delText>In the game of chess, each player makes the move one after the other.</w:delText>
        </w:r>
      </w:del>
    </w:p>
    <w:p w14:paraId="093B0AE2" w14:textId="55C9DCF5" w:rsidR="006241CC" w:rsidRPr="00C03B2B" w:rsidRDefault="00961FCA" w:rsidP="00961FCA">
      <w:pPr>
        <w:rPr>
          <w:lang w:val="en-US"/>
        </w:rPr>
      </w:pPr>
      <w:r w:rsidRPr="00C03B2B">
        <w:rPr>
          <w:lang w:val="en-US"/>
        </w:rPr>
        <w:t>Turn is a variable that the program use</w:t>
      </w:r>
      <w:r w:rsidR="006241CC" w:rsidRPr="00C03B2B">
        <w:rPr>
          <w:lang w:val="en-US"/>
        </w:rPr>
        <w:t>s</w:t>
      </w:r>
      <w:r w:rsidRPr="00C03B2B">
        <w:rPr>
          <w:lang w:val="en-US"/>
        </w:rPr>
        <w:t xml:space="preserve"> to determine which player is making the next move.</w:t>
      </w:r>
      <w:r w:rsidR="006241CC" w:rsidRPr="00C03B2B">
        <w:rPr>
          <w:lang w:val="en-US"/>
        </w:rPr>
        <w:t xml:space="preserve"> </w:t>
      </w:r>
      <w:r w:rsidR="00835251" w:rsidRPr="00C03B2B">
        <w:rPr>
          <w:lang w:val="en-US"/>
        </w:rPr>
        <w:t>This variable is important to check whether the move played is legitimate. The turn variable can be set to “W” (for white) or “B” (for black). If a legit move has been played, the Turn must change to the other value. If the player does not make a valid move, the program must not change the value of this variable.</w:t>
      </w:r>
    </w:p>
    <w:p w14:paraId="46BEB344" w14:textId="356BD412" w:rsidR="00C11681" w:rsidRPr="00C03B2B" w:rsidRDefault="00C11681" w:rsidP="00FD07EB">
      <w:pPr>
        <w:pStyle w:val="Heading4"/>
        <w:rPr>
          <w:lang w:val="en-US"/>
        </w:rPr>
      </w:pPr>
      <w:r w:rsidRPr="00C03B2B">
        <w:rPr>
          <w:lang w:val="en-US"/>
        </w:rPr>
        <w:lastRenderedPageBreak/>
        <w:t>Capture</w:t>
      </w:r>
    </w:p>
    <w:p w14:paraId="68EBCE93" w14:textId="77777777" w:rsidR="006550C4" w:rsidRDefault="006550C4" w:rsidP="006550C4">
      <w:pPr>
        <w:rPr>
          <w:ins w:id="143" w:author="Attila Vizhanyo" w:date="2024-01-03T18:40:00Z"/>
          <w:lang w:val="en-US"/>
        </w:rPr>
      </w:pPr>
      <w:ins w:id="144" w:author="Attila Vizhanyo" w:date="2024-01-03T18:40:00Z">
        <w:r w:rsidRPr="00C03B2B">
          <w:rPr>
            <w:lang w:val="en-US"/>
          </w:rPr>
          <w:t xml:space="preserve">When a figure has been captured in chess it is removed from the broad. </w:t>
        </w:r>
      </w:ins>
    </w:p>
    <w:p w14:paraId="3960BC7D" w14:textId="77777777" w:rsidR="006550C4" w:rsidRPr="00C03B2B" w:rsidRDefault="006550C4" w:rsidP="006550C4">
      <w:pPr>
        <w:rPr>
          <w:ins w:id="145" w:author="Attila Vizhanyo" w:date="2024-01-03T18:40:00Z"/>
          <w:lang w:val="en-US"/>
        </w:rPr>
      </w:pPr>
      <w:ins w:id="146" w:author="Attila Vizhanyo" w:date="2024-01-03T18:40:00Z">
        <w:r>
          <w:rPr>
            <w:lang w:val="en-US"/>
          </w:rPr>
          <w:t>I</w:t>
        </w:r>
        <w:r w:rsidRPr="00C03B2B">
          <w:rPr>
            <w:lang w:val="en-US"/>
          </w:rPr>
          <w:t>n th</w:t>
        </w:r>
        <w:r>
          <w:rPr>
            <w:lang w:val="en-US"/>
          </w:rPr>
          <w:t>e</w:t>
        </w:r>
        <w:r w:rsidRPr="00C03B2B">
          <w:rPr>
            <w:lang w:val="en-US"/>
          </w:rPr>
          <w:t xml:space="preserve"> program, captured pieces are given the position (-1</w:t>
        </w:r>
        <w:r>
          <w:rPr>
            <w:lang w:val="en-US"/>
          </w:rPr>
          <w:t>,</w:t>
        </w:r>
        <w:r w:rsidRPr="00C03B2B">
          <w:rPr>
            <w:lang w:val="en-US"/>
          </w:rPr>
          <w:t xml:space="preserve">-1). The user can no longer interact with pieces that are in this </w:t>
        </w:r>
        <w:r>
          <w:rPr>
            <w:lang w:val="en-US"/>
          </w:rPr>
          <w:t>position, and they are not considered in further interactions during the game</w:t>
        </w:r>
        <w:r w:rsidRPr="00C03B2B">
          <w:rPr>
            <w:lang w:val="en-US"/>
          </w:rPr>
          <w:t>.</w:t>
        </w:r>
      </w:ins>
    </w:p>
    <w:p w14:paraId="49D49918" w14:textId="10E2CA11" w:rsidR="00A64441" w:rsidRPr="00C03B2B" w:rsidDel="006550C4" w:rsidRDefault="00A64441" w:rsidP="00005D34">
      <w:pPr>
        <w:rPr>
          <w:del w:id="147" w:author="Attila Vizhanyo" w:date="2024-01-03T18:40:00Z"/>
          <w:lang w:val="en-US"/>
        </w:rPr>
      </w:pPr>
      <w:del w:id="148" w:author="Attila Vizhanyo" w:date="2024-01-03T18:40:00Z">
        <w:r w:rsidRPr="00C03B2B" w:rsidDel="006550C4">
          <w:rPr>
            <w:lang w:val="en-US"/>
          </w:rPr>
          <w:delText>When a figure has been captured in chess it is removed from the broad. Similarly in this program, captured pieces are given the position (-1</w:delText>
        </w:r>
        <w:r w:rsidR="00113623" w:rsidDel="006550C4">
          <w:rPr>
            <w:lang w:val="en-US"/>
          </w:rPr>
          <w:delText>,</w:delText>
        </w:r>
        <w:r w:rsidRPr="00C03B2B" w:rsidDel="006550C4">
          <w:rPr>
            <w:lang w:val="en-US"/>
          </w:rPr>
          <w:delText>-1). The user can no longer interact with pieces that are in this location.</w:delText>
        </w:r>
      </w:del>
    </w:p>
    <w:p w14:paraId="381625EA" w14:textId="2A19DDFA" w:rsidR="00C11681" w:rsidRPr="00C03B2B" w:rsidRDefault="00C11681" w:rsidP="00FD07EB">
      <w:pPr>
        <w:pStyle w:val="Heading4"/>
        <w:rPr>
          <w:lang w:val="en-US"/>
        </w:rPr>
      </w:pPr>
      <w:r w:rsidRPr="00C03B2B">
        <w:rPr>
          <w:lang w:val="en-US"/>
        </w:rPr>
        <w:t>Check</w:t>
      </w:r>
    </w:p>
    <w:p w14:paraId="3A7D4C08" w14:textId="733CD6DD" w:rsidR="00A64441" w:rsidRPr="00C03B2B" w:rsidRDefault="00A64441" w:rsidP="00005D34">
      <w:pPr>
        <w:rPr>
          <w:lang w:val="en-US"/>
        </w:rPr>
      </w:pPr>
      <w:r w:rsidRPr="00C03B2B">
        <w:rPr>
          <w:lang w:val="en-US"/>
        </w:rPr>
        <w:t xml:space="preserve">A check is given when a piece directly attacks the king. If the program finds a legit move that can capture the king with the next move, it detects a check. </w:t>
      </w:r>
      <w:r w:rsidR="00113623">
        <w:rPr>
          <w:lang w:val="en-US"/>
        </w:rPr>
        <w:t>When a player is in check, they are asked to play a move that escapes the check.</w:t>
      </w:r>
    </w:p>
    <w:p w14:paraId="3652501D" w14:textId="4FCCCD00" w:rsidR="00C11681" w:rsidRPr="00C03B2B" w:rsidRDefault="00C11681" w:rsidP="00FD07EB">
      <w:pPr>
        <w:pStyle w:val="Heading4"/>
        <w:rPr>
          <w:lang w:val="en-US"/>
        </w:rPr>
      </w:pPr>
      <w:r w:rsidRPr="00C03B2B">
        <w:rPr>
          <w:lang w:val="en-US"/>
        </w:rPr>
        <w:t>Checkmate</w:t>
      </w:r>
    </w:p>
    <w:p w14:paraId="2F542400" w14:textId="3A8CB53B" w:rsidR="00A64441" w:rsidRPr="00C03B2B" w:rsidRDefault="00A64441" w:rsidP="00005D34">
      <w:pPr>
        <w:rPr>
          <w:lang w:val="en-US"/>
        </w:rPr>
      </w:pPr>
      <w:r w:rsidRPr="00C03B2B">
        <w:rPr>
          <w:lang w:val="en-US"/>
        </w:rPr>
        <w:t xml:space="preserve">Once a </w:t>
      </w:r>
      <w:r w:rsidR="002B0766">
        <w:rPr>
          <w:lang w:val="en-US"/>
        </w:rPr>
        <w:t xml:space="preserve">king </w:t>
      </w:r>
      <w:r w:rsidRPr="00C03B2B">
        <w:rPr>
          <w:lang w:val="en-US"/>
        </w:rPr>
        <w:t>is in check and the program cannot find a legitimate move to escape</w:t>
      </w:r>
      <w:r w:rsidR="002B0766">
        <w:rPr>
          <w:lang w:val="en-US"/>
        </w:rPr>
        <w:t xml:space="preserve"> the</w:t>
      </w:r>
      <w:r w:rsidRPr="00C03B2B">
        <w:rPr>
          <w:lang w:val="en-US"/>
        </w:rPr>
        <w:t xml:space="preserve"> check, it is </w:t>
      </w:r>
      <w:r w:rsidR="0097467F" w:rsidRPr="00C03B2B">
        <w:rPr>
          <w:lang w:val="en-US"/>
        </w:rPr>
        <w:t>checkmate,</w:t>
      </w:r>
      <w:r w:rsidR="002B0766">
        <w:rPr>
          <w:lang w:val="en-US"/>
        </w:rPr>
        <w:t xml:space="preserve"> and the game is over.</w:t>
      </w:r>
    </w:p>
    <w:p w14:paraId="34FB5667" w14:textId="5CDDE863" w:rsidR="00C07A2B" w:rsidRPr="00C03B2B" w:rsidRDefault="00C07A2B" w:rsidP="00FD07EB">
      <w:pPr>
        <w:pStyle w:val="Heading3"/>
        <w:rPr>
          <w:lang w:val="en-US"/>
        </w:rPr>
      </w:pPr>
      <w:bookmarkStart w:id="149" w:name="_Toc155188283"/>
      <w:r w:rsidRPr="00C03B2B">
        <w:rPr>
          <w:lang w:val="en-US"/>
        </w:rPr>
        <w:t>Control Flow</w:t>
      </w:r>
      <w:bookmarkEnd w:id="149"/>
    </w:p>
    <w:p w14:paraId="4F9B899B" w14:textId="40434203" w:rsidR="00C07A2B" w:rsidRPr="00C03B2B" w:rsidRDefault="00C07A2B" w:rsidP="00FD07EB">
      <w:pPr>
        <w:pStyle w:val="Heading3"/>
        <w:rPr>
          <w:lang w:val="en-US"/>
        </w:rPr>
      </w:pPr>
      <w:bookmarkStart w:id="150" w:name="_Toc155188284"/>
      <w:r w:rsidRPr="00C03B2B">
        <w:rPr>
          <w:lang w:val="en-US"/>
        </w:rPr>
        <w:t>Error Handling</w:t>
      </w:r>
      <w:bookmarkEnd w:id="150"/>
    </w:p>
    <w:p w14:paraId="16515AB0" w14:textId="77777777" w:rsidR="006550C4" w:rsidRPr="00C03B2B" w:rsidRDefault="006550C4" w:rsidP="006550C4">
      <w:pPr>
        <w:rPr>
          <w:ins w:id="151" w:author="Attila Vizhanyo" w:date="2024-01-03T18:41:00Z"/>
          <w:lang w:val="en-US"/>
        </w:rPr>
      </w:pPr>
      <w:ins w:id="152" w:author="Attila Vizhanyo" w:date="2024-01-03T18:41:00Z">
        <w:r w:rsidRPr="00C03B2B">
          <w:rPr>
            <w:lang w:val="en-US"/>
          </w:rPr>
          <w:t xml:space="preserve">A well-written code must deal with its errors. If an error occurs, the program freezes and the user can no longer interact with it. This leaves the user with no idea what caused the problem. To prevent this, the original chess code introduces a variable called “error”. This variable is used to tell the user what problem occurred while interacting with the program. The program continues to run and since the user is informed about the problem, he can avoid it. The error variable can </w:t>
        </w:r>
        <w:r>
          <w:rPr>
            <w:lang w:val="en-US"/>
          </w:rPr>
          <w:t>have one of the following</w:t>
        </w:r>
        <w:r w:rsidRPr="00C03B2B">
          <w:rPr>
            <w:lang w:val="en-US"/>
          </w:rPr>
          <w:t xml:space="preserve"> four values</w:t>
        </w:r>
        <w:r>
          <w:rPr>
            <w:lang w:val="en-US"/>
          </w:rPr>
          <w:t>:</w:t>
        </w:r>
      </w:ins>
    </w:p>
    <w:p w14:paraId="4A10DF7D" w14:textId="77777777" w:rsidR="006550C4" w:rsidRPr="0094088F" w:rsidRDefault="006550C4" w:rsidP="006550C4">
      <w:pPr>
        <w:pStyle w:val="ListParagraph"/>
        <w:numPr>
          <w:ilvl w:val="0"/>
          <w:numId w:val="6"/>
        </w:numPr>
        <w:rPr>
          <w:ins w:id="153" w:author="Attila Vizhanyo" w:date="2024-01-03T18:41:00Z"/>
          <w:lang w:val="en-US"/>
        </w:rPr>
      </w:pPr>
      <w:ins w:id="154" w:author="Attila Vizhanyo" w:date="2024-01-03T18:41:00Z">
        <w:r w:rsidRPr="0094088F">
          <w:rPr>
            <w:lang w:val="en-US"/>
          </w:rPr>
          <w:t>the provided move was invalid.</w:t>
        </w:r>
      </w:ins>
    </w:p>
    <w:p w14:paraId="045A982E" w14:textId="77777777" w:rsidR="006550C4" w:rsidRPr="0094088F" w:rsidRDefault="006550C4" w:rsidP="006550C4">
      <w:pPr>
        <w:pStyle w:val="ListParagraph"/>
        <w:numPr>
          <w:ilvl w:val="0"/>
          <w:numId w:val="6"/>
        </w:numPr>
        <w:rPr>
          <w:ins w:id="155" w:author="Attila Vizhanyo" w:date="2024-01-03T18:41:00Z"/>
          <w:lang w:val="en-US"/>
        </w:rPr>
      </w:pPr>
      <w:ins w:id="156" w:author="Attila Vizhanyo" w:date="2024-01-03T18:41:00Z">
        <w:r w:rsidRPr="0094088F">
          <w:rPr>
            <w:lang w:val="en-US"/>
          </w:rPr>
          <w:t>the game is over.</w:t>
        </w:r>
      </w:ins>
    </w:p>
    <w:p w14:paraId="228CC10E" w14:textId="77777777" w:rsidR="006550C4" w:rsidRDefault="006550C4" w:rsidP="006550C4">
      <w:pPr>
        <w:pStyle w:val="ListParagraph"/>
        <w:numPr>
          <w:ilvl w:val="0"/>
          <w:numId w:val="6"/>
        </w:numPr>
        <w:rPr>
          <w:ins w:id="157" w:author="Attila Vizhanyo" w:date="2024-01-03T18:42:00Z"/>
          <w:lang w:val="en-US"/>
        </w:rPr>
      </w:pPr>
      <w:ins w:id="158" w:author="Attila Vizhanyo" w:date="2024-01-03T18:41:00Z">
        <w:r w:rsidRPr="0094088F">
          <w:rPr>
            <w:lang w:val="en-US"/>
          </w:rPr>
          <w:t>the king is in check.</w:t>
        </w:r>
      </w:ins>
    </w:p>
    <w:p w14:paraId="43F24166" w14:textId="1B86AC65" w:rsidR="006550C4" w:rsidRPr="0094088F" w:rsidRDefault="006550C4" w:rsidP="006550C4">
      <w:pPr>
        <w:pStyle w:val="ListParagraph"/>
        <w:numPr>
          <w:ilvl w:val="0"/>
          <w:numId w:val="6"/>
        </w:numPr>
        <w:rPr>
          <w:ins w:id="159" w:author="Attila Vizhanyo" w:date="2024-01-03T18:41:00Z"/>
          <w:lang w:val="en-US"/>
        </w:rPr>
      </w:pPr>
      <w:ins w:id="160" w:author="Attila Vizhanyo" w:date="2024-01-03T18:42:00Z">
        <w:r>
          <w:rPr>
            <w:lang w:val="en-US"/>
          </w:rPr>
          <w:t>there is a checkmate</w:t>
        </w:r>
      </w:ins>
    </w:p>
    <w:p w14:paraId="667A994D" w14:textId="617257B3" w:rsidR="00835251" w:rsidRPr="00C03B2B" w:rsidDel="006550C4" w:rsidRDefault="00835251" w:rsidP="006550C4">
      <w:pPr>
        <w:rPr>
          <w:del w:id="161" w:author="Attila Vizhanyo" w:date="2024-01-03T18:41:00Z"/>
          <w:lang w:val="en-US"/>
        </w:rPr>
      </w:pPr>
      <w:del w:id="162" w:author="Attila Vizhanyo" w:date="2024-01-03T18:41:00Z">
        <w:r w:rsidRPr="00C03B2B" w:rsidDel="006550C4">
          <w:rPr>
            <w:lang w:val="en-US"/>
          </w:rPr>
          <w:delText>A well-written code must deal with its errors</w:delText>
        </w:r>
        <w:r w:rsidR="00F84A8C" w:rsidRPr="00C03B2B" w:rsidDel="006550C4">
          <w:rPr>
            <w:lang w:val="en-US"/>
          </w:rPr>
          <w:delText>. If an error occurs, the program freezes and the user can no longer interact with it. This leaves the user with no idea what caused the problem. To prevent this, the original chess code introduces a variable called “error”. This variable is used to tell the user what problem occurred while interacting with the program. The program continues to run and since the user is informed about the problem, he can avoid it. The error variable can be equal to four values.</w:delText>
        </w:r>
      </w:del>
    </w:p>
    <w:p w14:paraId="38EB6EEE" w14:textId="7C6456B3" w:rsidR="00F84A8C" w:rsidRPr="00C03B2B" w:rsidDel="006550C4" w:rsidRDefault="00F84A8C" w:rsidP="00835251">
      <w:pPr>
        <w:rPr>
          <w:del w:id="163" w:author="Attila Vizhanyo" w:date="2024-01-03T18:41:00Z"/>
          <w:lang w:val="en-US"/>
        </w:rPr>
      </w:pPr>
      <w:del w:id="164" w:author="Attila Vizhanyo" w:date="2024-01-03T18:41:00Z">
        <w:r w:rsidRPr="00C03B2B" w:rsidDel="006550C4">
          <w:rPr>
            <w:lang w:val="en-US"/>
          </w:rPr>
          <w:delText>If the error is set to "1", the provided move was invalid.</w:delText>
        </w:r>
      </w:del>
    </w:p>
    <w:p w14:paraId="7D0415EB" w14:textId="46FFFA64" w:rsidR="005E2103" w:rsidRPr="00C03B2B" w:rsidDel="006550C4" w:rsidRDefault="005E2103" w:rsidP="00835251">
      <w:pPr>
        <w:rPr>
          <w:del w:id="165" w:author="Attila Vizhanyo" w:date="2024-01-03T18:41:00Z"/>
          <w:lang w:val="en-US"/>
        </w:rPr>
      </w:pPr>
      <w:del w:id="166" w:author="Attila Vizhanyo" w:date="2024-01-03T18:41:00Z">
        <w:r w:rsidRPr="00C03B2B" w:rsidDel="006550C4">
          <w:rPr>
            <w:lang w:val="en-US"/>
          </w:rPr>
          <w:delText>When the error equals “2”, the game is over.</w:delText>
        </w:r>
      </w:del>
    </w:p>
    <w:p w14:paraId="7C3C340C" w14:textId="57EE5ADE" w:rsidR="005E2103" w:rsidRPr="00C03B2B" w:rsidDel="006550C4" w:rsidRDefault="005E2103" w:rsidP="00835251">
      <w:pPr>
        <w:rPr>
          <w:del w:id="167" w:author="Attila Vizhanyo" w:date="2024-01-03T18:41:00Z"/>
          <w:lang w:val="en-US"/>
        </w:rPr>
      </w:pPr>
      <w:del w:id="168" w:author="Attila Vizhanyo" w:date="2024-01-03T18:41:00Z">
        <w:r w:rsidRPr="00C03B2B" w:rsidDel="006550C4">
          <w:rPr>
            <w:lang w:val="en-US"/>
          </w:rPr>
          <w:delText>In the case where the error is “3”, the king is in check.</w:delText>
        </w:r>
      </w:del>
    </w:p>
    <w:p w14:paraId="0FBD945C" w14:textId="7DE7E630" w:rsidR="005E2103" w:rsidRPr="00C03B2B" w:rsidDel="006550C4" w:rsidRDefault="005E2103" w:rsidP="00835251">
      <w:pPr>
        <w:rPr>
          <w:del w:id="169" w:author="Attila Vizhanyo" w:date="2024-01-03T18:41:00Z"/>
          <w:lang w:val="en-US"/>
        </w:rPr>
      </w:pPr>
      <w:del w:id="170" w:author="Attila Vizhanyo" w:date="2024-01-03T18:41:00Z">
        <w:r w:rsidRPr="00C03B2B" w:rsidDel="006550C4">
          <w:rPr>
            <w:lang w:val="en-US"/>
          </w:rPr>
          <w:delText>Should the error be equal to “4”, there is a checkmate.</w:delText>
        </w:r>
      </w:del>
    </w:p>
    <w:p w14:paraId="366C2536" w14:textId="77777777" w:rsidR="005E2103" w:rsidRPr="00C03B2B" w:rsidRDefault="005E2103" w:rsidP="00835251">
      <w:pPr>
        <w:rPr>
          <w:lang w:val="en-US"/>
        </w:rPr>
      </w:pPr>
    </w:p>
    <w:p w14:paraId="253169B8" w14:textId="2AC08ECD" w:rsidR="006550C4" w:rsidRPr="003A0407" w:rsidRDefault="00C07A2B" w:rsidP="003A0407">
      <w:pPr>
        <w:pStyle w:val="Heading2"/>
        <w:rPr>
          <w:lang w:val="en-US"/>
        </w:rPr>
      </w:pPr>
      <w:bookmarkStart w:id="171" w:name="_Toc155188285"/>
      <w:r w:rsidRPr="00C03B2B">
        <w:rPr>
          <w:lang w:val="en-US"/>
        </w:rPr>
        <w:t>GUI</w:t>
      </w:r>
      <w:bookmarkEnd w:id="171"/>
    </w:p>
    <w:p w14:paraId="2AFC8860" w14:textId="4C91798E" w:rsidR="00F16D7D" w:rsidRDefault="005E2103" w:rsidP="009E1174">
      <w:pPr>
        <w:pStyle w:val="Heading3"/>
        <w:rPr>
          <w:ins w:id="172" w:author="Attila Vizhanyo" w:date="2024-01-03T18:45:00Z"/>
          <w:lang w:val="en-US"/>
        </w:rPr>
      </w:pPr>
      <w:bookmarkStart w:id="173" w:name="_Toc155188286"/>
      <w:r w:rsidRPr="00C03B2B">
        <w:rPr>
          <w:lang w:val="en-US"/>
        </w:rPr>
        <w:t>Overview</w:t>
      </w:r>
      <w:bookmarkEnd w:id="173"/>
    </w:p>
    <w:p w14:paraId="5F565760" w14:textId="77777777" w:rsidR="003A0407" w:rsidRDefault="003A0407" w:rsidP="003A0407">
      <w:pPr>
        <w:rPr>
          <w:ins w:id="174" w:author="Attila Vizhanyo" w:date="2024-01-03T18:45:00Z"/>
          <w:lang w:val="en-US"/>
        </w:rPr>
      </w:pPr>
      <w:ins w:id="175" w:author="Attila Vizhanyo" w:date="2024-01-03T18:45:00Z">
        <w:r>
          <w:rPr>
            <w:lang w:val="en-US"/>
          </w:rPr>
          <w:t>“</w:t>
        </w:r>
        <w:r w:rsidRPr="00861C65">
          <w:rPr>
            <w:lang w:val="en-US"/>
          </w:rPr>
          <w:t>A graphical user interface (GUI) is a digital interface in which a user interacts with graphical components such as icons, buttons, and menus. In a GUI, the visuals displayed in the </w:t>
        </w:r>
        <w:r w:rsidRPr="00861C65">
          <w:rPr>
            <w:lang w:val="en-US"/>
          </w:rPr>
          <w:fldChar w:fldCharType="begin"/>
        </w:r>
        <w:r w:rsidRPr="00861C65">
          <w:rPr>
            <w:lang w:val="en-US"/>
          </w:rPr>
          <w:instrText>HYPERLINK "https://blog.hubspot.com/website/ui-design?hubs_content=blog.hubspot.com/website/what-is-gui&amp;hubs_content-cta=user%20interface" \t "_blank"</w:instrText>
        </w:r>
        <w:r w:rsidRPr="00861C65">
          <w:rPr>
            <w:lang w:val="en-US"/>
          </w:rPr>
        </w:r>
        <w:r w:rsidRPr="00861C65">
          <w:rPr>
            <w:lang w:val="en-US"/>
          </w:rPr>
          <w:fldChar w:fldCharType="separate"/>
        </w:r>
        <w:r w:rsidRPr="00861C65">
          <w:rPr>
            <w:lang w:val="en-US"/>
          </w:rPr>
          <w:t>user interface</w:t>
        </w:r>
        <w:r w:rsidRPr="00861C65">
          <w:rPr>
            <w:lang w:val="en-US"/>
          </w:rPr>
          <w:fldChar w:fldCharType="end"/>
        </w:r>
        <w:r w:rsidRPr="00861C65">
          <w:rPr>
            <w:lang w:val="en-US"/>
          </w:rPr>
          <w:t> convey information relevant to the user, as well as actions that they can take.</w:t>
        </w:r>
        <w:r>
          <w:rPr>
            <w:lang w:val="en-US"/>
          </w:rPr>
          <w:t>”</w:t>
        </w:r>
      </w:ins>
      <w:customXmlInsRangeStart w:id="176" w:author="Attila Vizhanyo" w:date="2024-01-03T18:45:00Z"/>
      <w:sdt>
        <w:sdtPr>
          <w:rPr>
            <w:lang w:val="en-US"/>
          </w:rPr>
          <w:id w:val="494773423"/>
          <w:citation/>
        </w:sdtPr>
        <w:sdtContent>
          <w:customXmlInsRangeEnd w:id="176"/>
          <w:ins w:id="177" w:author="Attila Vizhanyo" w:date="2024-01-03T18:45:00Z">
            <w:r>
              <w:rPr>
                <w:lang w:val="en-US"/>
              </w:rPr>
              <w:fldChar w:fldCharType="begin"/>
            </w:r>
            <w:r w:rsidRPr="00861C65">
              <w:rPr>
                <w:lang w:val="en-US"/>
              </w:rPr>
              <w:instrText xml:space="preserve"> CITATION Jam23 \l 4108 </w:instrText>
            </w:r>
            <w:r>
              <w:rPr>
                <w:lang w:val="en-US"/>
              </w:rPr>
              <w:fldChar w:fldCharType="separate"/>
            </w:r>
            <w:r w:rsidRPr="00861C65">
              <w:rPr>
                <w:noProof/>
                <w:lang w:val="en-US"/>
              </w:rPr>
              <w:t xml:space="preserve"> </w:t>
            </w:r>
            <w:r w:rsidRPr="003A0407">
              <w:rPr>
                <w:noProof/>
                <w:lang w:val="en-US"/>
                <w:rPrChange w:id="178" w:author="Attila Vizhanyo" w:date="2024-01-03T18:45:00Z">
                  <w:rPr>
                    <w:noProof/>
                    <w:lang w:val="fr-CH"/>
                  </w:rPr>
                </w:rPrChange>
              </w:rPr>
              <w:t>(Juviler, 2023)</w:t>
            </w:r>
            <w:r>
              <w:rPr>
                <w:lang w:val="en-US"/>
              </w:rPr>
              <w:fldChar w:fldCharType="end"/>
            </w:r>
          </w:ins>
          <w:customXmlInsRangeStart w:id="179" w:author="Attila Vizhanyo" w:date="2024-01-03T18:45:00Z"/>
        </w:sdtContent>
      </w:sdt>
      <w:customXmlInsRangeEnd w:id="179"/>
    </w:p>
    <w:p w14:paraId="6478A295" w14:textId="77777777" w:rsidR="003A0407" w:rsidRPr="002F369E" w:rsidRDefault="003A0407" w:rsidP="003A0407">
      <w:pPr>
        <w:rPr>
          <w:ins w:id="180" w:author="Attila Vizhanyo" w:date="2024-01-03T18:45:00Z"/>
          <w:lang w:val="en-US"/>
        </w:rPr>
      </w:pPr>
      <w:ins w:id="181" w:author="Attila Vizhanyo" w:date="2024-01-03T18:45:00Z">
        <w:r w:rsidRPr="00861C65">
          <w:rPr>
            <w:highlight w:val="yellow"/>
            <w:lang w:val="en-US"/>
          </w:rPr>
          <w:t>Why is the GUI needed?</w:t>
        </w:r>
      </w:ins>
    </w:p>
    <w:p w14:paraId="03022066" w14:textId="77777777" w:rsidR="003A0407" w:rsidRDefault="003A0407" w:rsidP="003A0407">
      <w:pPr>
        <w:rPr>
          <w:ins w:id="182" w:author="Attila Vizhanyo" w:date="2024-01-03T18:45:00Z"/>
          <w:lang w:val="en-US"/>
        </w:rPr>
      </w:pPr>
      <w:ins w:id="183" w:author="Attila Vizhanyo" w:date="2024-01-03T18:45:00Z">
        <w:r>
          <w:rPr>
            <w:lang w:val="en-US"/>
          </w:rPr>
          <w:t>The program uses Tkinter for visualization of the board and the pieces.</w:t>
        </w:r>
      </w:ins>
    </w:p>
    <w:p w14:paraId="03A19C9C" w14:textId="77777777" w:rsidR="003A0407" w:rsidRDefault="003A0407" w:rsidP="003A0407">
      <w:pPr>
        <w:rPr>
          <w:ins w:id="184" w:author="Attila Vizhanyo" w:date="2024-01-03T18:45:00Z"/>
          <w:shd w:val="clear" w:color="auto" w:fill="FFFFFF"/>
          <w:lang w:val="en-US"/>
        </w:rPr>
      </w:pPr>
      <w:ins w:id="185" w:author="Attila Vizhanyo" w:date="2024-01-03T18:45:00Z">
        <w:r>
          <w:rPr>
            <w:shd w:val="clear" w:color="auto" w:fill="FFFFFF"/>
            <w:lang w:val="en-US"/>
          </w:rPr>
          <w:t>“</w:t>
        </w:r>
        <w:r w:rsidRPr="00C66C71">
          <w:rPr>
            <w:shd w:val="clear" w:color="auto" w:fill="FFFFFF"/>
            <w:lang w:val="en-US"/>
          </w:rPr>
          <w:t>Tkinter is an open source, portable graphical user interface (GUI) library designed for use in Python scripts.</w:t>
        </w:r>
        <w:r>
          <w:rPr>
            <w:shd w:val="clear" w:color="auto" w:fill="FFFFFF"/>
            <w:lang w:val="en-US"/>
          </w:rPr>
          <w:t>”</w:t>
        </w:r>
      </w:ins>
      <w:customXmlInsRangeStart w:id="186" w:author="Attila Vizhanyo" w:date="2024-01-03T18:45:00Z"/>
      <w:sdt>
        <w:sdtPr>
          <w:rPr>
            <w:shd w:val="clear" w:color="auto" w:fill="FFFFFF"/>
            <w:lang w:val="en-US"/>
          </w:rPr>
          <w:id w:val="-1556550378"/>
          <w:citation/>
        </w:sdtPr>
        <w:sdtContent>
          <w:customXmlInsRangeEnd w:id="186"/>
          <w:ins w:id="187" w:author="Attila Vizhanyo" w:date="2024-01-03T18:45:00Z">
            <w:r>
              <w:rPr>
                <w:shd w:val="clear" w:color="auto" w:fill="FFFFFF"/>
                <w:lang w:val="en-US"/>
              </w:rPr>
              <w:fldChar w:fldCharType="begin"/>
            </w:r>
            <w:r w:rsidRPr="00C66C71">
              <w:rPr>
                <w:shd w:val="clear" w:color="auto" w:fill="FFFFFF"/>
                <w:lang w:val="en-US"/>
              </w:rPr>
              <w:instrText xml:space="preserve"> CITATION Bru1 \l 4108 </w:instrText>
            </w:r>
            <w:r>
              <w:rPr>
                <w:shd w:val="clear" w:color="auto" w:fill="FFFFFF"/>
                <w:lang w:val="en-US"/>
              </w:rPr>
              <w:fldChar w:fldCharType="separate"/>
            </w:r>
            <w:r>
              <w:rPr>
                <w:noProof/>
                <w:shd w:val="clear" w:color="auto" w:fill="FFFFFF"/>
                <w:lang w:val="en-US"/>
              </w:rPr>
              <w:t xml:space="preserve"> </w:t>
            </w:r>
            <w:r w:rsidRPr="00C66C71">
              <w:rPr>
                <w:noProof/>
                <w:shd w:val="clear" w:color="auto" w:fill="FFFFFF"/>
                <w:lang w:val="en-US"/>
              </w:rPr>
              <w:t>(Dufour, s.d.)</w:t>
            </w:r>
            <w:r>
              <w:rPr>
                <w:shd w:val="clear" w:color="auto" w:fill="FFFFFF"/>
                <w:lang w:val="en-US"/>
              </w:rPr>
              <w:fldChar w:fldCharType="end"/>
            </w:r>
          </w:ins>
          <w:customXmlInsRangeStart w:id="188" w:author="Attila Vizhanyo" w:date="2024-01-03T18:45:00Z"/>
        </w:sdtContent>
      </w:sdt>
      <w:customXmlInsRangeEnd w:id="188"/>
    </w:p>
    <w:p w14:paraId="6A01BEF3" w14:textId="77777777" w:rsidR="003A0407" w:rsidRDefault="003A0407" w:rsidP="003A0407">
      <w:pPr>
        <w:rPr>
          <w:ins w:id="189" w:author="Attila Vizhanyo" w:date="2024-01-03T18:45:00Z"/>
          <w:shd w:val="clear" w:color="auto" w:fill="FFFFFF"/>
          <w:lang w:val="en-US"/>
        </w:rPr>
      </w:pPr>
      <w:ins w:id="190" w:author="Attila Vizhanyo" w:date="2024-01-03T18:45:00Z">
        <w:r w:rsidRPr="00797D64">
          <w:rPr>
            <w:shd w:val="clear" w:color="auto" w:fill="FFFFFF"/>
            <w:lang w:val="en-US"/>
          </w:rPr>
          <w:t>A library is code written by other people that you can import and use in your program.</w:t>
        </w:r>
        <w:r>
          <w:rPr>
            <w:shd w:val="clear" w:color="auto" w:fill="FFFFFF"/>
            <w:lang w:val="en-US"/>
          </w:rPr>
          <w:t xml:space="preserve"> One can create an graphical element by simply using a class in the tkinter library. For instance, to create a button, use the Button class and define its properties.</w:t>
        </w:r>
      </w:ins>
    </w:p>
    <w:p w14:paraId="60075C8B" w14:textId="77777777" w:rsidR="003A0407" w:rsidRDefault="003A0407" w:rsidP="003A0407">
      <w:pPr>
        <w:rPr>
          <w:ins w:id="191" w:author="Attila Vizhanyo" w:date="2024-01-03T18:45:00Z"/>
          <w:shd w:val="clear" w:color="auto" w:fill="FFFFFF"/>
          <w:lang w:val="en-US"/>
        </w:rPr>
      </w:pPr>
      <w:ins w:id="192" w:author="Attila Vizhanyo" w:date="2024-01-03T18:45:00Z">
        <w:r>
          <w:rPr>
            <w:shd w:val="clear" w:color="auto" w:fill="FFFFFF"/>
            <w:lang w:val="en-US"/>
          </w:rPr>
          <w:t xml:space="preserve">In the guide that I used to learn Python, I have already met this library, so it was relatively straightforward to use it in my code. </w:t>
        </w:r>
      </w:ins>
    </w:p>
    <w:p w14:paraId="157624C1" w14:textId="77777777" w:rsidR="003A0407" w:rsidRPr="00C03B2B" w:rsidRDefault="003A0407" w:rsidP="003A0407">
      <w:pPr>
        <w:rPr>
          <w:ins w:id="193" w:author="Attila Vizhanyo" w:date="2024-01-03T18:45:00Z"/>
          <w:lang w:val="en-US"/>
        </w:rPr>
      </w:pPr>
      <w:ins w:id="194" w:author="Attila Vizhanyo" w:date="2024-01-03T18:45:00Z">
        <w:r w:rsidRPr="00861C65">
          <w:rPr>
            <w:highlight w:val="yellow"/>
            <w:shd w:val="clear" w:color="auto" w:fill="FFFFFF"/>
            <w:lang w:val="en-US"/>
          </w:rPr>
          <w:lastRenderedPageBreak/>
          <w:t>Insert screenshot</w:t>
        </w:r>
      </w:ins>
    </w:p>
    <w:p w14:paraId="55897861" w14:textId="242E3D24" w:rsidR="003A0407" w:rsidRPr="003A0407" w:rsidDel="003A0407" w:rsidRDefault="003A0407" w:rsidP="003A0407">
      <w:pPr>
        <w:rPr>
          <w:del w:id="195" w:author="Attila Vizhanyo" w:date="2024-01-03T18:45:00Z"/>
          <w:lang w:val="en-US"/>
        </w:rPr>
        <w:pPrChange w:id="196" w:author="Attila Vizhanyo" w:date="2024-01-03T18:45:00Z">
          <w:pPr>
            <w:pStyle w:val="Heading3"/>
          </w:pPr>
        </w:pPrChange>
      </w:pPr>
    </w:p>
    <w:p w14:paraId="1174B9F1" w14:textId="33A93C10" w:rsidR="005E2103" w:rsidDel="003A0407" w:rsidRDefault="00797D64" w:rsidP="00797D64">
      <w:pPr>
        <w:rPr>
          <w:del w:id="197" w:author="Attila Vizhanyo" w:date="2024-01-03T18:45:00Z"/>
          <w:lang w:val="en-US"/>
        </w:rPr>
      </w:pPr>
      <w:del w:id="198" w:author="Attila Vizhanyo" w:date="2024-01-03T18:45:00Z">
        <w:r w:rsidDel="003A0407">
          <w:rPr>
            <w:lang w:val="en-US"/>
          </w:rPr>
          <w:delText>The display of the initial chess program relies on Tkinter.</w:delText>
        </w:r>
      </w:del>
    </w:p>
    <w:p w14:paraId="2CC6CF5F" w14:textId="0CCA302E" w:rsidR="00797D64" w:rsidDel="003A0407" w:rsidRDefault="00797D64" w:rsidP="00797D64">
      <w:pPr>
        <w:rPr>
          <w:del w:id="199" w:author="Attila Vizhanyo" w:date="2024-01-03T18:45:00Z"/>
          <w:shd w:val="clear" w:color="auto" w:fill="FFFFFF"/>
          <w:lang w:val="en-US"/>
        </w:rPr>
      </w:pPr>
      <w:del w:id="200" w:author="Attila Vizhanyo" w:date="2024-01-03T18:45:00Z">
        <w:r w:rsidDel="003A0407">
          <w:rPr>
            <w:shd w:val="clear" w:color="auto" w:fill="FFFFFF"/>
            <w:lang w:val="en-US"/>
          </w:rPr>
          <w:delText>“</w:delText>
        </w:r>
        <w:r w:rsidRPr="00E30733" w:rsidDel="003A0407">
          <w:rPr>
            <w:shd w:val="clear" w:color="auto" w:fill="FFFFFF"/>
            <w:lang w:val="en-US"/>
          </w:rPr>
          <w:delText>Tkinter is an open source, portable graphical user interface (GUI) library designed for use in Python scripts.</w:delText>
        </w:r>
        <w:r w:rsidDel="003A0407">
          <w:rPr>
            <w:shd w:val="clear" w:color="auto" w:fill="FFFFFF"/>
            <w:lang w:val="en-US"/>
          </w:rPr>
          <w:delText>”</w:delText>
        </w:r>
      </w:del>
      <w:customXmlDelRangeStart w:id="201" w:author="Attila Vizhanyo" w:date="2024-01-03T18:45:00Z"/>
      <w:sdt>
        <w:sdtPr>
          <w:rPr>
            <w:shd w:val="clear" w:color="auto" w:fill="FFFFFF"/>
            <w:lang w:val="en-US"/>
          </w:rPr>
          <w:id w:val="1618636369"/>
          <w:citation/>
        </w:sdtPr>
        <w:sdtContent>
          <w:customXmlDelRangeEnd w:id="201"/>
          <w:del w:id="202" w:author="Attila Vizhanyo" w:date="2024-01-03T18:45:00Z">
            <w:r w:rsidDel="003A0407">
              <w:rPr>
                <w:shd w:val="clear" w:color="auto" w:fill="FFFFFF"/>
                <w:lang w:val="en-US"/>
              </w:rPr>
              <w:fldChar w:fldCharType="begin"/>
            </w:r>
            <w:r w:rsidRPr="00E30733" w:rsidDel="003A0407">
              <w:rPr>
                <w:shd w:val="clear" w:color="auto" w:fill="FFFFFF"/>
                <w:lang w:val="en-US"/>
              </w:rPr>
              <w:delInstrText xml:space="preserve"> CITATION Bru1 \l 4108 </w:delInstrText>
            </w:r>
            <w:r w:rsidDel="003A0407">
              <w:rPr>
                <w:shd w:val="clear" w:color="auto" w:fill="FFFFFF"/>
                <w:lang w:val="en-US"/>
              </w:rPr>
              <w:fldChar w:fldCharType="separate"/>
            </w:r>
            <w:r w:rsidR="0045686B" w:rsidDel="003A0407">
              <w:rPr>
                <w:noProof/>
                <w:shd w:val="clear" w:color="auto" w:fill="FFFFFF"/>
                <w:lang w:val="en-US"/>
              </w:rPr>
              <w:delText xml:space="preserve"> </w:delText>
            </w:r>
            <w:r w:rsidR="0045686B" w:rsidRPr="0097467F" w:rsidDel="003A0407">
              <w:rPr>
                <w:noProof/>
                <w:shd w:val="clear" w:color="auto" w:fill="FFFFFF"/>
                <w:lang w:val="en-US"/>
              </w:rPr>
              <w:delText>(Dufour, s.d.)</w:delText>
            </w:r>
            <w:r w:rsidDel="003A0407">
              <w:rPr>
                <w:shd w:val="clear" w:color="auto" w:fill="FFFFFF"/>
                <w:lang w:val="en-US"/>
              </w:rPr>
              <w:fldChar w:fldCharType="end"/>
            </w:r>
          </w:del>
          <w:customXmlDelRangeStart w:id="203" w:author="Attila Vizhanyo" w:date="2024-01-03T18:45:00Z"/>
        </w:sdtContent>
      </w:sdt>
      <w:customXmlDelRangeEnd w:id="203"/>
    </w:p>
    <w:p w14:paraId="4F58235B" w14:textId="310A80E7" w:rsidR="00797D64" w:rsidDel="003A0407" w:rsidRDefault="00797D64" w:rsidP="00797D64">
      <w:pPr>
        <w:rPr>
          <w:del w:id="204" w:author="Attila Vizhanyo" w:date="2024-01-03T18:45:00Z"/>
          <w:shd w:val="clear" w:color="auto" w:fill="FFFFFF"/>
          <w:lang w:val="en-US"/>
        </w:rPr>
      </w:pPr>
      <w:del w:id="205" w:author="Attila Vizhanyo" w:date="2024-01-03T18:45:00Z">
        <w:r w:rsidRPr="00797D64" w:rsidDel="003A0407">
          <w:rPr>
            <w:shd w:val="clear" w:color="auto" w:fill="FFFFFF"/>
            <w:lang w:val="en-US"/>
          </w:rPr>
          <w:delText>A library is code written by other people that you can import and use in your program.</w:delText>
        </w:r>
        <w:r w:rsidDel="003A0407">
          <w:rPr>
            <w:shd w:val="clear" w:color="auto" w:fill="FFFFFF"/>
            <w:lang w:val="en-US"/>
          </w:rPr>
          <w:delText xml:space="preserve"> I can create an object by simply calling a class integrated in the tkinter library. For instance to create a button, </w:delText>
        </w:r>
        <w:r w:rsidR="00FA1AAC" w:rsidDel="003A0407">
          <w:rPr>
            <w:shd w:val="clear" w:color="auto" w:fill="FFFFFF"/>
            <w:lang w:val="en-US"/>
          </w:rPr>
          <w:delText>call the Button class and enter some properties.</w:delText>
        </w:r>
      </w:del>
    </w:p>
    <w:p w14:paraId="15480C26" w14:textId="483E113F" w:rsidR="00797D64" w:rsidRPr="00C03B2B" w:rsidDel="003A0407" w:rsidRDefault="00797D64" w:rsidP="00797D64">
      <w:pPr>
        <w:rPr>
          <w:del w:id="206" w:author="Attila Vizhanyo" w:date="2024-01-03T18:45:00Z"/>
          <w:lang w:val="en-US"/>
        </w:rPr>
      </w:pPr>
      <w:del w:id="207" w:author="Attila Vizhanyo" w:date="2024-01-03T18:45:00Z">
        <w:r w:rsidDel="003A0407">
          <w:rPr>
            <w:shd w:val="clear" w:color="auto" w:fill="FFFFFF"/>
            <w:lang w:val="en-US"/>
          </w:rPr>
          <w:delText xml:space="preserve">In the guide that I used to learn Python, I have already used this library. </w:delText>
        </w:r>
      </w:del>
    </w:p>
    <w:p w14:paraId="66E14CA7" w14:textId="155DAE16" w:rsidR="009E1174" w:rsidRPr="00C03B2B" w:rsidRDefault="00F16D7D" w:rsidP="009E1174">
      <w:pPr>
        <w:pStyle w:val="Heading3"/>
        <w:rPr>
          <w:lang w:val="en-US"/>
        </w:rPr>
      </w:pPr>
      <w:bookmarkStart w:id="208" w:name="_Toc155188287"/>
      <w:r w:rsidRPr="00C03B2B">
        <w:rPr>
          <w:lang w:val="en-US"/>
        </w:rPr>
        <w:t xml:space="preserve">Visualization </w:t>
      </w:r>
      <w:ins w:id="209" w:author="Attila Vizhanyo" w:date="2024-01-03T18:45:00Z">
        <w:r w:rsidR="003A0407">
          <w:rPr>
            <w:lang w:val="en-US"/>
          </w:rPr>
          <w:t xml:space="preserve">of </w:t>
        </w:r>
      </w:ins>
      <w:del w:id="210" w:author="Attila Vizhanyo" w:date="2024-01-03T18:45:00Z">
        <w:r w:rsidRPr="00C03B2B" w:rsidDel="003A0407">
          <w:rPr>
            <w:lang w:val="en-US"/>
          </w:rPr>
          <w:delText>C</w:delText>
        </w:r>
      </w:del>
      <w:ins w:id="211" w:author="Attila Vizhanyo" w:date="2024-01-03T18:46:00Z">
        <w:r w:rsidR="003A0407">
          <w:rPr>
            <w:lang w:val="en-US"/>
          </w:rPr>
          <w:t>p</w:t>
        </w:r>
      </w:ins>
      <w:del w:id="212" w:author="Attila Vizhanyo" w:date="2024-01-03T18:46:00Z">
        <w:r w:rsidRPr="00C03B2B" w:rsidDel="003A0407">
          <w:rPr>
            <w:lang w:val="en-US"/>
          </w:rPr>
          <w:delText>he</w:delText>
        </w:r>
      </w:del>
      <w:del w:id="213" w:author="Attila Vizhanyo" w:date="2024-01-03T18:45:00Z">
        <w:r w:rsidRPr="00C03B2B" w:rsidDel="003A0407">
          <w:rPr>
            <w:lang w:val="en-US"/>
          </w:rPr>
          <w:delText>ss P</w:delText>
        </w:r>
      </w:del>
      <w:r w:rsidRPr="00C03B2B">
        <w:rPr>
          <w:lang w:val="en-US"/>
        </w:rPr>
        <w:t>ieces</w:t>
      </w:r>
      <w:bookmarkEnd w:id="208"/>
    </w:p>
    <w:p w14:paraId="67E1E25E" w14:textId="77777777" w:rsidR="003A0407" w:rsidRPr="00C03B2B" w:rsidRDefault="003A0407" w:rsidP="003A0407">
      <w:pPr>
        <w:rPr>
          <w:ins w:id="214" w:author="Attila Vizhanyo" w:date="2024-01-03T18:46:00Z"/>
          <w:lang w:val="en-US"/>
        </w:rPr>
      </w:pPr>
      <w:ins w:id="215" w:author="Attila Vizhanyo" w:date="2024-01-03T18:46:00Z">
        <w:r w:rsidRPr="00C03B2B">
          <w:rPr>
            <w:lang w:val="en-US"/>
          </w:rPr>
          <w:t xml:space="preserve">The chess pieces </w:t>
        </w:r>
        <w:r>
          <w:rPr>
            <w:lang w:val="en-US"/>
          </w:rPr>
          <w:t xml:space="preserve">are </w:t>
        </w:r>
        <w:r w:rsidRPr="00C03B2B">
          <w:rPr>
            <w:lang w:val="en-US"/>
          </w:rPr>
          <w:t xml:space="preserve">displayed </w:t>
        </w:r>
        <w:r>
          <w:rPr>
            <w:lang w:val="en-US"/>
          </w:rPr>
          <w:t>with</w:t>
        </w:r>
        <w:r w:rsidRPr="00C03B2B">
          <w:rPr>
            <w:lang w:val="en-US"/>
          </w:rPr>
          <w:t xml:space="preserve"> Unicode Characters.</w:t>
        </w:r>
      </w:ins>
    </w:p>
    <w:p w14:paraId="496CC602" w14:textId="76EE57CC" w:rsidR="009E1174" w:rsidRPr="00C03B2B" w:rsidDel="003A0407" w:rsidRDefault="009E1174" w:rsidP="009E1174">
      <w:pPr>
        <w:rPr>
          <w:del w:id="216" w:author="Attila Vizhanyo" w:date="2024-01-03T18:46:00Z"/>
          <w:lang w:val="en-US"/>
        </w:rPr>
      </w:pPr>
      <w:del w:id="217" w:author="Attila Vizhanyo" w:date="2024-01-03T18:46:00Z">
        <w:r w:rsidRPr="00C03B2B" w:rsidDel="003A0407">
          <w:rPr>
            <w:lang w:val="en-US"/>
          </w:rPr>
          <w:delText>The chess pieces displayed on the GUI are represented by Unicode Characters.</w:delText>
        </w:r>
      </w:del>
    </w:p>
    <w:p w14:paraId="06AAE108" w14:textId="2A3BA271" w:rsidR="00ED40C9" w:rsidRPr="00C03B2B" w:rsidRDefault="00092DDB" w:rsidP="009E1174">
      <w:pPr>
        <w:rPr>
          <w:lang w:val="en-US"/>
        </w:rPr>
      </w:pPr>
      <w:r>
        <w:rPr>
          <w:lang w:val="en-US"/>
        </w:rPr>
        <w:t>“</w:t>
      </w:r>
      <w:r w:rsidR="009E1174" w:rsidRPr="00C03B2B">
        <w:rPr>
          <w:lang w:val="en-US"/>
        </w:rPr>
        <w:t>Unicode is a universal character set that defines all the characters needed for writing the majority of living languages in use on computers.</w:t>
      </w:r>
      <w:r>
        <w:rPr>
          <w:lang w:val="en-US"/>
        </w:rPr>
        <w:t>”</w:t>
      </w:r>
      <w:sdt>
        <w:sdtPr>
          <w:rPr>
            <w:lang w:val="en-US"/>
          </w:rPr>
          <w:id w:val="306447434"/>
          <w:citation/>
        </w:sdtPr>
        <w:sdtContent>
          <w:r w:rsidR="009E1174" w:rsidRPr="00C03B2B">
            <w:rPr>
              <w:lang w:val="en-US"/>
            </w:rPr>
            <w:fldChar w:fldCharType="begin"/>
          </w:r>
          <w:r w:rsidR="009E1174" w:rsidRPr="00C03B2B">
            <w:rPr>
              <w:lang w:val="en-US"/>
            </w:rPr>
            <w:instrText xml:space="preserve"> CITATION W3S2 \l 4108 </w:instrText>
          </w:r>
          <w:r w:rsidR="009E1174" w:rsidRPr="00C03B2B">
            <w:rPr>
              <w:lang w:val="en-US"/>
            </w:rPr>
            <w:fldChar w:fldCharType="separate"/>
          </w:r>
          <w:r w:rsidR="0045686B">
            <w:rPr>
              <w:noProof/>
              <w:lang w:val="en-US"/>
            </w:rPr>
            <w:t xml:space="preserve"> </w:t>
          </w:r>
          <w:r w:rsidR="0045686B" w:rsidRPr="0097467F">
            <w:rPr>
              <w:noProof/>
              <w:lang w:val="en-US"/>
            </w:rPr>
            <w:t>(W3Schools, s.d.)</w:t>
          </w:r>
          <w:r w:rsidR="009E1174" w:rsidRPr="00C03B2B">
            <w:rPr>
              <w:lang w:val="en-US"/>
            </w:rPr>
            <w:fldChar w:fldCharType="end"/>
          </w:r>
        </w:sdtContent>
      </w:sdt>
    </w:p>
    <w:p w14:paraId="5B8E2D9C" w14:textId="77777777" w:rsidR="003A0407" w:rsidRPr="00C03B2B" w:rsidRDefault="003A0407" w:rsidP="003A0407">
      <w:pPr>
        <w:rPr>
          <w:ins w:id="218" w:author="Attila Vizhanyo" w:date="2024-01-03T18:46:00Z"/>
          <w:lang w:val="en-US"/>
        </w:rPr>
      </w:pPr>
      <w:ins w:id="219" w:author="Attila Vizhanyo" w:date="2024-01-03T18:46:00Z">
        <w:r w:rsidRPr="00C03B2B">
          <w:rPr>
            <w:lang w:val="en-US"/>
          </w:rPr>
          <w:t>The Unicode</w:t>
        </w:r>
        <w:r>
          <w:rPr>
            <w:lang w:val="en-US"/>
          </w:rPr>
          <w:t xml:space="preserve"> character</w:t>
        </w:r>
        <w:r w:rsidRPr="00C03B2B">
          <w:rPr>
            <w:lang w:val="en-US"/>
          </w:rPr>
          <w:t xml:space="preserve">s are stored within </w:t>
        </w:r>
        <w:r>
          <w:rPr>
            <w:lang w:val="en-US"/>
          </w:rPr>
          <w:t>string</w:t>
        </w:r>
        <w:r w:rsidRPr="00C03B2B">
          <w:rPr>
            <w:lang w:val="en-US"/>
          </w:rPr>
          <w:t xml:space="preserve"> variable</w:t>
        </w:r>
        <w:r>
          <w:rPr>
            <w:lang w:val="en-US"/>
          </w:rPr>
          <w:t>s</w:t>
        </w:r>
        <w:r w:rsidRPr="00C03B2B">
          <w:rPr>
            <w:lang w:val="en-US"/>
          </w:rPr>
          <w:t xml:space="preserve">. Every identical chess piece </w:t>
        </w:r>
        <w:r>
          <w:rPr>
            <w:lang w:val="en-US"/>
          </w:rPr>
          <w:t xml:space="preserve">of the same color </w:t>
        </w:r>
        <w:r w:rsidRPr="00C03B2B">
          <w:rPr>
            <w:lang w:val="en-US"/>
          </w:rPr>
          <w:t>has the same Unicode. There</w:t>
        </w:r>
        <w:r>
          <w:rPr>
            <w:lang w:val="en-US"/>
          </w:rPr>
          <w:t xml:space="preserve">fore </w:t>
        </w:r>
        <w:r w:rsidRPr="00C03B2B">
          <w:rPr>
            <w:lang w:val="en-US"/>
          </w:rPr>
          <w:t>a total of twelve Unicode</w:t>
        </w:r>
        <w:r>
          <w:rPr>
            <w:lang w:val="en-US"/>
          </w:rPr>
          <w:t xml:space="preserve"> character</w:t>
        </w:r>
        <w:r w:rsidRPr="00C03B2B">
          <w:rPr>
            <w:lang w:val="en-US"/>
          </w:rPr>
          <w:t>s</w:t>
        </w:r>
        <w:r>
          <w:rPr>
            <w:lang w:val="en-US"/>
          </w:rPr>
          <w:t xml:space="preserve"> were needed</w:t>
        </w:r>
        <w:r w:rsidRPr="00C03B2B">
          <w:rPr>
            <w:lang w:val="en-US"/>
          </w:rPr>
          <w:t xml:space="preserve"> </w:t>
        </w:r>
        <w:r>
          <w:rPr>
            <w:lang w:val="en-US"/>
          </w:rPr>
          <w:t>to visualize all</w:t>
        </w:r>
        <w:r w:rsidRPr="00C03B2B">
          <w:rPr>
            <w:lang w:val="en-US"/>
          </w:rPr>
          <w:t xml:space="preserve"> black and white pieces</w:t>
        </w:r>
        <w:r>
          <w:rPr>
            <w:lang w:val="en-US"/>
          </w:rPr>
          <w:t>: pawn, knight, bishop, rook, queen and king, for both colors.</w:t>
        </w:r>
      </w:ins>
    </w:p>
    <w:p w14:paraId="7878A4AB" w14:textId="77777777" w:rsidR="003A0407" w:rsidRPr="00C03B2B" w:rsidRDefault="003A0407" w:rsidP="003A0407">
      <w:pPr>
        <w:rPr>
          <w:ins w:id="220" w:author="Attila Vizhanyo" w:date="2024-01-03T18:46:00Z"/>
          <w:lang w:val="en-US"/>
        </w:rPr>
      </w:pPr>
      <w:ins w:id="221" w:author="Attila Vizhanyo" w:date="2024-01-03T18:46:00Z">
        <w:r>
          <w:rPr>
            <w:lang w:val="en-US"/>
          </w:rPr>
          <w:t>To</w:t>
        </w:r>
        <w:r w:rsidRPr="00C03B2B">
          <w:rPr>
            <w:lang w:val="en-US"/>
          </w:rPr>
          <w:t xml:space="preserve"> put a chess piece on a </w:t>
        </w:r>
        <w:r>
          <w:rPr>
            <w:lang w:val="en-US"/>
          </w:rPr>
          <w:t xml:space="preserve">square, the underlying </w:t>
        </w:r>
        <w:r w:rsidRPr="00C03B2B">
          <w:rPr>
            <w:lang w:val="en-US"/>
          </w:rPr>
          <w:t xml:space="preserve">button text </w:t>
        </w:r>
        <w:r>
          <w:rPr>
            <w:lang w:val="en-US"/>
          </w:rPr>
          <w:t xml:space="preserve">must be configured with the </w:t>
        </w:r>
        <w:r w:rsidRPr="00C03B2B">
          <w:rPr>
            <w:lang w:val="en-US"/>
          </w:rPr>
          <w:t xml:space="preserve"> Unicode</w:t>
        </w:r>
        <w:r>
          <w:rPr>
            <w:lang w:val="en-US"/>
          </w:rPr>
          <w:t xml:space="preserve"> character of the piece</w:t>
        </w:r>
        <w:r w:rsidRPr="00C03B2B">
          <w:rPr>
            <w:lang w:val="en-US"/>
          </w:rPr>
          <w:t xml:space="preserve">. </w:t>
        </w:r>
        <w:r>
          <w:rPr>
            <w:lang w:val="en-US"/>
          </w:rPr>
          <w:t xml:space="preserve">See Section </w:t>
        </w:r>
        <w:r w:rsidRPr="00861C65">
          <w:rPr>
            <w:highlight w:val="yellow"/>
            <w:lang w:val="en-US"/>
          </w:rPr>
          <w:t>2.2.3</w:t>
        </w:r>
      </w:ins>
    </w:p>
    <w:p w14:paraId="3AC541AA" w14:textId="5399F9D5" w:rsidR="00596FD0" w:rsidRPr="00C03B2B" w:rsidDel="003A0407" w:rsidRDefault="00596FD0" w:rsidP="009E1174">
      <w:pPr>
        <w:rPr>
          <w:del w:id="222" w:author="Attila Vizhanyo" w:date="2024-01-03T18:46:00Z"/>
          <w:lang w:val="en-US"/>
        </w:rPr>
      </w:pPr>
      <w:del w:id="223" w:author="Attila Vizhanyo" w:date="2024-01-03T18:46:00Z">
        <w:r w:rsidRPr="00C03B2B" w:rsidDel="003A0407">
          <w:rPr>
            <w:lang w:val="en-US"/>
          </w:rPr>
          <w:delText>The Unicode</w:delText>
        </w:r>
        <w:r w:rsidR="002B0766" w:rsidDel="003A0407">
          <w:rPr>
            <w:lang w:val="en-US"/>
          </w:rPr>
          <w:delText xml:space="preserve"> character</w:delText>
        </w:r>
        <w:r w:rsidRPr="00C03B2B" w:rsidDel="003A0407">
          <w:rPr>
            <w:lang w:val="en-US"/>
          </w:rPr>
          <w:delText xml:space="preserve">s are stored within </w:delText>
        </w:r>
        <w:r w:rsidR="002B0766" w:rsidDel="003A0407">
          <w:rPr>
            <w:lang w:val="en-US"/>
          </w:rPr>
          <w:delText>string</w:delText>
        </w:r>
        <w:r w:rsidR="002B0766" w:rsidRPr="00C03B2B" w:rsidDel="003A0407">
          <w:rPr>
            <w:lang w:val="en-US"/>
          </w:rPr>
          <w:delText xml:space="preserve"> </w:delText>
        </w:r>
        <w:r w:rsidRPr="00C03B2B" w:rsidDel="003A0407">
          <w:rPr>
            <w:lang w:val="en-US"/>
          </w:rPr>
          <w:delText>variable</w:delText>
        </w:r>
        <w:r w:rsidR="002B0766" w:rsidDel="003A0407">
          <w:rPr>
            <w:lang w:val="en-US"/>
          </w:rPr>
          <w:delText>s</w:delText>
        </w:r>
        <w:r w:rsidRPr="00C03B2B" w:rsidDel="003A0407">
          <w:rPr>
            <w:lang w:val="en-US"/>
          </w:rPr>
          <w:delText xml:space="preserve">. Every identical chess piece </w:delText>
        </w:r>
        <w:r w:rsidR="002B0766" w:rsidDel="003A0407">
          <w:rPr>
            <w:lang w:val="en-US"/>
          </w:rPr>
          <w:delText xml:space="preserve">of the same color </w:delText>
        </w:r>
        <w:r w:rsidRPr="00C03B2B" w:rsidDel="003A0407">
          <w:rPr>
            <w:lang w:val="en-US"/>
          </w:rPr>
          <w:delText xml:space="preserve">has the same Unicode. There </w:delText>
        </w:r>
        <w:r w:rsidR="002B0766" w:rsidDel="003A0407">
          <w:rPr>
            <w:lang w:val="en-US"/>
          </w:rPr>
          <w:delText>are</w:delText>
        </w:r>
        <w:r w:rsidRPr="00C03B2B" w:rsidDel="003A0407">
          <w:rPr>
            <w:lang w:val="en-US"/>
          </w:rPr>
          <w:delText xml:space="preserve"> a total of twelve Unicode</w:delText>
        </w:r>
        <w:r w:rsidR="002B0766" w:rsidDel="003A0407">
          <w:rPr>
            <w:lang w:val="en-US"/>
          </w:rPr>
          <w:delText xml:space="preserve"> character</w:delText>
        </w:r>
        <w:r w:rsidRPr="00C03B2B" w:rsidDel="003A0407">
          <w:rPr>
            <w:lang w:val="en-US"/>
          </w:rPr>
          <w:delText>s</w:delText>
        </w:r>
        <w:r w:rsidR="002B0766" w:rsidDel="003A0407">
          <w:rPr>
            <w:lang w:val="en-US"/>
          </w:rPr>
          <w:delText xml:space="preserve"> needed</w:delText>
        </w:r>
        <w:r w:rsidRPr="00C03B2B" w:rsidDel="003A0407">
          <w:rPr>
            <w:lang w:val="en-US"/>
          </w:rPr>
          <w:delText xml:space="preserve"> to represent the black and white pieces</w:delText>
        </w:r>
        <w:r w:rsidR="002B0766" w:rsidDel="003A0407">
          <w:rPr>
            <w:lang w:val="en-US"/>
          </w:rPr>
          <w:delText>: pawn, knight, bishop, rook, queen and king, for both colors.</w:delText>
        </w:r>
      </w:del>
    </w:p>
    <w:p w14:paraId="5EDCB2CC" w14:textId="5C96D17D" w:rsidR="00ED40C9" w:rsidRPr="00C03B2B" w:rsidDel="003A0407" w:rsidRDefault="00596FD0" w:rsidP="009E1174">
      <w:pPr>
        <w:rPr>
          <w:del w:id="224" w:author="Attila Vizhanyo" w:date="2024-01-03T18:46:00Z"/>
          <w:lang w:val="en-US"/>
        </w:rPr>
      </w:pPr>
      <w:del w:id="225" w:author="Attila Vizhanyo" w:date="2024-01-03T18:46:00Z">
        <w:r w:rsidRPr="00C03B2B" w:rsidDel="003A0407">
          <w:rPr>
            <w:lang w:val="en-US"/>
          </w:rPr>
          <w:delText xml:space="preserve">We can put a chess piece on a button by configuring the button to contain the text of a selected Unicode. </w:delText>
        </w:r>
        <w:r w:rsidR="00BA2E92" w:rsidRPr="00C03B2B" w:rsidDel="003A0407">
          <w:rPr>
            <w:lang w:val="en-US"/>
          </w:rPr>
          <w:delText>This way we can set the starting position of the chess game by setting the text of the buttons.</w:delText>
        </w:r>
      </w:del>
    </w:p>
    <w:p w14:paraId="1790C17E" w14:textId="77777777" w:rsidR="00ED40C9" w:rsidRPr="00005D34" w:rsidRDefault="00ED40C9" w:rsidP="00005D34">
      <w:pPr>
        <w:keepNext/>
        <w:jc w:val="center"/>
        <w:rPr>
          <w:lang w:val="en-US"/>
        </w:rPr>
      </w:pPr>
      <w:r w:rsidRPr="00005D34">
        <w:rPr>
          <w:rFonts w:ascii="Menlo" w:eastAsia="Times New Roman" w:hAnsi="Menlo" w:cs="Menlo"/>
          <w:noProof/>
          <w:color w:val="6A9955"/>
          <w:sz w:val="18"/>
          <w:szCs w:val="18"/>
          <w:lang w:val="en-US" w:eastAsia="en-GB"/>
        </w:rPr>
        <w:drawing>
          <wp:inline distT="0" distB="0" distL="0" distR="0" wp14:anchorId="1DA2FED1" wp14:editId="11166A33">
            <wp:extent cx="1270000" cy="1270000"/>
            <wp:effectExtent l="0" t="0" r="0" b="0"/>
            <wp:docPr id="2118388974"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88974" name="Picture 2" descr="A black background with a black squar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p w14:paraId="1BDFE777" w14:textId="0440C2CC" w:rsidR="00ED40C9" w:rsidRPr="00C03B2B" w:rsidRDefault="00ED40C9" w:rsidP="00005D34">
      <w:pPr>
        <w:pStyle w:val="Caption"/>
        <w:jc w:val="center"/>
        <w:rPr>
          <w:lang w:val="en-US"/>
        </w:rPr>
      </w:pPr>
      <w:bookmarkStart w:id="226" w:name="_Toc155188169"/>
      <w:r w:rsidRPr="00C03B2B">
        <w:rPr>
          <w:lang w:val="en-US"/>
        </w:rPr>
        <w:t xml:space="preserve">Figure </w:t>
      </w:r>
      <w:r w:rsidRPr="00005D34">
        <w:rPr>
          <w:lang w:val="en-US"/>
        </w:rPr>
        <w:fldChar w:fldCharType="begin"/>
      </w:r>
      <w:r w:rsidRPr="00C03B2B">
        <w:rPr>
          <w:lang w:val="en-US"/>
        </w:rPr>
        <w:instrText xml:space="preserve"> SEQ Figure \* ARABIC </w:instrText>
      </w:r>
      <w:r w:rsidRPr="00005D34">
        <w:rPr>
          <w:lang w:val="en-US"/>
        </w:rPr>
        <w:fldChar w:fldCharType="separate"/>
      </w:r>
      <w:r w:rsidR="005540F1">
        <w:rPr>
          <w:noProof/>
          <w:lang w:val="en-US"/>
        </w:rPr>
        <w:t>7</w:t>
      </w:r>
      <w:r w:rsidRPr="00005D34">
        <w:rPr>
          <w:lang w:val="en-US"/>
        </w:rPr>
        <w:fldChar w:fldCharType="end"/>
      </w:r>
      <w:r w:rsidRPr="00C03B2B">
        <w:rPr>
          <w:lang w:val="en-US"/>
        </w:rPr>
        <w:t xml:space="preserve"> '|u265C' Unicode character for a black rook</w:t>
      </w:r>
      <w:bookmarkEnd w:id="226"/>
    </w:p>
    <w:p w14:paraId="5676F90A" w14:textId="0F44A18F" w:rsidR="00BA2E92" w:rsidRPr="00005D34" w:rsidRDefault="00BA2E92" w:rsidP="00BA2E92">
      <w:pPr>
        <w:shd w:val="clear" w:color="auto" w:fill="1F1F1F"/>
        <w:spacing w:after="0" w:line="270" w:lineRule="atLeast"/>
        <w:jc w:val="left"/>
        <w:rPr>
          <w:rFonts w:ascii="Menlo" w:eastAsia="Times New Roman" w:hAnsi="Menlo" w:cs="Menlo"/>
          <w:color w:val="6A9955"/>
          <w:sz w:val="18"/>
          <w:szCs w:val="18"/>
          <w:lang w:val="en-US" w:eastAsia="en-GB"/>
        </w:rPr>
      </w:pPr>
      <w:r w:rsidRPr="00005D34">
        <w:rPr>
          <w:rFonts w:ascii="Menlo" w:eastAsia="Times New Roman" w:hAnsi="Menlo" w:cs="Menlo"/>
          <w:color w:val="4FC1FF"/>
          <w:sz w:val="18"/>
          <w:szCs w:val="18"/>
          <w:lang w:val="en-US" w:eastAsia="en-GB"/>
        </w:rPr>
        <w:t>BR</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CE9178"/>
          <w:sz w:val="18"/>
          <w:szCs w:val="18"/>
          <w:lang w:val="en-US" w:eastAsia="en-GB"/>
        </w:rPr>
        <w:t>'</w:t>
      </w:r>
      <w:r w:rsidRPr="00005D34">
        <w:rPr>
          <w:rFonts w:ascii="Menlo" w:eastAsia="Times New Roman" w:hAnsi="Menlo" w:cs="Menlo"/>
          <w:color w:val="D7BA7D"/>
          <w:sz w:val="18"/>
          <w:szCs w:val="18"/>
          <w:lang w:val="en-US" w:eastAsia="en-GB"/>
        </w:rPr>
        <w:t>\u265C</w:t>
      </w:r>
      <w:r w:rsidRPr="00005D34">
        <w:rPr>
          <w:rFonts w:ascii="Menlo" w:eastAsia="Times New Roman" w:hAnsi="Menlo" w:cs="Menlo"/>
          <w:color w:val="CE9178"/>
          <w:sz w:val="18"/>
          <w:szCs w:val="18"/>
          <w:lang w:val="en-US" w:eastAsia="en-GB"/>
        </w:rPr>
        <w:t>'</w:t>
      </w:r>
    </w:p>
    <w:p w14:paraId="23B8C0FD" w14:textId="7E627515" w:rsidR="00BA2E92" w:rsidRPr="00005D34" w:rsidRDefault="00BA2E92" w:rsidP="00BA2E92">
      <w:pPr>
        <w:shd w:val="clear" w:color="auto" w:fill="1F1F1F"/>
        <w:spacing w:after="0" w:line="270" w:lineRule="atLeast"/>
        <w:jc w:val="left"/>
        <w:rPr>
          <w:rFonts w:ascii="Menlo" w:eastAsia="Times New Roman" w:hAnsi="Menlo" w:cs="Menlo"/>
          <w:color w:val="CCCCCC"/>
          <w:sz w:val="18"/>
          <w:szCs w:val="18"/>
          <w:lang w:val="en-US" w:eastAsia="en-GB"/>
        </w:rPr>
      </w:pPr>
      <w:r w:rsidRPr="00005D34">
        <w:rPr>
          <w:rFonts w:ascii="Menlo" w:eastAsia="Times New Roman" w:hAnsi="Menlo" w:cs="Menlo"/>
          <w:color w:val="9CDCFE"/>
          <w:sz w:val="18"/>
          <w:szCs w:val="18"/>
          <w:lang w:val="en-US" w:eastAsia="en-GB"/>
        </w:rPr>
        <w:t>a8</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4EC9B0"/>
          <w:sz w:val="18"/>
          <w:szCs w:val="18"/>
          <w:lang w:val="en-US" w:eastAsia="en-GB"/>
        </w:rPr>
        <w:t>Button</w:t>
      </w:r>
      <w:r w:rsidRPr="00005D34">
        <w:rPr>
          <w:rFonts w:ascii="Menlo" w:eastAsia="Times New Roman" w:hAnsi="Menlo" w:cs="Menlo"/>
          <w:color w:val="CCCCCC"/>
          <w:sz w:val="18"/>
          <w:szCs w:val="18"/>
          <w:lang w:val="en-US" w:eastAsia="en-GB"/>
        </w:rPr>
        <w:t>(</w:t>
      </w:r>
      <w:r w:rsidRPr="00005D34">
        <w:rPr>
          <w:rFonts w:ascii="Menlo" w:eastAsia="Times New Roman" w:hAnsi="Menlo" w:cs="Menlo"/>
          <w:color w:val="9CDCFE"/>
          <w:sz w:val="18"/>
          <w:szCs w:val="18"/>
          <w:lang w:val="en-US" w:eastAsia="en-GB"/>
        </w:rPr>
        <w:t>tk</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text</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4FC1FF"/>
          <w:sz w:val="18"/>
          <w:szCs w:val="18"/>
          <w:lang w:val="en-US" w:eastAsia="en-GB"/>
        </w:rPr>
        <w:t>BR</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font</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CE9178"/>
          <w:sz w:val="18"/>
          <w:szCs w:val="18"/>
          <w:lang w:val="en-US" w:eastAsia="en-GB"/>
        </w:rPr>
        <w:t>'Times 20 bold'</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bg</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CE9178"/>
          <w:sz w:val="18"/>
          <w:szCs w:val="18"/>
          <w:lang w:val="en-US" w:eastAsia="en-GB"/>
        </w:rPr>
        <w:t>'white'</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height</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B5CEA8"/>
          <w:sz w:val="18"/>
          <w:szCs w:val="18"/>
          <w:lang w:val="en-US" w:eastAsia="en-GB"/>
        </w:rPr>
        <w:t>2</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width</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B5CEA8"/>
          <w:sz w:val="18"/>
          <w:szCs w:val="18"/>
          <w:lang w:val="en-US" w:eastAsia="en-GB"/>
        </w:rPr>
        <w:t>5</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command</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569CD6"/>
          <w:sz w:val="18"/>
          <w:szCs w:val="18"/>
          <w:lang w:val="en-US" w:eastAsia="en-GB"/>
        </w:rPr>
        <w:t>lambda</w:t>
      </w:r>
      <w:r w:rsidRPr="00005D34">
        <w:rPr>
          <w:rFonts w:ascii="Menlo" w:eastAsia="Times New Roman" w:hAnsi="Menlo" w:cs="Menlo"/>
          <w:color w:val="CCCCCC"/>
          <w:sz w:val="18"/>
          <w:szCs w:val="18"/>
          <w:lang w:val="en-US" w:eastAsia="en-GB"/>
        </w:rPr>
        <w:t>: [</w:t>
      </w:r>
      <w:r w:rsidRPr="00005D34">
        <w:rPr>
          <w:rFonts w:ascii="Menlo" w:eastAsia="Times New Roman" w:hAnsi="Menlo" w:cs="Menlo"/>
          <w:color w:val="DCDCAA"/>
          <w:sz w:val="18"/>
          <w:szCs w:val="18"/>
          <w:lang w:val="en-US" w:eastAsia="en-GB"/>
        </w:rPr>
        <w:t>btnClick</w:t>
      </w:r>
      <w:r w:rsidRPr="00005D34">
        <w:rPr>
          <w:rFonts w:ascii="Menlo" w:eastAsia="Times New Roman" w:hAnsi="Menlo" w:cs="Menlo"/>
          <w:color w:val="CCCCCC"/>
          <w:sz w:val="18"/>
          <w:szCs w:val="18"/>
          <w:lang w:val="en-US" w:eastAsia="en-GB"/>
        </w:rPr>
        <w:t>(</w:t>
      </w:r>
      <w:r w:rsidRPr="00005D34">
        <w:rPr>
          <w:rFonts w:ascii="Menlo" w:eastAsia="Times New Roman" w:hAnsi="Menlo" w:cs="Menlo"/>
          <w:color w:val="9CDCFE"/>
          <w:sz w:val="18"/>
          <w:szCs w:val="18"/>
          <w:lang w:val="en-US" w:eastAsia="en-GB"/>
        </w:rPr>
        <w:t>a8</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DCDCAA"/>
          <w:sz w:val="18"/>
          <w:szCs w:val="18"/>
          <w:lang w:val="en-US" w:eastAsia="en-GB"/>
        </w:rPr>
        <w:t>btnID</w:t>
      </w:r>
      <w:r w:rsidRPr="00005D34">
        <w:rPr>
          <w:rFonts w:ascii="Menlo" w:eastAsia="Times New Roman" w:hAnsi="Menlo" w:cs="Menlo"/>
          <w:color w:val="CCCCCC"/>
          <w:sz w:val="18"/>
          <w:szCs w:val="18"/>
          <w:lang w:val="en-US" w:eastAsia="en-GB"/>
        </w:rPr>
        <w:t>(</w:t>
      </w:r>
      <w:r w:rsidRPr="00005D34">
        <w:rPr>
          <w:rFonts w:ascii="Menlo" w:eastAsia="Times New Roman" w:hAnsi="Menlo" w:cs="Menlo"/>
          <w:color w:val="CE9178"/>
          <w:sz w:val="18"/>
          <w:szCs w:val="18"/>
          <w:lang w:val="en-US" w:eastAsia="en-GB"/>
        </w:rPr>
        <w:t>'a8'</w:t>
      </w:r>
      <w:r w:rsidRPr="00005D34">
        <w:rPr>
          <w:rFonts w:ascii="Menlo" w:eastAsia="Times New Roman" w:hAnsi="Menlo" w:cs="Menlo"/>
          <w:color w:val="CCCCCC"/>
          <w:sz w:val="18"/>
          <w:szCs w:val="18"/>
          <w:lang w:val="en-US" w:eastAsia="en-GB"/>
        </w:rPr>
        <w:t>)])</w:t>
      </w:r>
    </w:p>
    <w:p w14:paraId="6086111F" w14:textId="77777777" w:rsidR="00ED40C9" w:rsidRPr="00C03B2B" w:rsidRDefault="00ED40C9" w:rsidP="00ED40C9">
      <w:pPr>
        <w:rPr>
          <w:lang w:val="en-US"/>
        </w:rPr>
      </w:pPr>
    </w:p>
    <w:p w14:paraId="72734355" w14:textId="5B060814" w:rsidR="009E1174" w:rsidRPr="00C03B2B" w:rsidRDefault="00F16D7D" w:rsidP="009E1174">
      <w:pPr>
        <w:pStyle w:val="Heading3"/>
        <w:rPr>
          <w:lang w:val="en-US"/>
        </w:rPr>
      </w:pPr>
      <w:bookmarkStart w:id="227" w:name="_Toc155188288"/>
      <w:r w:rsidRPr="00C03B2B">
        <w:rPr>
          <w:lang w:val="en-US"/>
        </w:rPr>
        <w:t xml:space="preserve">Visualization </w:t>
      </w:r>
      <w:ins w:id="228" w:author="Attila Vizhanyo" w:date="2024-01-03T18:46:00Z">
        <w:r w:rsidR="003A0407">
          <w:rPr>
            <w:lang w:val="en-US"/>
          </w:rPr>
          <w:t>of the c</w:t>
        </w:r>
      </w:ins>
      <w:del w:id="229" w:author="Attila Vizhanyo" w:date="2024-01-03T18:46:00Z">
        <w:r w:rsidRPr="00C03B2B" w:rsidDel="003A0407">
          <w:rPr>
            <w:lang w:val="en-US"/>
          </w:rPr>
          <w:delText>C</w:delText>
        </w:r>
      </w:del>
      <w:r w:rsidRPr="00C03B2B">
        <w:rPr>
          <w:lang w:val="en-US"/>
        </w:rPr>
        <w:t>hessboard</w:t>
      </w:r>
      <w:bookmarkEnd w:id="227"/>
    </w:p>
    <w:p w14:paraId="50D41B3E" w14:textId="10F43DA5" w:rsidR="002B3A9C" w:rsidRPr="00C03B2B" w:rsidRDefault="00FD07EB" w:rsidP="0032091C">
      <w:pPr>
        <w:rPr>
          <w:lang w:val="en-US"/>
        </w:rPr>
      </w:pPr>
      <w:r w:rsidRPr="00C03B2B">
        <w:rPr>
          <w:lang w:val="en-US"/>
        </w:rPr>
        <w:t>The chessboard is made up of an eight-by-eight field of squares. A square on the board is represented by a button in the program. “</w:t>
      </w:r>
      <w:r w:rsidRPr="00005D34">
        <w:rPr>
          <w:lang w:val="en-US"/>
        </w:rPr>
        <w:t xml:space="preserve">A button is a </w:t>
      </w:r>
      <w:r w:rsidR="002B0766">
        <w:rPr>
          <w:lang w:val="en-US"/>
        </w:rPr>
        <w:t xml:space="preserve">tk </w:t>
      </w:r>
      <w:r w:rsidRPr="00005D34">
        <w:rPr>
          <w:lang w:val="en-US"/>
        </w:rPr>
        <w:t>widget which is designed for the user to interact with, i.e. if the button is pressed by mouse click</w:t>
      </w:r>
      <w:r w:rsidR="002B0766">
        <w:rPr>
          <w:lang w:val="en-US"/>
        </w:rPr>
        <w:t>,</w:t>
      </w:r>
      <w:r w:rsidRPr="00005D34">
        <w:rPr>
          <w:lang w:val="en-US"/>
        </w:rPr>
        <w:t xml:space="preserve"> some action might be started. They can also contain text and images like labels.</w:t>
      </w:r>
      <w:r w:rsidR="002B3A9C" w:rsidRPr="00C03B2B">
        <w:rPr>
          <w:lang w:val="en-US"/>
        </w:rPr>
        <w:t>”</w:t>
      </w:r>
      <w:sdt>
        <w:sdtPr>
          <w:rPr>
            <w:lang w:val="en-US"/>
          </w:rPr>
          <w:id w:val="287712098"/>
          <w:citation/>
        </w:sdtPr>
        <w:sdtContent>
          <w:r w:rsidR="002B3A9C" w:rsidRPr="00C03B2B">
            <w:rPr>
              <w:lang w:val="en-US"/>
            </w:rPr>
            <w:fldChar w:fldCharType="begin"/>
          </w:r>
          <w:r w:rsidR="002B3A9C" w:rsidRPr="00005D34">
            <w:rPr>
              <w:lang w:val="en-US"/>
            </w:rPr>
            <w:instrText xml:space="preserve"> CITATION Ber22 \l 4108 </w:instrText>
          </w:r>
          <w:r w:rsidR="002B3A9C" w:rsidRPr="00C03B2B">
            <w:rPr>
              <w:lang w:val="en-US"/>
            </w:rPr>
            <w:fldChar w:fldCharType="separate"/>
          </w:r>
          <w:r w:rsidR="0045686B">
            <w:rPr>
              <w:noProof/>
              <w:lang w:val="en-US"/>
            </w:rPr>
            <w:t xml:space="preserve"> </w:t>
          </w:r>
          <w:r w:rsidR="0045686B" w:rsidRPr="0097467F">
            <w:rPr>
              <w:noProof/>
              <w:lang w:val="en-US"/>
            </w:rPr>
            <w:t>(Klein, 2022)</w:t>
          </w:r>
          <w:r w:rsidR="002B3A9C" w:rsidRPr="00C03B2B">
            <w:rPr>
              <w:lang w:val="en-US"/>
            </w:rPr>
            <w:fldChar w:fldCharType="end"/>
          </w:r>
        </w:sdtContent>
      </w:sdt>
      <w:r w:rsidR="002B3A9C" w:rsidRPr="00C03B2B">
        <w:rPr>
          <w:lang w:val="en-US"/>
        </w:rPr>
        <w:t>. A grid is used to arrange the buttons</w:t>
      </w:r>
      <w:r w:rsidR="003F38E0">
        <w:rPr>
          <w:lang w:val="en-US"/>
        </w:rPr>
        <w:t xml:space="preserve"> horizontally and vertically into a table format</w:t>
      </w:r>
      <w:r w:rsidR="002B3A9C" w:rsidRPr="00C03B2B">
        <w:rPr>
          <w:lang w:val="en-US"/>
        </w:rPr>
        <w:t xml:space="preserve">, </w:t>
      </w:r>
      <w:r w:rsidR="003F38E0">
        <w:rPr>
          <w:lang w:val="en-US"/>
        </w:rPr>
        <w:t>where</w:t>
      </w:r>
      <w:r w:rsidR="002B3A9C" w:rsidRPr="00C03B2B">
        <w:rPr>
          <w:lang w:val="en-US"/>
        </w:rPr>
        <w:t xml:space="preserve"> each button </w:t>
      </w:r>
      <w:r w:rsidR="003F38E0">
        <w:rPr>
          <w:lang w:val="en-US"/>
        </w:rPr>
        <w:t>has</w:t>
      </w:r>
      <w:r w:rsidR="002B3A9C" w:rsidRPr="00C03B2B">
        <w:rPr>
          <w:lang w:val="en-US"/>
        </w:rPr>
        <w:t xml:space="preserve"> its own coordinates. Each button is stored in a variable.</w:t>
      </w:r>
      <w:r w:rsidR="003E058F">
        <w:rPr>
          <w:lang w:val="en-US"/>
        </w:rPr>
        <w:t xml:space="preserve"> </w:t>
      </w:r>
      <w:r w:rsidR="003336BE">
        <w:rPr>
          <w:lang w:val="en-US"/>
        </w:rPr>
        <w:t xml:space="preserve">To create a button, a class named “Button” from the tkinter library is used. </w:t>
      </w:r>
      <w:r w:rsidR="0032091C" w:rsidRPr="00C03B2B">
        <w:rPr>
          <w:lang w:val="en-US"/>
        </w:rPr>
        <w:t xml:space="preserve">To display our button on the board, we must attach it to the grid by specifying </w:t>
      </w:r>
      <w:r w:rsidR="003E058F">
        <w:rPr>
          <w:lang w:val="en-US"/>
        </w:rPr>
        <w:t>its</w:t>
      </w:r>
      <w:r w:rsidR="0032091C" w:rsidRPr="00C03B2B">
        <w:rPr>
          <w:lang w:val="en-US"/>
        </w:rPr>
        <w:t xml:space="preserve"> row and column.</w:t>
      </w:r>
    </w:p>
    <w:p w14:paraId="05166C66" w14:textId="77777777" w:rsidR="0032091C" w:rsidRPr="00005D34" w:rsidRDefault="0032091C" w:rsidP="0032091C">
      <w:pPr>
        <w:shd w:val="clear" w:color="auto" w:fill="1F1F1F"/>
        <w:spacing w:after="0" w:line="270" w:lineRule="atLeast"/>
        <w:jc w:val="left"/>
        <w:rPr>
          <w:rFonts w:ascii="Menlo" w:eastAsia="Times New Roman" w:hAnsi="Menlo" w:cs="Menlo"/>
          <w:color w:val="CCCCCC"/>
          <w:sz w:val="18"/>
          <w:szCs w:val="18"/>
          <w:lang w:val="en-US" w:eastAsia="en-GB"/>
        </w:rPr>
      </w:pPr>
      <w:r w:rsidRPr="00005D34">
        <w:rPr>
          <w:rFonts w:ascii="Menlo" w:eastAsia="Times New Roman" w:hAnsi="Menlo" w:cs="Menlo"/>
          <w:color w:val="9CDCFE"/>
          <w:sz w:val="18"/>
          <w:szCs w:val="18"/>
          <w:lang w:val="en-US" w:eastAsia="en-GB"/>
        </w:rPr>
        <w:t>a8</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4EC9B0"/>
          <w:sz w:val="18"/>
          <w:szCs w:val="18"/>
          <w:lang w:val="en-US" w:eastAsia="en-GB"/>
        </w:rPr>
        <w:t>Button</w:t>
      </w:r>
      <w:r w:rsidRPr="00005D34">
        <w:rPr>
          <w:rFonts w:ascii="Menlo" w:eastAsia="Times New Roman" w:hAnsi="Menlo" w:cs="Menlo"/>
          <w:color w:val="CCCCCC"/>
          <w:sz w:val="18"/>
          <w:szCs w:val="18"/>
          <w:lang w:val="en-US" w:eastAsia="en-GB"/>
        </w:rPr>
        <w:t>(</w:t>
      </w:r>
      <w:r w:rsidRPr="00005D34">
        <w:rPr>
          <w:rFonts w:ascii="Menlo" w:eastAsia="Times New Roman" w:hAnsi="Menlo" w:cs="Menlo"/>
          <w:color w:val="9CDCFE"/>
          <w:sz w:val="18"/>
          <w:szCs w:val="18"/>
          <w:lang w:val="en-US" w:eastAsia="en-GB"/>
        </w:rPr>
        <w:t>tk</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text</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4FC1FF"/>
          <w:sz w:val="18"/>
          <w:szCs w:val="18"/>
          <w:lang w:val="en-US" w:eastAsia="en-GB"/>
        </w:rPr>
        <w:t>BR</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font</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CE9178"/>
          <w:sz w:val="18"/>
          <w:szCs w:val="18"/>
          <w:lang w:val="en-US" w:eastAsia="en-GB"/>
        </w:rPr>
        <w:t>'Times 20 bold'</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bg</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CE9178"/>
          <w:sz w:val="18"/>
          <w:szCs w:val="18"/>
          <w:lang w:val="en-US" w:eastAsia="en-GB"/>
        </w:rPr>
        <w:t>'white'</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height</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B5CEA8"/>
          <w:sz w:val="18"/>
          <w:szCs w:val="18"/>
          <w:lang w:val="en-US" w:eastAsia="en-GB"/>
        </w:rPr>
        <w:t>2</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width</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B5CEA8"/>
          <w:sz w:val="18"/>
          <w:szCs w:val="18"/>
          <w:lang w:val="en-US" w:eastAsia="en-GB"/>
        </w:rPr>
        <w:t>5</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command</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569CD6"/>
          <w:sz w:val="18"/>
          <w:szCs w:val="18"/>
          <w:lang w:val="en-US" w:eastAsia="en-GB"/>
        </w:rPr>
        <w:t>lambda</w:t>
      </w:r>
      <w:r w:rsidRPr="00005D34">
        <w:rPr>
          <w:rFonts w:ascii="Menlo" w:eastAsia="Times New Roman" w:hAnsi="Menlo" w:cs="Menlo"/>
          <w:color w:val="CCCCCC"/>
          <w:sz w:val="18"/>
          <w:szCs w:val="18"/>
          <w:lang w:val="en-US" w:eastAsia="en-GB"/>
        </w:rPr>
        <w:t>: [</w:t>
      </w:r>
      <w:r w:rsidRPr="00005D34">
        <w:rPr>
          <w:rFonts w:ascii="Menlo" w:eastAsia="Times New Roman" w:hAnsi="Menlo" w:cs="Menlo"/>
          <w:color w:val="DCDCAA"/>
          <w:sz w:val="18"/>
          <w:szCs w:val="18"/>
          <w:lang w:val="en-US" w:eastAsia="en-GB"/>
        </w:rPr>
        <w:t>btnClick</w:t>
      </w:r>
      <w:r w:rsidRPr="00005D34">
        <w:rPr>
          <w:rFonts w:ascii="Menlo" w:eastAsia="Times New Roman" w:hAnsi="Menlo" w:cs="Menlo"/>
          <w:color w:val="CCCCCC"/>
          <w:sz w:val="18"/>
          <w:szCs w:val="18"/>
          <w:lang w:val="en-US" w:eastAsia="en-GB"/>
        </w:rPr>
        <w:t>(</w:t>
      </w:r>
      <w:r w:rsidRPr="00005D34">
        <w:rPr>
          <w:rFonts w:ascii="Menlo" w:eastAsia="Times New Roman" w:hAnsi="Menlo" w:cs="Menlo"/>
          <w:color w:val="9CDCFE"/>
          <w:sz w:val="18"/>
          <w:szCs w:val="18"/>
          <w:lang w:val="en-US" w:eastAsia="en-GB"/>
        </w:rPr>
        <w:t>a8</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DCDCAA"/>
          <w:sz w:val="18"/>
          <w:szCs w:val="18"/>
          <w:lang w:val="en-US" w:eastAsia="en-GB"/>
        </w:rPr>
        <w:t>btnID</w:t>
      </w:r>
      <w:r w:rsidRPr="00005D34">
        <w:rPr>
          <w:rFonts w:ascii="Menlo" w:eastAsia="Times New Roman" w:hAnsi="Menlo" w:cs="Menlo"/>
          <w:color w:val="CCCCCC"/>
          <w:sz w:val="18"/>
          <w:szCs w:val="18"/>
          <w:lang w:val="en-US" w:eastAsia="en-GB"/>
        </w:rPr>
        <w:t>(</w:t>
      </w:r>
      <w:r w:rsidRPr="00005D34">
        <w:rPr>
          <w:rFonts w:ascii="Menlo" w:eastAsia="Times New Roman" w:hAnsi="Menlo" w:cs="Menlo"/>
          <w:color w:val="CE9178"/>
          <w:sz w:val="18"/>
          <w:szCs w:val="18"/>
          <w:lang w:val="en-US" w:eastAsia="en-GB"/>
        </w:rPr>
        <w:t>'a8'</w:t>
      </w:r>
      <w:r w:rsidRPr="00005D34">
        <w:rPr>
          <w:rFonts w:ascii="Menlo" w:eastAsia="Times New Roman" w:hAnsi="Menlo" w:cs="Menlo"/>
          <w:color w:val="CCCCCC"/>
          <w:sz w:val="18"/>
          <w:szCs w:val="18"/>
          <w:lang w:val="en-US" w:eastAsia="en-GB"/>
        </w:rPr>
        <w:t>)])</w:t>
      </w:r>
    </w:p>
    <w:p w14:paraId="31DF1E80" w14:textId="1CEB2998" w:rsidR="0032091C" w:rsidRPr="00005D34" w:rsidRDefault="0032091C" w:rsidP="00005D34">
      <w:pPr>
        <w:shd w:val="clear" w:color="auto" w:fill="1F1F1F"/>
        <w:spacing w:after="0" w:line="270" w:lineRule="atLeast"/>
        <w:jc w:val="left"/>
        <w:rPr>
          <w:rFonts w:ascii="Menlo" w:eastAsia="Times New Roman" w:hAnsi="Menlo" w:cs="Menlo"/>
          <w:color w:val="CCCCCC"/>
          <w:sz w:val="18"/>
          <w:szCs w:val="18"/>
          <w:lang w:val="en-US" w:eastAsia="en-GB"/>
        </w:rPr>
      </w:pPr>
      <w:r w:rsidRPr="00005D34">
        <w:rPr>
          <w:rFonts w:ascii="Menlo" w:eastAsia="Times New Roman" w:hAnsi="Menlo" w:cs="Menlo"/>
          <w:color w:val="9CDCFE"/>
          <w:sz w:val="18"/>
          <w:szCs w:val="18"/>
          <w:lang w:val="en-US" w:eastAsia="en-GB"/>
        </w:rPr>
        <w:t>a8</w:t>
      </w:r>
      <w:r w:rsidRPr="00005D34">
        <w:rPr>
          <w:rFonts w:ascii="Menlo" w:eastAsia="Times New Roman" w:hAnsi="Menlo" w:cs="Menlo"/>
          <w:color w:val="CCCCCC"/>
          <w:sz w:val="18"/>
          <w:szCs w:val="18"/>
          <w:lang w:val="en-US" w:eastAsia="en-GB"/>
        </w:rPr>
        <w:t>.</w:t>
      </w:r>
      <w:r w:rsidRPr="00005D34">
        <w:rPr>
          <w:rFonts w:ascii="Menlo" w:eastAsia="Times New Roman" w:hAnsi="Menlo" w:cs="Menlo"/>
          <w:color w:val="9CDCFE"/>
          <w:sz w:val="18"/>
          <w:szCs w:val="18"/>
          <w:lang w:val="en-US" w:eastAsia="en-GB"/>
        </w:rPr>
        <w:t>grid</w:t>
      </w:r>
      <w:r w:rsidRPr="00005D34">
        <w:rPr>
          <w:rFonts w:ascii="Menlo" w:eastAsia="Times New Roman" w:hAnsi="Menlo" w:cs="Menlo"/>
          <w:color w:val="CCCCCC"/>
          <w:sz w:val="18"/>
          <w:szCs w:val="18"/>
          <w:lang w:val="en-US" w:eastAsia="en-GB"/>
        </w:rPr>
        <w:t>(</w:t>
      </w:r>
      <w:r w:rsidRPr="00005D34">
        <w:rPr>
          <w:rFonts w:ascii="Menlo" w:eastAsia="Times New Roman" w:hAnsi="Menlo" w:cs="Menlo"/>
          <w:color w:val="9CDCFE"/>
          <w:sz w:val="18"/>
          <w:szCs w:val="18"/>
          <w:lang w:val="en-US" w:eastAsia="en-GB"/>
        </w:rPr>
        <w:t>row</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B5CEA8"/>
          <w:sz w:val="18"/>
          <w:szCs w:val="18"/>
          <w:lang w:val="en-US" w:eastAsia="en-GB"/>
        </w:rPr>
        <w:t>1</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column</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B5CEA8"/>
          <w:sz w:val="18"/>
          <w:szCs w:val="18"/>
          <w:lang w:val="en-US" w:eastAsia="en-GB"/>
        </w:rPr>
        <w:t>1</w:t>
      </w:r>
      <w:r w:rsidRPr="00005D34">
        <w:rPr>
          <w:rFonts w:ascii="Menlo" w:eastAsia="Times New Roman" w:hAnsi="Menlo" w:cs="Menlo"/>
          <w:color w:val="CCCCCC"/>
          <w:sz w:val="18"/>
          <w:szCs w:val="18"/>
          <w:lang w:val="en-US" w:eastAsia="en-GB"/>
        </w:rPr>
        <w:t>)</w:t>
      </w:r>
    </w:p>
    <w:p w14:paraId="7E3D3870" w14:textId="77777777" w:rsidR="003A0407" w:rsidRDefault="003A0407" w:rsidP="003A0407">
      <w:pPr>
        <w:rPr>
          <w:ins w:id="230" w:author="Attila Vizhanyo" w:date="2024-01-03T18:47:00Z"/>
          <w:highlight w:val="yellow"/>
          <w:lang w:val="en-US"/>
        </w:rPr>
      </w:pPr>
      <w:bookmarkStart w:id="231" w:name="_Toc155112830"/>
      <w:bookmarkStart w:id="232" w:name="_Toc155112898"/>
      <w:bookmarkStart w:id="233" w:name="_Toc155188289"/>
      <w:bookmarkEnd w:id="231"/>
      <w:bookmarkEnd w:id="232"/>
    </w:p>
    <w:p w14:paraId="685C7B3C" w14:textId="502388A0" w:rsidR="003A0407" w:rsidRDefault="003A0407" w:rsidP="003A0407">
      <w:pPr>
        <w:rPr>
          <w:ins w:id="234" w:author="Attila Vizhanyo" w:date="2024-01-03T18:47:00Z"/>
          <w:lang w:val="en-US"/>
        </w:rPr>
        <w:pPrChange w:id="235" w:author="Attila Vizhanyo" w:date="2024-01-03T18:47:00Z">
          <w:pPr>
            <w:pStyle w:val="Heading3"/>
          </w:pPr>
        </w:pPrChange>
      </w:pPr>
      <w:ins w:id="236" w:author="Attila Vizhanyo" w:date="2024-01-03T18:47:00Z">
        <w:r w:rsidRPr="00861C65">
          <w:rPr>
            <w:highlight w:val="yellow"/>
            <w:lang w:val="en-US"/>
          </w:rPr>
          <w:t>Background of buttons – chess pattern</w:t>
        </w:r>
      </w:ins>
    </w:p>
    <w:p w14:paraId="22F9A2B6" w14:textId="1282CDC0" w:rsidR="003A0407" w:rsidRDefault="003A0407" w:rsidP="009E1174">
      <w:pPr>
        <w:pStyle w:val="Heading3"/>
        <w:rPr>
          <w:ins w:id="237" w:author="Attila Vizhanyo" w:date="2024-01-03T18:47:00Z"/>
          <w:lang w:val="en-US"/>
        </w:rPr>
      </w:pPr>
      <w:ins w:id="238" w:author="Attila Vizhanyo" w:date="2024-01-03T18:47:00Z">
        <w:r>
          <w:rPr>
            <w:lang w:val="en-US"/>
          </w:rPr>
          <w:t>Update screen before the move</w:t>
        </w:r>
      </w:ins>
    </w:p>
    <w:p w14:paraId="67890916" w14:textId="453E1EFE" w:rsidR="005E2103" w:rsidRPr="00C03B2B" w:rsidRDefault="00F16D7D" w:rsidP="009E1174">
      <w:pPr>
        <w:pStyle w:val="Heading3"/>
        <w:rPr>
          <w:lang w:val="en-US"/>
        </w:rPr>
      </w:pPr>
      <w:r w:rsidRPr="00C03B2B">
        <w:rPr>
          <w:lang w:val="en-US"/>
        </w:rPr>
        <w:t>Update</w:t>
      </w:r>
      <w:ins w:id="239" w:author="Attila Vizhanyo" w:date="2024-01-03T18:47:00Z">
        <w:r w:rsidR="003A0407">
          <w:rPr>
            <w:lang w:val="en-US"/>
          </w:rPr>
          <w:t xml:space="preserve"> screen</w:t>
        </w:r>
      </w:ins>
      <w:del w:id="240" w:author="Attila Vizhanyo" w:date="2024-01-03T18:47:00Z">
        <w:r w:rsidRPr="00C03B2B" w:rsidDel="003A0407">
          <w:rPr>
            <w:lang w:val="en-US"/>
          </w:rPr>
          <w:delText xml:space="preserve"> Game</w:delText>
        </w:r>
      </w:del>
      <w:r w:rsidRPr="00C03B2B">
        <w:rPr>
          <w:lang w:val="en-US"/>
        </w:rPr>
        <w:t xml:space="preserve"> after </w:t>
      </w:r>
      <w:ins w:id="241" w:author="Attila Vizhanyo" w:date="2024-01-03T18:47:00Z">
        <w:r w:rsidR="003A0407">
          <w:rPr>
            <w:lang w:val="en-US"/>
          </w:rPr>
          <w:t>the</w:t>
        </w:r>
      </w:ins>
      <w:del w:id="242" w:author="Attila Vizhanyo" w:date="2024-01-03T18:47:00Z">
        <w:r w:rsidRPr="00C03B2B" w:rsidDel="003A0407">
          <w:rPr>
            <w:lang w:val="en-US"/>
          </w:rPr>
          <w:delText>a</w:delText>
        </w:r>
      </w:del>
      <w:r w:rsidRPr="00C03B2B">
        <w:rPr>
          <w:lang w:val="en-US"/>
        </w:rPr>
        <w:t xml:space="preserve"> move</w:t>
      </w:r>
      <w:bookmarkEnd w:id="233"/>
    </w:p>
    <w:p w14:paraId="43199299" w14:textId="182465CD" w:rsidR="00D4453D" w:rsidRPr="00C03B2B" w:rsidRDefault="00D4453D" w:rsidP="00005D34">
      <w:pPr>
        <w:rPr>
          <w:lang w:val="en-US"/>
        </w:rPr>
      </w:pPr>
      <w:r w:rsidRPr="00C03B2B">
        <w:rPr>
          <w:lang w:val="en-US"/>
        </w:rPr>
        <w:t xml:space="preserve">To make an ongoing chess game, the program must update the position of each piece. It is also necessary to calculate </w:t>
      </w:r>
      <w:r w:rsidR="003E058F">
        <w:rPr>
          <w:lang w:val="en-US"/>
        </w:rPr>
        <w:t>every</w:t>
      </w:r>
      <w:r w:rsidRPr="00C03B2B">
        <w:rPr>
          <w:lang w:val="en-US"/>
        </w:rPr>
        <w:t xml:space="preserve"> possible move that can be played from the current position. And finally, the program needs to display the updated </w:t>
      </w:r>
      <w:r w:rsidR="003E058F">
        <w:rPr>
          <w:lang w:val="en-US"/>
        </w:rPr>
        <w:t>board</w:t>
      </w:r>
      <w:r w:rsidRPr="00C03B2B">
        <w:rPr>
          <w:lang w:val="en-US"/>
        </w:rPr>
        <w:t>.</w:t>
      </w:r>
    </w:p>
    <w:p w14:paraId="677ACD65" w14:textId="33AD6D40" w:rsidR="00C11681" w:rsidRPr="00C03B2B" w:rsidRDefault="00C11681" w:rsidP="00C11681">
      <w:pPr>
        <w:rPr>
          <w:lang w:val="en-US"/>
        </w:rPr>
      </w:pPr>
      <w:r w:rsidRPr="00C03B2B">
        <w:rPr>
          <w:lang w:val="en-US"/>
        </w:rPr>
        <w:lastRenderedPageBreak/>
        <w:t xml:space="preserve">When the user clicks on the piece he wants to move with, the program saves the text of its button. </w:t>
      </w:r>
      <w:r w:rsidR="00D4453D" w:rsidRPr="00C03B2B">
        <w:rPr>
          <w:lang w:val="en-US"/>
        </w:rPr>
        <w:t>Once the user selects a legitimate button to move the piece to, the program can transfer the saved text to display on the target button.</w:t>
      </w:r>
    </w:p>
    <w:p w14:paraId="3B0788B1" w14:textId="77777777" w:rsidR="009E1174" w:rsidRPr="00C03B2B" w:rsidRDefault="009E1174" w:rsidP="009E1174">
      <w:pPr>
        <w:rPr>
          <w:lang w:val="en-US"/>
        </w:rPr>
      </w:pPr>
    </w:p>
    <w:p w14:paraId="2FC63C6B" w14:textId="77777777" w:rsidR="005E2103" w:rsidRPr="00C03B2B" w:rsidRDefault="005E2103" w:rsidP="005E2103">
      <w:pPr>
        <w:pStyle w:val="Heading3"/>
        <w:numPr>
          <w:ilvl w:val="0"/>
          <w:numId w:val="0"/>
        </w:numPr>
        <w:ind w:left="720"/>
        <w:rPr>
          <w:rFonts w:cs="Arial"/>
          <w:color w:val="444444"/>
          <w:sz w:val="19"/>
          <w:szCs w:val="19"/>
          <w:lang w:val="en-US"/>
        </w:rPr>
      </w:pPr>
    </w:p>
    <w:p w14:paraId="0811D3A7" w14:textId="77777777" w:rsidR="009E1174" w:rsidRPr="00C03B2B" w:rsidRDefault="005E2103" w:rsidP="005E2103">
      <w:pPr>
        <w:pStyle w:val="Heading2"/>
        <w:rPr>
          <w:lang w:val="en-US"/>
        </w:rPr>
      </w:pPr>
      <w:bookmarkStart w:id="243" w:name="_Toc155188290"/>
      <w:r w:rsidRPr="00C03B2B">
        <w:rPr>
          <w:lang w:val="en-US"/>
        </w:rPr>
        <w:t>Function catalog</w:t>
      </w:r>
      <w:bookmarkEnd w:id="243"/>
    </w:p>
    <w:p w14:paraId="18811BEA" w14:textId="2F57A937" w:rsidR="009E1174" w:rsidRPr="00005D34" w:rsidRDefault="009E1174" w:rsidP="00005D34">
      <w:pPr>
        <w:rPr>
          <w:lang w:val="en-US" w:eastAsia="en-GB"/>
        </w:rPr>
      </w:pPr>
      <w:r w:rsidRPr="00005D34">
        <w:rPr>
          <w:lang w:val="en-US" w:eastAsia="en-GB"/>
        </w:rPr>
        <w:t>A function is a block of code which only runs when it is called.</w:t>
      </w:r>
      <w:r w:rsidRPr="00C03B2B">
        <w:rPr>
          <w:lang w:val="en-US" w:eastAsia="en-GB"/>
        </w:rPr>
        <w:t xml:space="preserve"> </w:t>
      </w:r>
      <w:r w:rsidRPr="00005D34">
        <w:rPr>
          <w:lang w:val="en-US" w:eastAsia="en-GB"/>
        </w:rPr>
        <w:t>You can pass data, known as parameters, into a function. A function can return data as a result.</w:t>
      </w:r>
      <w:sdt>
        <w:sdtPr>
          <w:rPr>
            <w:lang w:val="en-US" w:eastAsia="en-GB"/>
          </w:rPr>
          <w:id w:val="-850339495"/>
          <w:citation/>
        </w:sdtPr>
        <w:sdtContent>
          <w:r w:rsidRPr="00005D34">
            <w:rPr>
              <w:lang w:val="en-US" w:eastAsia="en-GB"/>
            </w:rPr>
            <w:fldChar w:fldCharType="begin"/>
          </w:r>
          <w:r w:rsidRPr="00C03B2B">
            <w:rPr>
              <w:lang w:val="en-US" w:eastAsia="en-GB"/>
            </w:rPr>
            <w:instrText xml:space="preserve"> CITATION W3S1 \l 4108 </w:instrText>
          </w:r>
          <w:r w:rsidRPr="00005D34">
            <w:rPr>
              <w:lang w:val="en-US" w:eastAsia="en-GB"/>
            </w:rPr>
            <w:fldChar w:fldCharType="separate"/>
          </w:r>
          <w:r w:rsidR="0045686B">
            <w:rPr>
              <w:noProof/>
              <w:lang w:val="en-US" w:eastAsia="en-GB"/>
            </w:rPr>
            <w:t xml:space="preserve"> </w:t>
          </w:r>
          <w:r w:rsidR="0045686B" w:rsidRPr="0097467F">
            <w:rPr>
              <w:noProof/>
              <w:lang w:val="en-US" w:eastAsia="en-GB"/>
            </w:rPr>
            <w:t>(W3Schools, s.d.)</w:t>
          </w:r>
          <w:r w:rsidRPr="00005D34">
            <w:rPr>
              <w:lang w:val="en-US" w:eastAsia="en-GB"/>
            </w:rPr>
            <w:fldChar w:fldCharType="end"/>
          </w:r>
        </w:sdtContent>
      </w:sdt>
    </w:p>
    <w:tbl>
      <w:tblPr>
        <w:tblStyle w:val="GridTable4-Accent1"/>
        <w:tblW w:w="0" w:type="auto"/>
        <w:tblLook w:val="04A0" w:firstRow="1" w:lastRow="0" w:firstColumn="1" w:lastColumn="0" w:noHBand="0" w:noVBand="1"/>
      </w:tblPr>
      <w:tblGrid>
        <w:gridCol w:w="4530"/>
        <w:gridCol w:w="4531"/>
      </w:tblGrid>
      <w:tr w:rsidR="00FA1AAC" w14:paraId="1CAC760D" w14:textId="77777777" w:rsidTr="009746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994BFF4" w14:textId="3D5100F3" w:rsidR="00FA1AAC" w:rsidRDefault="00FA1AAC" w:rsidP="00005D34">
            <w:pPr>
              <w:rPr>
                <w:lang w:val="en-US" w:eastAsia="en-GB"/>
              </w:rPr>
            </w:pPr>
            <w:r>
              <w:rPr>
                <w:lang w:val="en-US" w:eastAsia="en-GB"/>
              </w:rPr>
              <w:t>Function Name</w:t>
            </w:r>
          </w:p>
        </w:tc>
        <w:tc>
          <w:tcPr>
            <w:tcW w:w="0" w:type="dxa"/>
          </w:tcPr>
          <w:p w14:paraId="5A94E1EF" w14:textId="3CDDE3DC" w:rsidR="00FA1AAC" w:rsidRDefault="00FA1AAC" w:rsidP="00005D34">
            <w:pPr>
              <w:cnfStyle w:val="100000000000" w:firstRow="1" w:lastRow="0" w:firstColumn="0" w:lastColumn="0" w:oddVBand="0" w:evenVBand="0" w:oddHBand="0" w:evenHBand="0" w:firstRowFirstColumn="0" w:firstRowLastColumn="0" w:lastRowFirstColumn="0" w:lastRowLastColumn="0"/>
              <w:rPr>
                <w:lang w:val="en-US" w:eastAsia="en-GB"/>
              </w:rPr>
            </w:pPr>
            <w:r>
              <w:rPr>
                <w:lang w:val="en-US" w:eastAsia="en-GB"/>
              </w:rPr>
              <w:t>Description</w:t>
            </w:r>
          </w:p>
        </w:tc>
      </w:tr>
      <w:tr w:rsidR="00FA1AAC" w14:paraId="78E238D9" w14:textId="77777777" w:rsidTr="00974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F399D9A" w14:textId="40CB2101" w:rsidR="00FA1AAC" w:rsidRDefault="00FA1AAC" w:rsidP="00005D34">
            <w:pPr>
              <w:rPr>
                <w:lang w:val="en-US" w:eastAsia="en-GB"/>
              </w:rPr>
            </w:pPr>
            <w:r w:rsidRPr="00005D34">
              <w:rPr>
                <w:lang w:val="en-US" w:eastAsia="en-GB"/>
              </w:rPr>
              <w:t>btnClick</w:t>
            </w:r>
          </w:p>
        </w:tc>
        <w:tc>
          <w:tcPr>
            <w:tcW w:w="0" w:type="dxa"/>
          </w:tcPr>
          <w:p w14:paraId="005FDE5D" w14:textId="77777777" w:rsidR="00FA1AAC" w:rsidRDefault="00FA1AAC" w:rsidP="00005D34">
            <w:pPr>
              <w:cnfStyle w:val="000000100000" w:firstRow="0" w:lastRow="0" w:firstColumn="0" w:lastColumn="0" w:oddVBand="0" w:evenVBand="0" w:oddHBand="1" w:evenHBand="0" w:firstRowFirstColumn="0" w:firstRowLastColumn="0" w:lastRowFirstColumn="0" w:lastRowLastColumn="0"/>
              <w:rPr>
                <w:lang w:val="en-US" w:eastAsia="en-GB"/>
              </w:rPr>
            </w:pPr>
          </w:p>
        </w:tc>
      </w:tr>
      <w:tr w:rsidR="00FA1AAC" w:rsidRPr="00882A91" w14:paraId="31EA6CCE" w14:textId="77777777" w:rsidTr="0097467F">
        <w:tc>
          <w:tcPr>
            <w:cnfStyle w:val="001000000000" w:firstRow="0" w:lastRow="0" w:firstColumn="1" w:lastColumn="0" w:oddVBand="0" w:evenVBand="0" w:oddHBand="0" w:evenHBand="0" w:firstRowFirstColumn="0" w:firstRowLastColumn="0" w:lastRowFirstColumn="0" w:lastRowLastColumn="0"/>
            <w:tcW w:w="0" w:type="dxa"/>
          </w:tcPr>
          <w:p w14:paraId="19ABDD57" w14:textId="5EC7D770" w:rsidR="00FA1AAC" w:rsidRDefault="00FA1AAC" w:rsidP="00005D34">
            <w:pPr>
              <w:rPr>
                <w:lang w:val="en-US" w:eastAsia="en-GB"/>
              </w:rPr>
            </w:pPr>
            <w:r w:rsidRPr="00005D34">
              <w:rPr>
                <w:lang w:val="en-US" w:eastAsia="en-GB"/>
              </w:rPr>
              <w:t>undo_coloring</w:t>
            </w:r>
          </w:p>
        </w:tc>
        <w:tc>
          <w:tcPr>
            <w:tcW w:w="0" w:type="dxa"/>
          </w:tcPr>
          <w:p w14:paraId="799CE62F" w14:textId="77777777" w:rsidR="00FA1AAC" w:rsidRPr="00005D34" w:rsidRDefault="00FA1AAC" w:rsidP="00FA1AAC">
            <w:pPr>
              <w:cnfStyle w:val="000000000000" w:firstRow="0" w:lastRow="0" w:firstColumn="0" w:lastColumn="0" w:oddVBand="0" w:evenVBand="0" w:oddHBand="0" w:evenHBand="0" w:firstRowFirstColumn="0" w:firstRowLastColumn="0" w:lastRowFirstColumn="0" w:lastRowLastColumn="0"/>
              <w:rPr>
                <w:lang w:val="en-US" w:eastAsia="en-GB"/>
              </w:rPr>
            </w:pPr>
            <w:r w:rsidRPr="00005D34">
              <w:rPr>
                <w:lang w:val="en-US" w:eastAsia="en-GB"/>
              </w:rPr>
              <w:t>Inverts the highlighting of squares that can be moved to when a figure is selected.</w:t>
            </w:r>
          </w:p>
          <w:p w14:paraId="715701BC" w14:textId="77777777" w:rsidR="00FA1AAC" w:rsidRDefault="00FA1AAC" w:rsidP="00005D34">
            <w:pPr>
              <w:cnfStyle w:val="000000000000" w:firstRow="0" w:lastRow="0" w:firstColumn="0" w:lastColumn="0" w:oddVBand="0" w:evenVBand="0" w:oddHBand="0" w:evenHBand="0" w:firstRowFirstColumn="0" w:firstRowLastColumn="0" w:lastRowFirstColumn="0" w:lastRowLastColumn="0"/>
              <w:rPr>
                <w:lang w:val="en-US" w:eastAsia="en-GB"/>
              </w:rPr>
            </w:pPr>
          </w:p>
        </w:tc>
      </w:tr>
      <w:tr w:rsidR="00202812" w:rsidRPr="00E30733" w14:paraId="0E7F74F6" w14:textId="77777777" w:rsidTr="00974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F3FE977" w14:textId="473BD920" w:rsidR="00202812" w:rsidRPr="00005D34" w:rsidRDefault="00202812" w:rsidP="00005D34">
            <w:pPr>
              <w:rPr>
                <w:lang w:val="en-US" w:eastAsia="en-GB"/>
              </w:rPr>
            </w:pPr>
            <w:r>
              <w:rPr>
                <w:lang w:val="en-US" w:eastAsia="en-GB"/>
              </w:rPr>
              <w:t>btnClick</w:t>
            </w:r>
          </w:p>
        </w:tc>
        <w:tc>
          <w:tcPr>
            <w:tcW w:w="0" w:type="dxa"/>
          </w:tcPr>
          <w:p w14:paraId="71EC3A24" w14:textId="77777777" w:rsidR="00202812" w:rsidRPr="00005D34" w:rsidRDefault="00202812" w:rsidP="00FA1AAC">
            <w:pPr>
              <w:cnfStyle w:val="000000100000" w:firstRow="0" w:lastRow="0" w:firstColumn="0" w:lastColumn="0" w:oddVBand="0" w:evenVBand="0" w:oddHBand="1" w:evenHBand="0" w:firstRowFirstColumn="0" w:firstRowLastColumn="0" w:lastRowFirstColumn="0" w:lastRowLastColumn="0"/>
              <w:rPr>
                <w:lang w:val="en-US" w:eastAsia="en-GB"/>
              </w:rPr>
            </w:pPr>
          </w:p>
        </w:tc>
      </w:tr>
      <w:tr w:rsidR="00FA1AAC" w14:paraId="7081ED70" w14:textId="77777777" w:rsidTr="0097467F">
        <w:tc>
          <w:tcPr>
            <w:cnfStyle w:val="001000000000" w:firstRow="0" w:lastRow="0" w:firstColumn="1" w:lastColumn="0" w:oddVBand="0" w:evenVBand="0" w:oddHBand="0" w:evenHBand="0" w:firstRowFirstColumn="0" w:firstRowLastColumn="0" w:lastRowFirstColumn="0" w:lastRowLastColumn="0"/>
            <w:tcW w:w="0" w:type="dxa"/>
          </w:tcPr>
          <w:p w14:paraId="095CD6B5" w14:textId="67D46A32" w:rsidR="00FA1AAC" w:rsidRDefault="00FA1AAC" w:rsidP="00005D34">
            <w:pPr>
              <w:rPr>
                <w:lang w:val="en-US" w:eastAsia="en-GB"/>
              </w:rPr>
            </w:pPr>
            <w:r w:rsidRPr="00005D34">
              <w:rPr>
                <w:lang w:val="en-US" w:eastAsia="en-GB"/>
              </w:rPr>
              <w:t>btnID</w:t>
            </w:r>
          </w:p>
        </w:tc>
        <w:tc>
          <w:tcPr>
            <w:tcW w:w="0" w:type="dxa"/>
          </w:tcPr>
          <w:p w14:paraId="49A59640" w14:textId="77777777" w:rsidR="00FA1AAC" w:rsidRDefault="00FA1AAC" w:rsidP="00005D34">
            <w:pPr>
              <w:cnfStyle w:val="000000000000" w:firstRow="0" w:lastRow="0" w:firstColumn="0" w:lastColumn="0" w:oddVBand="0" w:evenVBand="0" w:oddHBand="0" w:evenHBand="0" w:firstRowFirstColumn="0" w:firstRowLastColumn="0" w:lastRowFirstColumn="0" w:lastRowLastColumn="0"/>
              <w:rPr>
                <w:lang w:val="en-US" w:eastAsia="en-GB"/>
              </w:rPr>
            </w:pPr>
          </w:p>
        </w:tc>
      </w:tr>
      <w:tr w:rsidR="00202812" w:rsidRPr="00882A91" w14:paraId="66E6FA96" w14:textId="77777777" w:rsidTr="002028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37ED9DF" w14:textId="528D15AD" w:rsidR="00FA1AAC" w:rsidRDefault="00FA1AAC" w:rsidP="00005D34">
            <w:pPr>
              <w:rPr>
                <w:lang w:val="en-US" w:eastAsia="en-GB"/>
              </w:rPr>
            </w:pPr>
            <w:r w:rsidRPr="00005D34">
              <w:rPr>
                <w:lang w:val="en-US" w:eastAsia="en-GB"/>
              </w:rPr>
              <w:t>main</w:t>
            </w:r>
          </w:p>
        </w:tc>
        <w:tc>
          <w:tcPr>
            <w:tcW w:w="0" w:type="dxa"/>
          </w:tcPr>
          <w:p w14:paraId="74792756" w14:textId="25350CE9" w:rsidR="00FA1AAC" w:rsidRDefault="00FA1AAC" w:rsidP="00005D34">
            <w:pPr>
              <w:cnfStyle w:val="000000100000" w:firstRow="0" w:lastRow="0" w:firstColumn="0" w:lastColumn="0" w:oddVBand="0" w:evenVBand="0" w:oddHBand="1" w:evenHBand="0" w:firstRowFirstColumn="0" w:firstRowLastColumn="0" w:lastRowFirstColumn="0" w:lastRowLastColumn="0"/>
              <w:rPr>
                <w:lang w:val="en-US" w:eastAsia="en-GB"/>
              </w:rPr>
            </w:pPr>
            <w:r w:rsidRPr="00005D34">
              <w:rPr>
                <w:lang w:val="en-US" w:eastAsia="en-GB"/>
              </w:rPr>
              <w:t>Regulates the entire process of the chess program, besides setting up variables, buttons and the pieces.</w:t>
            </w:r>
          </w:p>
        </w:tc>
      </w:tr>
      <w:tr w:rsidR="002A71A0" w14:paraId="0ABCB7F7" w14:textId="77777777" w:rsidTr="0097467F">
        <w:tc>
          <w:tcPr>
            <w:cnfStyle w:val="001000000000" w:firstRow="0" w:lastRow="0" w:firstColumn="1" w:lastColumn="0" w:oddVBand="0" w:evenVBand="0" w:oddHBand="0" w:evenHBand="0" w:firstRowFirstColumn="0" w:firstRowLastColumn="0" w:lastRowFirstColumn="0" w:lastRowLastColumn="0"/>
            <w:tcW w:w="4530" w:type="dxa"/>
          </w:tcPr>
          <w:p w14:paraId="40BED467" w14:textId="245EB552" w:rsidR="002A71A0" w:rsidRPr="00005D34" w:rsidRDefault="002A71A0" w:rsidP="002A71A0">
            <w:pPr>
              <w:rPr>
                <w:lang w:val="en-US" w:eastAsia="en-GB"/>
              </w:rPr>
            </w:pPr>
            <w:r>
              <w:rPr>
                <w:lang w:val="en-US" w:eastAsia="en-GB"/>
              </w:rPr>
              <w:t>update_position</w:t>
            </w:r>
          </w:p>
        </w:tc>
        <w:tc>
          <w:tcPr>
            <w:tcW w:w="4531" w:type="dxa"/>
          </w:tcPr>
          <w:p w14:paraId="73E747DC" w14:textId="77777777" w:rsidR="002A71A0" w:rsidRPr="00005D34" w:rsidRDefault="002A71A0" w:rsidP="002A71A0">
            <w:pPr>
              <w:cnfStyle w:val="000000000000" w:firstRow="0" w:lastRow="0" w:firstColumn="0" w:lastColumn="0" w:oddVBand="0" w:evenVBand="0" w:oddHBand="0" w:evenHBand="0" w:firstRowFirstColumn="0" w:firstRowLastColumn="0" w:lastRowFirstColumn="0" w:lastRowLastColumn="0"/>
              <w:rPr>
                <w:lang w:val="en-US" w:eastAsia="en-GB"/>
              </w:rPr>
            </w:pPr>
          </w:p>
        </w:tc>
      </w:tr>
      <w:tr w:rsidR="002A71A0" w:rsidRPr="00882A91" w14:paraId="6C435D03" w14:textId="77777777" w:rsidTr="00974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4EA2792" w14:textId="605ECBFA" w:rsidR="002A71A0" w:rsidRPr="00005D34" w:rsidRDefault="002A71A0" w:rsidP="002A71A0">
            <w:pPr>
              <w:rPr>
                <w:lang w:val="en-US" w:eastAsia="en-GB"/>
              </w:rPr>
            </w:pPr>
            <w:r>
              <w:rPr>
                <w:lang w:val="en-US" w:eastAsia="en-GB"/>
              </w:rPr>
              <w:t>convert_to_figure_position</w:t>
            </w:r>
          </w:p>
        </w:tc>
        <w:tc>
          <w:tcPr>
            <w:tcW w:w="4531" w:type="dxa"/>
          </w:tcPr>
          <w:p w14:paraId="25FCBF4B" w14:textId="2CAF94CF" w:rsidR="002A71A0" w:rsidRPr="00005D34" w:rsidRDefault="005661F0" w:rsidP="002A71A0">
            <w:pPr>
              <w:cnfStyle w:val="000000100000" w:firstRow="0" w:lastRow="0" w:firstColumn="0" w:lastColumn="0" w:oddVBand="0" w:evenVBand="0" w:oddHBand="1" w:evenHBand="0" w:firstRowFirstColumn="0" w:firstRowLastColumn="0" w:lastRowFirstColumn="0" w:lastRowLastColumn="0"/>
              <w:rPr>
                <w:lang w:val="en-US" w:eastAsia="en-GB"/>
              </w:rPr>
            </w:pPr>
            <w:r>
              <w:rPr>
                <w:lang w:val="en-US" w:eastAsia="en-GB"/>
              </w:rPr>
              <w:t>S</w:t>
            </w:r>
            <w:r w:rsidR="00202812">
              <w:rPr>
                <w:lang w:val="en-US" w:eastAsia="en-GB"/>
              </w:rPr>
              <w:t>ubtracts one from the row and column of the coordinate</w:t>
            </w:r>
          </w:p>
        </w:tc>
      </w:tr>
      <w:tr w:rsidR="002A71A0" w14:paraId="53583F6E" w14:textId="77777777" w:rsidTr="0097467F">
        <w:tc>
          <w:tcPr>
            <w:cnfStyle w:val="001000000000" w:firstRow="0" w:lastRow="0" w:firstColumn="1" w:lastColumn="0" w:oddVBand="0" w:evenVBand="0" w:oddHBand="0" w:evenHBand="0" w:firstRowFirstColumn="0" w:firstRowLastColumn="0" w:lastRowFirstColumn="0" w:lastRowLastColumn="0"/>
            <w:tcW w:w="4530" w:type="dxa"/>
          </w:tcPr>
          <w:p w14:paraId="6F5421D7" w14:textId="7DCD0A61" w:rsidR="002A71A0" w:rsidRPr="00005D34" w:rsidRDefault="002A71A0" w:rsidP="002A71A0">
            <w:pPr>
              <w:rPr>
                <w:lang w:val="en-US" w:eastAsia="en-GB"/>
              </w:rPr>
            </w:pPr>
            <w:r>
              <w:rPr>
                <w:lang w:val="en-US" w:eastAsia="en-GB"/>
              </w:rPr>
              <w:t>check_if_move_legit</w:t>
            </w:r>
          </w:p>
        </w:tc>
        <w:tc>
          <w:tcPr>
            <w:tcW w:w="4531" w:type="dxa"/>
          </w:tcPr>
          <w:p w14:paraId="09A32893" w14:textId="77777777" w:rsidR="002A71A0" w:rsidRPr="00005D34" w:rsidRDefault="002A71A0" w:rsidP="002A71A0">
            <w:pPr>
              <w:cnfStyle w:val="000000000000" w:firstRow="0" w:lastRow="0" w:firstColumn="0" w:lastColumn="0" w:oddVBand="0" w:evenVBand="0" w:oddHBand="0" w:evenHBand="0" w:firstRowFirstColumn="0" w:firstRowLastColumn="0" w:lastRowFirstColumn="0" w:lastRowLastColumn="0"/>
              <w:rPr>
                <w:lang w:val="en-US" w:eastAsia="en-GB"/>
              </w:rPr>
            </w:pPr>
          </w:p>
        </w:tc>
      </w:tr>
      <w:tr w:rsidR="00202812" w:rsidRPr="00882A91" w14:paraId="31F08E18" w14:textId="77777777" w:rsidTr="002028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6283F5B" w14:textId="4EEA81C1" w:rsidR="002A71A0" w:rsidRDefault="002A71A0" w:rsidP="002A71A0">
            <w:pPr>
              <w:rPr>
                <w:lang w:val="en-US" w:eastAsia="en-GB"/>
              </w:rPr>
            </w:pPr>
            <w:r w:rsidRPr="00005D34">
              <w:rPr>
                <w:lang w:val="en-US" w:eastAsia="en-GB"/>
              </w:rPr>
              <w:t>update_all_possible_moves</w:t>
            </w:r>
          </w:p>
        </w:tc>
        <w:tc>
          <w:tcPr>
            <w:tcW w:w="0" w:type="dxa"/>
          </w:tcPr>
          <w:p w14:paraId="4A1A520B" w14:textId="77777777" w:rsidR="002A71A0" w:rsidRPr="00005D34" w:rsidRDefault="002A71A0" w:rsidP="002A71A0">
            <w:pPr>
              <w:cnfStyle w:val="000000100000" w:firstRow="0" w:lastRow="0" w:firstColumn="0" w:lastColumn="0" w:oddVBand="0" w:evenVBand="0" w:oddHBand="1" w:evenHBand="0" w:firstRowFirstColumn="0" w:firstRowLastColumn="0" w:lastRowFirstColumn="0" w:lastRowLastColumn="0"/>
              <w:rPr>
                <w:lang w:val="en-US" w:eastAsia="en-GB"/>
              </w:rPr>
            </w:pPr>
            <w:r w:rsidRPr="00005D34">
              <w:rPr>
                <w:lang w:val="en-US" w:eastAsia="en-GB"/>
              </w:rPr>
              <w:t>Use the current board to see which moves can be played according to the rules of chess.</w:t>
            </w:r>
          </w:p>
          <w:p w14:paraId="1113715C" w14:textId="77777777" w:rsidR="002A71A0" w:rsidRDefault="002A71A0" w:rsidP="002A71A0">
            <w:pPr>
              <w:cnfStyle w:val="000000100000" w:firstRow="0" w:lastRow="0" w:firstColumn="0" w:lastColumn="0" w:oddVBand="0" w:evenVBand="0" w:oddHBand="1" w:evenHBand="0" w:firstRowFirstColumn="0" w:firstRowLastColumn="0" w:lastRowFirstColumn="0" w:lastRowLastColumn="0"/>
              <w:rPr>
                <w:lang w:val="en-US" w:eastAsia="en-GB"/>
              </w:rPr>
            </w:pPr>
          </w:p>
        </w:tc>
      </w:tr>
      <w:tr w:rsidR="002A71A0" w:rsidRPr="00882A91" w14:paraId="3F085E4E" w14:textId="77777777" w:rsidTr="0097467F">
        <w:tc>
          <w:tcPr>
            <w:cnfStyle w:val="001000000000" w:firstRow="0" w:lastRow="0" w:firstColumn="1" w:lastColumn="0" w:oddVBand="0" w:evenVBand="0" w:oddHBand="0" w:evenHBand="0" w:firstRowFirstColumn="0" w:firstRowLastColumn="0" w:lastRowFirstColumn="0" w:lastRowLastColumn="0"/>
            <w:tcW w:w="4530" w:type="dxa"/>
          </w:tcPr>
          <w:p w14:paraId="2C82D209" w14:textId="09CDEE1A" w:rsidR="002A71A0" w:rsidRPr="00005D34" w:rsidRDefault="002A71A0" w:rsidP="002A71A0">
            <w:pPr>
              <w:rPr>
                <w:lang w:val="en-US" w:eastAsia="en-GB"/>
              </w:rPr>
            </w:pPr>
            <w:r>
              <w:rPr>
                <w:lang w:val="en-US" w:eastAsia="en-GB"/>
              </w:rPr>
              <w:t>Try_helping_white_king_in_check</w:t>
            </w:r>
          </w:p>
        </w:tc>
        <w:tc>
          <w:tcPr>
            <w:tcW w:w="4531" w:type="dxa"/>
          </w:tcPr>
          <w:p w14:paraId="31C072FF" w14:textId="77777777" w:rsidR="002A71A0" w:rsidRPr="00005D34" w:rsidRDefault="002A71A0" w:rsidP="002A71A0">
            <w:pPr>
              <w:cnfStyle w:val="000000000000" w:firstRow="0" w:lastRow="0" w:firstColumn="0" w:lastColumn="0" w:oddVBand="0" w:evenVBand="0" w:oddHBand="0" w:evenHBand="0" w:firstRowFirstColumn="0" w:firstRowLastColumn="0" w:lastRowFirstColumn="0" w:lastRowLastColumn="0"/>
              <w:rPr>
                <w:lang w:val="en-US" w:eastAsia="en-GB"/>
              </w:rPr>
            </w:pPr>
          </w:p>
        </w:tc>
      </w:tr>
      <w:tr w:rsidR="002A71A0" w:rsidRPr="00882A91" w14:paraId="7B63A285" w14:textId="77777777" w:rsidTr="00974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F4756A5" w14:textId="74D715EF" w:rsidR="002A71A0" w:rsidRPr="00005D34" w:rsidRDefault="002A71A0" w:rsidP="002A71A0">
            <w:pPr>
              <w:rPr>
                <w:lang w:val="en-US" w:eastAsia="en-GB"/>
              </w:rPr>
            </w:pPr>
            <w:r w:rsidRPr="00005D34">
              <w:rPr>
                <w:lang w:val="en-US" w:eastAsia="en-GB"/>
              </w:rPr>
              <w:t>checkinput</w:t>
            </w:r>
          </w:p>
        </w:tc>
        <w:tc>
          <w:tcPr>
            <w:tcW w:w="4531" w:type="dxa"/>
          </w:tcPr>
          <w:p w14:paraId="5ED3B8C1" w14:textId="7A715E78" w:rsidR="002A71A0" w:rsidRDefault="002A71A0" w:rsidP="002A71A0">
            <w:pPr>
              <w:cnfStyle w:val="000000100000" w:firstRow="0" w:lastRow="0" w:firstColumn="0" w:lastColumn="0" w:oddVBand="0" w:evenVBand="0" w:oddHBand="1" w:evenHBand="0" w:firstRowFirstColumn="0" w:firstRowLastColumn="0" w:lastRowFirstColumn="0" w:lastRowLastColumn="0"/>
              <w:rPr>
                <w:lang w:val="en-US" w:eastAsia="en-GB"/>
              </w:rPr>
            </w:pPr>
            <w:r w:rsidRPr="00005D34">
              <w:rPr>
                <w:lang w:val="en-US" w:eastAsia="en-GB"/>
              </w:rPr>
              <w:t>Checks whether the move played puts the player who made the move in check.</w:t>
            </w:r>
          </w:p>
        </w:tc>
      </w:tr>
      <w:tr w:rsidR="002A71A0" w14:paraId="7BD3ED9A" w14:textId="77777777" w:rsidTr="0097467F">
        <w:tc>
          <w:tcPr>
            <w:cnfStyle w:val="001000000000" w:firstRow="0" w:lastRow="0" w:firstColumn="1" w:lastColumn="0" w:oddVBand="0" w:evenVBand="0" w:oddHBand="0" w:evenHBand="0" w:firstRowFirstColumn="0" w:firstRowLastColumn="0" w:lastRowFirstColumn="0" w:lastRowLastColumn="0"/>
            <w:tcW w:w="4530" w:type="dxa"/>
          </w:tcPr>
          <w:p w14:paraId="385EC36D" w14:textId="6A4209F7" w:rsidR="002A71A0" w:rsidRPr="00005D34" w:rsidRDefault="002A71A0" w:rsidP="002A71A0">
            <w:pPr>
              <w:rPr>
                <w:lang w:val="en-US" w:eastAsia="en-GB"/>
              </w:rPr>
            </w:pPr>
            <w:r w:rsidRPr="00005D34">
              <w:rPr>
                <w:lang w:val="en-US" w:eastAsia="en-GB"/>
              </w:rPr>
              <w:t>check_chosen_move</w:t>
            </w:r>
          </w:p>
        </w:tc>
        <w:tc>
          <w:tcPr>
            <w:tcW w:w="4531" w:type="dxa"/>
          </w:tcPr>
          <w:p w14:paraId="267BF0DC" w14:textId="04546BA9" w:rsidR="002A71A0" w:rsidRDefault="002A71A0" w:rsidP="002A71A0">
            <w:pPr>
              <w:cnfStyle w:val="000000000000" w:firstRow="0" w:lastRow="0" w:firstColumn="0" w:lastColumn="0" w:oddVBand="0" w:evenVBand="0" w:oddHBand="0" w:evenHBand="0" w:firstRowFirstColumn="0" w:firstRowLastColumn="0" w:lastRowFirstColumn="0" w:lastRowLastColumn="0"/>
              <w:rPr>
                <w:lang w:val="en-US" w:eastAsia="en-GB"/>
              </w:rPr>
            </w:pPr>
          </w:p>
        </w:tc>
      </w:tr>
      <w:tr w:rsidR="002A71A0" w:rsidRPr="00882A91" w14:paraId="033D35BD" w14:textId="77777777" w:rsidTr="00974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C4F2A4E" w14:textId="028549FC" w:rsidR="002A71A0" w:rsidRPr="00005D34" w:rsidRDefault="002A71A0" w:rsidP="002A71A0">
            <w:pPr>
              <w:rPr>
                <w:lang w:val="en-US" w:eastAsia="en-GB"/>
              </w:rPr>
            </w:pPr>
            <w:r w:rsidRPr="00005D34">
              <w:rPr>
                <w:lang w:val="en-US" w:eastAsia="en-GB"/>
              </w:rPr>
              <w:t>print_board</w:t>
            </w:r>
          </w:p>
        </w:tc>
        <w:tc>
          <w:tcPr>
            <w:tcW w:w="4531" w:type="dxa"/>
          </w:tcPr>
          <w:p w14:paraId="4E7408AF" w14:textId="77777777" w:rsidR="002A71A0" w:rsidRPr="00005D34" w:rsidRDefault="002A71A0" w:rsidP="002A71A0">
            <w:pPr>
              <w:cnfStyle w:val="000000100000" w:firstRow="0" w:lastRow="0" w:firstColumn="0" w:lastColumn="0" w:oddVBand="0" w:evenVBand="0" w:oddHBand="1" w:evenHBand="0" w:firstRowFirstColumn="0" w:firstRowLastColumn="0" w:lastRowFirstColumn="0" w:lastRowLastColumn="0"/>
              <w:rPr>
                <w:lang w:val="en-US" w:eastAsia="en-GB"/>
              </w:rPr>
            </w:pPr>
            <w:r w:rsidRPr="00005D34">
              <w:rPr>
                <w:lang w:val="en-US" w:eastAsia="en-GB"/>
              </w:rPr>
              <w:t>Prints the current state of the board to the terminal.</w:t>
            </w:r>
          </w:p>
          <w:p w14:paraId="5416A177" w14:textId="77777777" w:rsidR="002A71A0" w:rsidRDefault="002A71A0" w:rsidP="002A71A0">
            <w:pPr>
              <w:cnfStyle w:val="000000100000" w:firstRow="0" w:lastRow="0" w:firstColumn="0" w:lastColumn="0" w:oddVBand="0" w:evenVBand="0" w:oddHBand="1" w:evenHBand="0" w:firstRowFirstColumn="0" w:firstRowLastColumn="0" w:lastRowFirstColumn="0" w:lastRowLastColumn="0"/>
              <w:rPr>
                <w:lang w:val="en-US" w:eastAsia="en-GB"/>
              </w:rPr>
            </w:pPr>
          </w:p>
        </w:tc>
      </w:tr>
      <w:tr w:rsidR="002A71A0" w:rsidRPr="00882A91" w14:paraId="0517A91E" w14:textId="77777777" w:rsidTr="0097467F">
        <w:tc>
          <w:tcPr>
            <w:cnfStyle w:val="001000000000" w:firstRow="0" w:lastRow="0" w:firstColumn="1" w:lastColumn="0" w:oddVBand="0" w:evenVBand="0" w:oddHBand="0" w:evenHBand="0" w:firstRowFirstColumn="0" w:firstRowLastColumn="0" w:lastRowFirstColumn="0" w:lastRowLastColumn="0"/>
            <w:tcW w:w="4530" w:type="dxa"/>
          </w:tcPr>
          <w:p w14:paraId="5E434F87" w14:textId="547E0DFF" w:rsidR="002A71A0" w:rsidRPr="00005D34" w:rsidRDefault="002A71A0" w:rsidP="002A71A0">
            <w:pPr>
              <w:rPr>
                <w:lang w:val="en-US" w:eastAsia="en-GB"/>
              </w:rPr>
            </w:pPr>
            <w:r w:rsidRPr="00005D34">
              <w:rPr>
                <w:lang w:val="en-US" w:eastAsia="en-GB"/>
              </w:rPr>
              <w:t>get_position</w:t>
            </w:r>
          </w:p>
        </w:tc>
        <w:tc>
          <w:tcPr>
            <w:tcW w:w="4531" w:type="dxa"/>
          </w:tcPr>
          <w:p w14:paraId="574ECCE7" w14:textId="02EBDA1D" w:rsidR="002A71A0" w:rsidRDefault="002A71A0" w:rsidP="002A71A0">
            <w:pPr>
              <w:cnfStyle w:val="000000000000" w:firstRow="0" w:lastRow="0" w:firstColumn="0" w:lastColumn="0" w:oddVBand="0" w:evenVBand="0" w:oddHBand="0" w:evenHBand="0" w:firstRowFirstColumn="0" w:firstRowLastColumn="0" w:lastRowFirstColumn="0" w:lastRowLastColumn="0"/>
              <w:rPr>
                <w:lang w:val="en-US" w:eastAsia="en-GB"/>
              </w:rPr>
            </w:pPr>
            <w:r w:rsidRPr="00005D34">
              <w:rPr>
                <w:lang w:val="en-US" w:eastAsia="en-GB"/>
              </w:rPr>
              <w:t>Stores position of each piece on the board.</w:t>
            </w:r>
          </w:p>
        </w:tc>
      </w:tr>
    </w:tbl>
    <w:p w14:paraId="40C17665" w14:textId="2B6B08F3" w:rsidR="009A2ACE" w:rsidRPr="00005D34" w:rsidRDefault="009A2ACE" w:rsidP="00005D34">
      <w:pPr>
        <w:rPr>
          <w:bCs/>
          <w:lang w:val="en-US"/>
        </w:rPr>
      </w:pPr>
      <w:r w:rsidRPr="00005D34">
        <w:rPr>
          <w:bCs/>
          <w:lang w:val="en-US"/>
        </w:rPr>
        <w:br w:type="page"/>
      </w:r>
    </w:p>
    <w:p w14:paraId="58E7E7F1" w14:textId="2B6B0D30" w:rsidR="009A2ACE" w:rsidRPr="00C03B2B" w:rsidRDefault="00094606" w:rsidP="00EA589D">
      <w:pPr>
        <w:pStyle w:val="Heading1"/>
        <w:rPr>
          <w:lang w:val="en-US"/>
        </w:rPr>
      </w:pPr>
      <w:bookmarkStart w:id="244" w:name="_Toc155188291"/>
      <w:r w:rsidRPr="00C03B2B">
        <w:rPr>
          <w:lang w:val="en-US"/>
        </w:rPr>
        <w:lastRenderedPageBreak/>
        <w:t>C</w:t>
      </w:r>
      <w:r w:rsidR="00F16D7D" w:rsidRPr="00C03B2B">
        <w:rPr>
          <w:lang w:val="en-US"/>
        </w:rPr>
        <w:t>olor Chess</w:t>
      </w:r>
      <w:bookmarkEnd w:id="244"/>
    </w:p>
    <w:p w14:paraId="20C2829B" w14:textId="77777777" w:rsidR="0052139D" w:rsidRPr="00C03B2B" w:rsidRDefault="0052139D" w:rsidP="0052139D">
      <w:pPr>
        <w:pStyle w:val="Heading2"/>
        <w:rPr>
          <w:lang w:val="en-US"/>
        </w:rPr>
      </w:pPr>
      <w:bookmarkStart w:id="245" w:name="_Toc155188292"/>
      <w:r w:rsidRPr="00C03B2B">
        <w:rPr>
          <w:lang w:val="en-US"/>
        </w:rPr>
        <w:t>Rules of Color Chess</w:t>
      </w:r>
      <w:bookmarkEnd w:id="245"/>
    </w:p>
    <w:p w14:paraId="7C598A27" w14:textId="77777777" w:rsidR="0052139D" w:rsidRPr="00C03B2B" w:rsidRDefault="0052139D" w:rsidP="0052139D">
      <w:pPr>
        <w:rPr>
          <w:lang w:val="en-US"/>
        </w:rPr>
      </w:pPr>
      <w:r w:rsidRPr="00C03B2B">
        <w:rPr>
          <w:lang w:val="en-US"/>
        </w:rPr>
        <w:t>In Color Chess, players are assigned an individual color. When their chess pieces move to a square, that square is highlighted with the player's distinctive color. The goal of the game is to color in more squares with your own color than your opponent does with theirs. Only squares on which the pieces stand on or have been standing on are colored in. If a piece captures the opponent’s piece, it will overtake its color. Since each game of chess starts with the same position, the first two rows on each side will be colored in at the beginning. The game ends after 30 moves. The player who has colored in more squares during this period wins. Alternatively, victory can be attained by checkmating the opponent within these 30 moves.</w:t>
      </w:r>
    </w:p>
    <w:p w14:paraId="1C045363" w14:textId="77777777" w:rsidR="00F55F7F" w:rsidRPr="00005D34" w:rsidRDefault="0052139D" w:rsidP="003336BE">
      <w:pPr>
        <w:keepNext/>
        <w:jc w:val="center"/>
        <w:rPr>
          <w:lang w:val="en-US"/>
        </w:rPr>
      </w:pPr>
      <w:r w:rsidRPr="00C03B2B">
        <w:rPr>
          <w:noProof/>
          <w:lang w:val="en-US"/>
        </w:rPr>
        <w:drawing>
          <wp:inline distT="0" distB="0" distL="0" distR="0" wp14:anchorId="454D838E" wp14:editId="49BCAAF0">
            <wp:extent cx="2590001" cy="2592000"/>
            <wp:effectExtent l="0" t="0" r="0" b="0"/>
            <wp:docPr id="214463154" name="Picture 1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3154" name="Picture 11" descr="A screenshot of a gam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90001" cy="2592000"/>
                    </a:xfrm>
                    <a:prstGeom prst="rect">
                      <a:avLst/>
                    </a:prstGeom>
                  </pic:spPr>
                </pic:pic>
              </a:graphicData>
            </a:graphic>
          </wp:inline>
        </w:drawing>
      </w:r>
    </w:p>
    <w:p w14:paraId="208EC1F6" w14:textId="3AEE7000" w:rsidR="0052139D" w:rsidRPr="00005D34" w:rsidRDefault="00F55F7F" w:rsidP="003336BE">
      <w:pPr>
        <w:pStyle w:val="Caption"/>
        <w:jc w:val="center"/>
        <w:rPr>
          <w:lang w:val="en-US"/>
        </w:rPr>
      </w:pPr>
      <w:bookmarkStart w:id="246" w:name="_Ref155169739"/>
      <w:bookmarkStart w:id="247" w:name="_Toc155188170"/>
      <w:r w:rsidRPr="00005D34">
        <w:rPr>
          <w:lang w:val="en-US"/>
        </w:rPr>
        <w:t xml:space="preserve">Figure </w:t>
      </w:r>
      <w:r w:rsidRPr="00005D34">
        <w:rPr>
          <w:lang w:val="en-US"/>
        </w:rPr>
        <w:fldChar w:fldCharType="begin"/>
      </w:r>
      <w:r w:rsidRPr="00005D34">
        <w:rPr>
          <w:lang w:val="en-US"/>
        </w:rPr>
        <w:instrText xml:space="preserve"> SEQ Figure \* ARABIC </w:instrText>
      </w:r>
      <w:r w:rsidRPr="00005D34">
        <w:rPr>
          <w:lang w:val="en-US"/>
        </w:rPr>
        <w:fldChar w:fldCharType="separate"/>
      </w:r>
      <w:r w:rsidR="005540F1">
        <w:rPr>
          <w:noProof/>
          <w:lang w:val="en-US"/>
        </w:rPr>
        <w:t>8</w:t>
      </w:r>
      <w:r w:rsidRPr="00005D34">
        <w:rPr>
          <w:lang w:val="en-US"/>
        </w:rPr>
        <w:fldChar w:fldCharType="end"/>
      </w:r>
      <w:r w:rsidRPr="00005D34">
        <w:rPr>
          <w:lang w:val="en-US"/>
        </w:rPr>
        <w:t xml:space="preserve"> </w:t>
      </w:r>
      <w:bookmarkStart w:id="248" w:name="_Ref155169784"/>
      <w:r w:rsidRPr="00005D34">
        <w:rPr>
          <w:lang w:val="en-US"/>
        </w:rPr>
        <w:t>Color Chess Starting Position</w:t>
      </w:r>
      <w:bookmarkEnd w:id="246"/>
      <w:bookmarkEnd w:id="247"/>
      <w:bookmarkEnd w:id="248"/>
    </w:p>
    <w:p w14:paraId="4FBB2809" w14:textId="77777777" w:rsidR="0052139D" w:rsidRPr="00C03B2B" w:rsidRDefault="0052139D" w:rsidP="0052139D">
      <w:pPr>
        <w:keepNext/>
        <w:rPr>
          <w:lang w:val="en-US"/>
        </w:rPr>
      </w:pPr>
    </w:p>
    <w:p w14:paraId="6428D75F" w14:textId="43637F2D" w:rsidR="00C03B2B" w:rsidRPr="00005D34" w:rsidRDefault="0052139D" w:rsidP="003336BE">
      <w:pPr>
        <w:keepNext/>
        <w:jc w:val="center"/>
        <w:rPr>
          <w:lang w:val="en-US"/>
        </w:rPr>
      </w:pPr>
      <w:r w:rsidRPr="00C03B2B">
        <w:rPr>
          <w:noProof/>
          <w:lang w:val="en-US"/>
        </w:rPr>
        <w:drawing>
          <wp:inline distT="0" distB="0" distL="0" distR="0" wp14:anchorId="2F8D136E" wp14:editId="080FE082">
            <wp:extent cx="2592000" cy="2592000"/>
            <wp:effectExtent l="0" t="0" r="0" b="0"/>
            <wp:docPr id="1995529204" name="Picture 199552920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29204" name="Picture 10" descr="A screenshot of a gam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r w:rsidR="003336BE" w:rsidRPr="00C03B2B">
        <w:rPr>
          <w:noProof/>
          <w:lang w:val="en-US"/>
        </w:rPr>
        <w:drawing>
          <wp:inline distT="0" distB="0" distL="0" distR="0" wp14:anchorId="5B12AF6D" wp14:editId="76E0BD6A">
            <wp:extent cx="2592000" cy="2592000"/>
            <wp:effectExtent l="0" t="0" r="0" b="0"/>
            <wp:docPr id="855013151" name="Picture 9"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13151" name="Picture 9" descr="A screenshot of a gam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68D9C334" w14:textId="3A7F6F53" w:rsidR="00132FA5" w:rsidRPr="00005D34" w:rsidRDefault="00C03B2B" w:rsidP="003336BE">
      <w:pPr>
        <w:pStyle w:val="Caption"/>
        <w:jc w:val="center"/>
        <w:rPr>
          <w:lang w:val="en-US"/>
        </w:rPr>
      </w:pPr>
      <w:bookmarkStart w:id="249" w:name="_Toc155188171"/>
      <w:r w:rsidRPr="00005D34">
        <w:rPr>
          <w:lang w:val="en-US"/>
        </w:rPr>
        <w:t xml:space="preserve">Figure </w:t>
      </w:r>
      <w:r w:rsidRPr="00005D34">
        <w:rPr>
          <w:lang w:val="en-US"/>
        </w:rPr>
        <w:fldChar w:fldCharType="begin"/>
      </w:r>
      <w:r w:rsidRPr="00005D34">
        <w:rPr>
          <w:lang w:val="en-US"/>
        </w:rPr>
        <w:instrText xml:space="preserve"> SEQ Figure \* ARABIC </w:instrText>
      </w:r>
      <w:r w:rsidRPr="00005D34">
        <w:rPr>
          <w:lang w:val="en-US"/>
        </w:rPr>
        <w:fldChar w:fldCharType="separate"/>
      </w:r>
      <w:r w:rsidR="005540F1">
        <w:rPr>
          <w:noProof/>
          <w:lang w:val="en-US"/>
        </w:rPr>
        <w:t>9</w:t>
      </w:r>
      <w:r w:rsidRPr="00005D34">
        <w:rPr>
          <w:lang w:val="en-US"/>
        </w:rPr>
        <w:fldChar w:fldCharType="end"/>
      </w:r>
      <w:r w:rsidRPr="00005D34">
        <w:rPr>
          <w:lang w:val="en-US"/>
        </w:rPr>
        <w:t xml:space="preserve"> Color Chess Piece Capture Example Prior</w:t>
      </w:r>
      <w:bookmarkEnd w:id="249"/>
    </w:p>
    <w:p w14:paraId="21882FB2" w14:textId="2784981F" w:rsidR="0052139D" w:rsidRPr="00C03B2B" w:rsidRDefault="00132FA5" w:rsidP="003336BE">
      <w:pPr>
        <w:pStyle w:val="Caption"/>
        <w:jc w:val="center"/>
        <w:rPr>
          <w:lang w:val="en-US"/>
        </w:rPr>
      </w:pPr>
      <w:bookmarkStart w:id="250" w:name="_Toc155188172"/>
      <w:r w:rsidRPr="00C03B2B">
        <w:rPr>
          <w:lang w:val="en-US"/>
        </w:rPr>
        <w:t xml:space="preserve">Figure </w:t>
      </w:r>
      <w:r w:rsidRPr="00005D34">
        <w:rPr>
          <w:lang w:val="en-US"/>
        </w:rPr>
        <w:fldChar w:fldCharType="begin"/>
      </w:r>
      <w:r w:rsidRPr="00C03B2B">
        <w:rPr>
          <w:lang w:val="en-US"/>
        </w:rPr>
        <w:instrText xml:space="preserve"> SEQ Figure \* ARABIC </w:instrText>
      </w:r>
      <w:r w:rsidRPr="00005D34">
        <w:rPr>
          <w:lang w:val="en-US"/>
        </w:rPr>
        <w:fldChar w:fldCharType="separate"/>
      </w:r>
      <w:r w:rsidR="005540F1">
        <w:rPr>
          <w:noProof/>
          <w:lang w:val="en-US"/>
        </w:rPr>
        <w:t>10</w:t>
      </w:r>
      <w:r w:rsidRPr="00005D34">
        <w:rPr>
          <w:lang w:val="en-US"/>
        </w:rPr>
        <w:fldChar w:fldCharType="end"/>
      </w:r>
      <w:r w:rsidRPr="00C03B2B">
        <w:rPr>
          <w:lang w:val="en-US"/>
        </w:rPr>
        <w:t xml:space="preserve"> Color Chess Piece Capture Example After</w:t>
      </w:r>
      <w:bookmarkEnd w:id="250"/>
    </w:p>
    <w:p w14:paraId="009A94DD" w14:textId="77777777" w:rsidR="0052139D" w:rsidRPr="00C03B2B" w:rsidRDefault="0052139D" w:rsidP="0052139D">
      <w:pPr>
        <w:rPr>
          <w:lang w:val="en-US"/>
        </w:rPr>
      </w:pPr>
    </w:p>
    <w:p w14:paraId="43D499A4" w14:textId="77777777" w:rsidR="0052139D" w:rsidRPr="00C03B2B" w:rsidRDefault="0052139D" w:rsidP="0052139D">
      <w:pPr>
        <w:rPr>
          <w:lang w:val="en-US"/>
        </w:rPr>
      </w:pPr>
    </w:p>
    <w:p w14:paraId="2B8A4513" w14:textId="77777777" w:rsidR="00D519D8" w:rsidRPr="00C03B2B" w:rsidRDefault="0052139D" w:rsidP="0052139D">
      <w:pPr>
        <w:pStyle w:val="Heading2"/>
        <w:rPr>
          <w:lang w:val="en-US"/>
        </w:rPr>
      </w:pPr>
      <w:bookmarkStart w:id="251" w:name="_Toc155188293"/>
      <w:r w:rsidRPr="00C03B2B">
        <w:rPr>
          <w:lang w:val="en-US"/>
        </w:rPr>
        <w:lastRenderedPageBreak/>
        <w:t>Implementation of Color Chess</w:t>
      </w:r>
      <w:bookmarkEnd w:id="251"/>
    </w:p>
    <w:p w14:paraId="01E2D48E" w14:textId="04B4E9DA" w:rsidR="009A2ACE" w:rsidRDefault="0051519D" w:rsidP="00005D34">
      <w:pPr>
        <w:rPr>
          <w:lang w:val="en-US"/>
        </w:rPr>
      </w:pPr>
      <w:r>
        <w:rPr>
          <w:lang w:val="en-US"/>
        </w:rPr>
        <w:t xml:space="preserve">At the start of the program, the user is asked to choose two different colors from a color panel. These two colors are then stored within variables. </w:t>
      </w:r>
      <w:r w:rsidRPr="0051519D">
        <w:rPr>
          <w:lang w:val="en-US"/>
        </w:rPr>
        <w:t>The first color selected is used to color the s</w:t>
      </w:r>
      <w:r>
        <w:rPr>
          <w:lang w:val="en-US"/>
        </w:rPr>
        <w:t>quares</w:t>
      </w:r>
      <w:r w:rsidRPr="0051519D">
        <w:rPr>
          <w:lang w:val="en-US"/>
        </w:rPr>
        <w:t xml:space="preserve"> where the white pieces move</w:t>
      </w:r>
      <w:r>
        <w:rPr>
          <w:lang w:val="en-US"/>
        </w:rPr>
        <w:t xml:space="preserve"> to</w:t>
      </w:r>
      <w:r w:rsidRPr="0051519D">
        <w:rPr>
          <w:lang w:val="en-US"/>
        </w:rPr>
        <w:t xml:space="preserve">, and the second color is used for </w:t>
      </w:r>
      <w:r>
        <w:rPr>
          <w:lang w:val="en-US"/>
        </w:rPr>
        <w:t>the black player.</w:t>
      </w:r>
    </w:p>
    <w:p w14:paraId="1EA4B6A9" w14:textId="2B7C0A7E" w:rsidR="000676BE" w:rsidRDefault="0051519D" w:rsidP="000676BE">
      <w:pPr>
        <w:rPr>
          <w:lang w:val="en-US"/>
        </w:rPr>
      </w:pPr>
      <w:r>
        <w:rPr>
          <w:lang w:val="en-US"/>
        </w:rPr>
        <w:t>Afterwards, the starting position of color chess is set up [see figure 7].</w:t>
      </w:r>
      <w:r w:rsidR="00C054D7">
        <w:rPr>
          <w:lang w:val="en-US"/>
        </w:rPr>
        <w:t xml:space="preserve"> A button resembles the square on the chess board. To change the properties of a button “button.config” function is used within the tkinter library. </w:t>
      </w:r>
      <w:r w:rsidR="00C054D7" w:rsidRPr="00C054D7">
        <w:rPr>
          <w:lang w:val="en-US"/>
        </w:rPr>
        <w:t>Chess always begins with the same setup: white pieces on rows one and two, and black pieces on rows seven and eight.</w:t>
      </w:r>
      <w:r w:rsidR="00C054D7">
        <w:rPr>
          <w:lang w:val="en-US"/>
        </w:rPr>
        <w:t xml:space="preserve"> To color the correct square on the board at the start, I instructed the program</w:t>
      </w:r>
      <w:r w:rsidR="000676BE">
        <w:rPr>
          <w:lang w:val="en-US"/>
        </w:rPr>
        <w:t xml:space="preserve"> the following:</w:t>
      </w:r>
      <w:r w:rsidR="00C054D7">
        <w:rPr>
          <w:lang w:val="en-US"/>
        </w:rPr>
        <w:t xml:space="preserve"> </w:t>
      </w:r>
      <w:r w:rsidR="000676BE">
        <w:rPr>
          <w:lang w:val="en-US"/>
        </w:rPr>
        <w:t xml:space="preserve">if a </w:t>
      </w:r>
      <w:r w:rsidR="00C054D7">
        <w:rPr>
          <w:lang w:val="en-US"/>
        </w:rPr>
        <w:t xml:space="preserve">button </w:t>
      </w:r>
      <w:r w:rsidR="000676BE">
        <w:rPr>
          <w:lang w:val="en-US"/>
        </w:rPr>
        <w:t>has the row one or two, it should be colored with white’s color. If a button has the row seven or eight, it should be colored with black’s color.</w:t>
      </w:r>
    </w:p>
    <w:p w14:paraId="760106C7" w14:textId="55450EF8" w:rsidR="009A2ACE" w:rsidRDefault="00092DDB" w:rsidP="0051519D">
      <w:pPr>
        <w:rPr>
          <w:lang w:val="en-US"/>
        </w:rPr>
      </w:pPr>
      <w:r w:rsidRPr="000676BE">
        <w:rPr>
          <w:lang w:val="en-US"/>
        </w:rPr>
        <w:t>Next,</w:t>
      </w:r>
      <w:r w:rsidR="000676BE" w:rsidRPr="000676BE">
        <w:rPr>
          <w:lang w:val="en-US"/>
        </w:rPr>
        <w:t xml:space="preserve"> </w:t>
      </w:r>
      <w:r>
        <w:rPr>
          <w:lang w:val="en-US"/>
        </w:rPr>
        <w:t xml:space="preserve">I </w:t>
      </w:r>
      <w:r w:rsidR="000676BE" w:rsidRPr="000676BE">
        <w:rPr>
          <w:lang w:val="en-US"/>
        </w:rPr>
        <w:t>need</w:t>
      </w:r>
      <w:r>
        <w:rPr>
          <w:lang w:val="en-US"/>
        </w:rPr>
        <w:t>ed</w:t>
      </w:r>
      <w:r w:rsidR="000676BE" w:rsidRPr="000676BE">
        <w:rPr>
          <w:lang w:val="en-US"/>
        </w:rPr>
        <w:t xml:space="preserve"> to make sure that the squares on which the </w:t>
      </w:r>
      <w:r w:rsidR="000676BE">
        <w:rPr>
          <w:lang w:val="en-US"/>
        </w:rPr>
        <w:t>pieces</w:t>
      </w:r>
      <w:r w:rsidR="000676BE" w:rsidRPr="000676BE">
        <w:rPr>
          <w:lang w:val="en-US"/>
        </w:rPr>
        <w:t xml:space="preserve"> move</w:t>
      </w:r>
      <w:r w:rsidR="000676BE">
        <w:rPr>
          <w:lang w:val="en-US"/>
        </w:rPr>
        <w:t xml:space="preserve"> </w:t>
      </w:r>
      <w:r w:rsidR="000676BE" w:rsidRPr="000676BE">
        <w:rPr>
          <w:lang w:val="en-US"/>
        </w:rPr>
        <w:t>are colored with the</w:t>
      </w:r>
      <w:r w:rsidR="000176C7">
        <w:rPr>
          <w:lang w:val="en-US"/>
        </w:rPr>
        <w:t xml:space="preserve"> right</w:t>
      </w:r>
      <w:r w:rsidR="000676BE" w:rsidRPr="000676BE">
        <w:rPr>
          <w:lang w:val="en-US"/>
        </w:rPr>
        <w:t xml:space="preserve"> color.</w:t>
      </w:r>
      <w:r w:rsidR="000676BE">
        <w:rPr>
          <w:lang w:val="en-US"/>
        </w:rPr>
        <w:t xml:space="preserve"> </w:t>
      </w:r>
      <w:r>
        <w:rPr>
          <w:lang w:val="en-US"/>
        </w:rPr>
        <w:t xml:space="preserve">Using “button.config” once again, I can color the selected square. To determine which player is making the move, I created a variable that counts the turns. The turn variable I set to zero at the beginning and increases by one after every legitimate move. </w:t>
      </w:r>
      <w:r w:rsidR="00D67AF2">
        <w:rPr>
          <w:lang w:val="en-US"/>
        </w:rPr>
        <w:t>So, if the number of the count of turns is odd the blacks color is used. If it is even, whites color is used to color in the squares.</w:t>
      </w:r>
    </w:p>
    <w:p w14:paraId="64E9A07E" w14:textId="043F59DF" w:rsidR="00DF74C5" w:rsidRDefault="00DF74C5" w:rsidP="0051519D">
      <w:pPr>
        <w:rPr>
          <w:lang w:val="en-US"/>
        </w:rPr>
      </w:pPr>
      <w:r>
        <w:rPr>
          <w:lang w:val="en-US"/>
        </w:rPr>
        <w:t>To display the score on the screen the Label class in the tkinter library is used. This Label requires two variables to show the score: The score of white and the score of black.</w:t>
      </w:r>
    </w:p>
    <w:p w14:paraId="3EC00A27" w14:textId="3CF37916" w:rsidR="00DF74C5" w:rsidRDefault="00DF74C5" w:rsidP="0051519D">
      <w:pPr>
        <w:rPr>
          <w:lang w:val="en-US"/>
        </w:rPr>
      </w:pPr>
      <w:r>
        <w:rPr>
          <w:lang w:val="en-US"/>
        </w:rPr>
        <w:t>The following instances can occur if a piece moves to a square:</w:t>
      </w:r>
    </w:p>
    <w:tbl>
      <w:tblPr>
        <w:tblStyle w:val="GridTable4-Accent1"/>
        <w:tblW w:w="9209" w:type="dxa"/>
        <w:tblLook w:val="04A0" w:firstRow="1" w:lastRow="0" w:firstColumn="1" w:lastColumn="0" w:noHBand="0" w:noVBand="1"/>
      </w:tblPr>
      <w:tblGrid>
        <w:gridCol w:w="4106"/>
        <w:gridCol w:w="2552"/>
        <w:gridCol w:w="2551"/>
      </w:tblGrid>
      <w:tr w:rsidR="000176C7" w14:paraId="19186597" w14:textId="41FAE9E5" w:rsidTr="00E307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734BE8AD" w14:textId="3119C9FE" w:rsidR="000176C7" w:rsidRDefault="000176C7" w:rsidP="00DF74C5">
            <w:pPr>
              <w:rPr>
                <w:lang w:val="en-US"/>
              </w:rPr>
            </w:pPr>
            <w:r>
              <w:rPr>
                <w:lang w:val="en-US"/>
              </w:rPr>
              <w:t>Condition</w:t>
            </w:r>
          </w:p>
        </w:tc>
        <w:tc>
          <w:tcPr>
            <w:tcW w:w="2552" w:type="dxa"/>
          </w:tcPr>
          <w:p w14:paraId="422A2025" w14:textId="1D975562" w:rsidR="000176C7" w:rsidRDefault="000176C7" w:rsidP="00DF74C5">
            <w:pPr>
              <w:cnfStyle w:val="100000000000" w:firstRow="1" w:lastRow="0" w:firstColumn="0" w:lastColumn="0" w:oddVBand="0" w:evenVBand="0" w:oddHBand="0" w:evenHBand="0" w:firstRowFirstColumn="0" w:firstRowLastColumn="0" w:lastRowFirstColumn="0" w:lastRowLastColumn="0"/>
              <w:rPr>
                <w:lang w:val="en-US"/>
              </w:rPr>
            </w:pPr>
            <w:r>
              <w:rPr>
                <w:lang w:val="en-US"/>
              </w:rPr>
              <w:t>Own Score</w:t>
            </w:r>
          </w:p>
        </w:tc>
        <w:tc>
          <w:tcPr>
            <w:tcW w:w="2551" w:type="dxa"/>
          </w:tcPr>
          <w:p w14:paraId="65200979" w14:textId="65F8C5E2" w:rsidR="000176C7" w:rsidRDefault="000176C7" w:rsidP="00DF74C5">
            <w:pPr>
              <w:cnfStyle w:val="100000000000" w:firstRow="1" w:lastRow="0" w:firstColumn="0" w:lastColumn="0" w:oddVBand="0" w:evenVBand="0" w:oddHBand="0" w:evenHBand="0" w:firstRowFirstColumn="0" w:firstRowLastColumn="0" w:lastRowFirstColumn="0" w:lastRowLastColumn="0"/>
              <w:rPr>
                <w:lang w:val="en-US"/>
              </w:rPr>
            </w:pPr>
            <w:r>
              <w:rPr>
                <w:lang w:val="en-US"/>
              </w:rPr>
              <w:t>Opponents Score</w:t>
            </w:r>
          </w:p>
        </w:tc>
      </w:tr>
      <w:tr w:rsidR="000176C7" w14:paraId="52375817" w14:textId="5BB8B5AF" w:rsidTr="00E307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5083C279" w14:textId="5286DB8B" w:rsidR="000176C7" w:rsidRPr="00E30733" w:rsidRDefault="000176C7" w:rsidP="00DF74C5">
            <w:pPr>
              <w:rPr>
                <w:b w:val="0"/>
                <w:bCs w:val="0"/>
                <w:lang w:val="en-US"/>
              </w:rPr>
            </w:pPr>
            <w:r w:rsidRPr="00DF74C5">
              <w:rPr>
                <w:lang w:val="en-US"/>
              </w:rPr>
              <w:t>The piece moves to an uncolored square</w:t>
            </w:r>
          </w:p>
        </w:tc>
        <w:tc>
          <w:tcPr>
            <w:tcW w:w="2552" w:type="dxa"/>
          </w:tcPr>
          <w:p w14:paraId="69C87305" w14:textId="717D7B50" w:rsidR="000176C7" w:rsidRPr="00DF74C5" w:rsidRDefault="000176C7" w:rsidP="00DF74C5">
            <w:pPr>
              <w:cnfStyle w:val="000000100000" w:firstRow="0" w:lastRow="0" w:firstColumn="0" w:lastColumn="0" w:oddVBand="0" w:evenVBand="0" w:oddHBand="1" w:evenHBand="0" w:firstRowFirstColumn="0" w:firstRowLastColumn="0" w:lastRowFirstColumn="0" w:lastRowLastColumn="0"/>
              <w:rPr>
                <w:lang w:val="en-US"/>
              </w:rPr>
            </w:pPr>
            <w:r w:rsidRPr="00DF74C5">
              <w:rPr>
                <w:lang w:val="en-US"/>
              </w:rPr>
              <w:t>+1</w:t>
            </w:r>
          </w:p>
        </w:tc>
        <w:tc>
          <w:tcPr>
            <w:tcW w:w="2551" w:type="dxa"/>
          </w:tcPr>
          <w:p w14:paraId="49F18991" w14:textId="721D1932" w:rsidR="000176C7" w:rsidRPr="00DF74C5" w:rsidRDefault="000176C7" w:rsidP="00DF74C5">
            <w:pPr>
              <w:cnfStyle w:val="000000100000" w:firstRow="0" w:lastRow="0" w:firstColumn="0" w:lastColumn="0" w:oddVBand="0" w:evenVBand="0" w:oddHBand="1" w:evenHBand="0" w:firstRowFirstColumn="0" w:firstRowLastColumn="0" w:lastRowFirstColumn="0" w:lastRowLastColumn="0"/>
              <w:rPr>
                <w:lang w:val="en-US"/>
              </w:rPr>
            </w:pPr>
            <w:r w:rsidRPr="00DF74C5">
              <w:rPr>
                <w:lang w:val="en-US"/>
              </w:rPr>
              <w:t>+0</w:t>
            </w:r>
          </w:p>
        </w:tc>
      </w:tr>
      <w:tr w:rsidR="000176C7" w14:paraId="59188387" w14:textId="349657D9" w:rsidTr="00E30733">
        <w:tc>
          <w:tcPr>
            <w:cnfStyle w:val="001000000000" w:firstRow="0" w:lastRow="0" w:firstColumn="1" w:lastColumn="0" w:oddVBand="0" w:evenVBand="0" w:oddHBand="0" w:evenHBand="0" w:firstRowFirstColumn="0" w:firstRowLastColumn="0" w:lastRowFirstColumn="0" w:lastRowLastColumn="0"/>
            <w:tcW w:w="4106" w:type="dxa"/>
          </w:tcPr>
          <w:p w14:paraId="303B5115" w14:textId="07FB90DF" w:rsidR="000176C7" w:rsidRPr="00E30733" w:rsidRDefault="000176C7" w:rsidP="00DF74C5">
            <w:pPr>
              <w:rPr>
                <w:b w:val="0"/>
                <w:bCs w:val="0"/>
                <w:lang w:val="en-US"/>
              </w:rPr>
            </w:pPr>
            <w:r w:rsidRPr="00DF74C5">
              <w:rPr>
                <w:lang w:val="en-US"/>
              </w:rPr>
              <w:t>The piece moves to his own-colored square</w:t>
            </w:r>
          </w:p>
        </w:tc>
        <w:tc>
          <w:tcPr>
            <w:tcW w:w="2552" w:type="dxa"/>
          </w:tcPr>
          <w:p w14:paraId="6EA26D97" w14:textId="579B87FC" w:rsidR="000176C7" w:rsidRPr="00DF74C5" w:rsidRDefault="000176C7" w:rsidP="00DF74C5">
            <w:pPr>
              <w:cnfStyle w:val="000000000000" w:firstRow="0" w:lastRow="0" w:firstColumn="0" w:lastColumn="0" w:oddVBand="0" w:evenVBand="0" w:oddHBand="0" w:evenHBand="0" w:firstRowFirstColumn="0" w:firstRowLastColumn="0" w:lastRowFirstColumn="0" w:lastRowLastColumn="0"/>
              <w:rPr>
                <w:lang w:val="en-US"/>
              </w:rPr>
            </w:pPr>
            <w:r w:rsidRPr="00DF74C5">
              <w:rPr>
                <w:lang w:val="en-US"/>
              </w:rPr>
              <w:t>+0</w:t>
            </w:r>
          </w:p>
        </w:tc>
        <w:tc>
          <w:tcPr>
            <w:tcW w:w="2551" w:type="dxa"/>
          </w:tcPr>
          <w:p w14:paraId="68532753" w14:textId="2F38136C" w:rsidR="000176C7" w:rsidRPr="00DF74C5" w:rsidRDefault="000176C7" w:rsidP="00DF74C5">
            <w:pPr>
              <w:cnfStyle w:val="000000000000" w:firstRow="0" w:lastRow="0" w:firstColumn="0" w:lastColumn="0" w:oddVBand="0" w:evenVBand="0" w:oddHBand="0" w:evenHBand="0" w:firstRowFirstColumn="0" w:firstRowLastColumn="0" w:lastRowFirstColumn="0" w:lastRowLastColumn="0"/>
              <w:rPr>
                <w:lang w:val="en-US"/>
              </w:rPr>
            </w:pPr>
            <w:r w:rsidRPr="00DF74C5">
              <w:rPr>
                <w:lang w:val="en-US"/>
              </w:rPr>
              <w:t>+0</w:t>
            </w:r>
          </w:p>
        </w:tc>
      </w:tr>
      <w:tr w:rsidR="000176C7" w14:paraId="059B52C0" w14:textId="689E845C" w:rsidTr="00E307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3D8712BD" w14:textId="563FAD6A" w:rsidR="000176C7" w:rsidRPr="00E30733" w:rsidRDefault="000176C7" w:rsidP="00DF74C5">
            <w:pPr>
              <w:rPr>
                <w:b w:val="0"/>
                <w:bCs w:val="0"/>
                <w:lang w:val="en-US"/>
              </w:rPr>
            </w:pPr>
            <w:r w:rsidRPr="00DF74C5">
              <w:rPr>
                <w:lang w:val="en-US"/>
              </w:rPr>
              <w:t>The piece moves to opponents colored square</w:t>
            </w:r>
          </w:p>
        </w:tc>
        <w:tc>
          <w:tcPr>
            <w:tcW w:w="2552" w:type="dxa"/>
          </w:tcPr>
          <w:p w14:paraId="01E6AEB6" w14:textId="7E23171E" w:rsidR="000176C7" w:rsidRPr="00DF74C5" w:rsidRDefault="000176C7" w:rsidP="00DF74C5">
            <w:pPr>
              <w:cnfStyle w:val="000000100000" w:firstRow="0" w:lastRow="0" w:firstColumn="0" w:lastColumn="0" w:oddVBand="0" w:evenVBand="0" w:oddHBand="1" w:evenHBand="0" w:firstRowFirstColumn="0" w:firstRowLastColumn="0" w:lastRowFirstColumn="0" w:lastRowLastColumn="0"/>
              <w:rPr>
                <w:lang w:val="en-US"/>
              </w:rPr>
            </w:pPr>
            <w:r w:rsidRPr="00DF74C5">
              <w:rPr>
                <w:lang w:val="en-US"/>
              </w:rPr>
              <w:t>+1</w:t>
            </w:r>
          </w:p>
        </w:tc>
        <w:tc>
          <w:tcPr>
            <w:tcW w:w="2551" w:type="dxa"/>
          </w:tcPr>
          <w:p w14:paraId="09C92BA0" w14:textId="06FEE055" w:rsidR="000176C7" w:rsidRPr="00DF74C5" w:rsidRDefault="000176C7" w:rsidP="00DF74C5">
            <w:pPr>
              <w:cnfStyle w:val="000000100000" w:firstRow="0" w:lastRow="0" w:firstColumn="0" w:lastColumn="0" w:oddVBand="0" w:evenVBand="0" w:oddHBand="1" w:evenHBand="0" w:firstRowFirstColumn="0" w:firstRowLastColumn="0" w:lastRowFirstColumn="0" w:lastRowLastColumn="0"/>
              <w:rPr>
                <w:lang w:val="en-US"/>
              </w:rPr>
            </w:pPr>
            <w:r w:rsidRPr="00DF74C5">
              <w:rPr>
                <w:lang w:val="en-US"/>
              </w:rPr>
              <w:t>-1</w:t>
            </w:r>
          </w:p>
        </w:tc>
      </w:tr>
    </w:tbl>
    <w:p w14:paraId="0698FE42" w14:textId="03BC42B1" w:rsidR="00DF74C5" w:rsidRDefault="000176C7" w:rsidP="0051519D">
      <w:pPr>
        <w:rPr>
          <w:lang w:val="en-US"/>
        </w:rPr>
      </w:pPr>
      <w:r>
        <w:rPr>
          <w:lang w:val="en-US"/>
        </w:rPr>
        <w:t>To determine what color square the piece steps on, we can use “endbutton_color". The endbutton_color is the color of the square the user wants to move his piece to.</w:t>
      </w:r>
    </w:p>
    <w:p w14:paraId="665E06EB" w14:textId="68435B4D" w:rsidR="000176C7" w:rsidRDefault="002A71A0" w:rsidP="0051519D">
      <w:pPr>
        <w:rPr>
          <w:lang w:val="en-US"/>
        </w:rPr>
      </w:pPr>
      <w:r>
        <w:rPr>
          <w:lang w:val="en-US"/>
        </w:rPr>
        <w:t>Since I only want the coloring and scoring the happen if the move was legit, I put everything within the condition of check_chosen_move.</w:t>
      </w:r>
    </w:p>
    <w:p w14:paraId="37C483FF" w14:textId="15AAD660" w:rsidR="002A71A0" w:rsidRDefault="002A71A0" w:rsidP="0051519D">
      <w:pPr>
        <w:rPr>
          <w:lang w:val="en-US"/>
        </w:rPr>
      </w:pPr>
      <w:r>
        <w:rPr>
          <w:lang w:val="en-US"/>
        </w:rPr>
        <w:t>Here is the code from white’s side:</w:t>
      </w:r>
    </w:p>
    <w:p w14:paraId="004933A3" w14:textId="77777777" w:rsidR="000176C7" w:rsidRPr="000176C7" w:rsidRDefault="000176C7" w:rsidP="000176C7">
      <w:pPr>
        <w:shd w:val="clear" w:color="auto" w:fill="1F1F1F"/>
        <w:spacing w:after="0" w:line="240" w:lineRule="auto"/>
        <w:jc w:val="left"/>
        <w:rPr>
          <w:rFonts w:ascii="Consolas" w:eastAsia="Times New Roman" w:hAnsi="Consolas" w:cs="Consolas"/>
          <w:color w:val="CCCCCC"/>
          <w:sz w:val="21"/>
          <w:szCs w:val="21"/>
          <w:lang w:val="en-CH" w:eastAsia="en-GB"/>
        </w:rPr>
      </w:pPr>
      <w:r w:rsidRPr="000176C7">
        <w:rPr>
          <w:rFonts w:ascii="Consolas" w:eastAsia="Times New Roman" w:hAnsi="Consolas" w:cs="Consolas"/>
          <w:color w:val="C586C0"/>
          <w:sz w:val="21"/>
          <w:szCs w:val="21"/>
          <w:lang w:val="en-CH" w:eastAsia="en-GB"/>
        </w:rPr>
        <w:t>if</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CDCAA"/>
          <w:sz w:val="21"/>
          <w:szCs w:val="21"/>
          <w:lang w:val="en-CH" w:eastAsia="en-GB"/>
        </w:rPr>
        <w:t>check_chosen_move</w:t>
      </w:r>
      <w:r w:rsidRPr="000176C7">
        <w:rPr>
          <w:rFonts w:ascii="Consolas" w:eastAsia="Times New Roman" w:hAnsi="Consolas" w:cs="Consolas"/>
          <w:color w:val="CCCCCC"/>
          <w:sz w:val="21"/>
          <w:szCs w:val="21"/>
          <w:lang w:val="en-CH" w:eastAsia="en-GB"/>
        </w:rPr>
        <w:t>(</w:t>
      </w:r>
      <w:r w:rsidRPr="000176C7">
        <w:rPr>
          <w:rFonts w:ascii="Consolas" w:eastAsia="Times New Roman" w:hAnsi="Consolas" w:cs="Consolas"/>
          <w:color w:val="9CDCFE"/>
          <w:sz w:val="21"/>
          <w:szCs w:val="21"/>
          <w:lang w:val="en-CH" w:eastAsia="en-GB"/>
        </w:rPr>
        <w:t>startbutton_position</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9CDCFE"/>
          <w:sz w:val="21"/>
          <w:szCs w:val="21"/>
          <w:lang w:val="en-CH" w:eastAsia="en-GB"/>
        </w:rPr>
        <w:t>endbutton_position</w:t>
      </w:r>
      <w:r w:rsidRPr="000176C7">
        <w:rPr>
          <w:rFonts w:ascii="Consolas" w:eastAsia="Times New Roman" w:hAnsi="Consolas" w:cs="Consolas"/>
          <w:color w:val="CCCCCC"/>
          <w:sz w:val="21"/>
          <w:szCs w:val="21"/>
          <w:lang w:val="en-CH" w:eastAsia="en-GB"/>
        </w:rPr>
        <w:t>):</w:t>
      </w:r>
    </w:p>
    <w:p w14:paraId="134EAF1D" w14:textId="77777777" w:rsidR="000176C7" w:rsidRPr="000176C7" w:rsidRDefault="000176C7" w:rsidP="000176C7">
      <w:pPr>
        <w:shd w:val="clear" w:color="auto" w:fill="1F1F1F"/>
        <w:spacing w:after="0" w:line="240" w:lineRule="auto"/>
        <w:jc w:val="left"/>
        <w:rPr>
          <w:rFonts w:ascii="Consolas" w:eastAsia="Times New Roman" w:hAnsi="Consolas" w:cs="Consolas"/>
          <w:color w:val="CCCCCC"/>
          <w:sz w:val="21"/>
          <w:szCs w:val="21"/>
          <w:lang w:val="en-CH" w:eastAsia="en-GB"/>
        </w:rPr>
      </w:pP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C586C0"/>
          <w:sz w:val="21"/>
          <w:szCs w:val="21"/>
          <w:lang w:val="en-CH" w:eastAsia="en-GB"/>
        </w:rPr>
        <w:t>if</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9CDCFE"/>
          <w:sz w:val="21"/>
          <w:szCs w:val="21"/>
          <w:lang w:val="en-CH" w:eastAsia="en-GB"/>
        </w:rPr>
        <w:t>count_turn</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B5CEA8"/>
          <w:sz w:val="21"/>
          <w:szCs w:val="21"/>
          <w:lang w:val="en-CH" w:eastAsia="en-GB"/>
        </w:rPr>
        <w:t>2</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B5CEA8"/>
          <w:sz w:val="21"/>
          <w:szCs w:val="21"/>
          <w:lang w:val="en-CH" w:eastAsia="en-GB"/>
        </w:rPr>
        <w:t>0</w:t>
      </w:r>
      <w:r w:rsidRPr="000176C7">
        <w:rPr>
          <w:rFonts w:ascii="Consolas" w:eastAsia="Times New Roman" w:hAnsi="Consolas" w:cs="Consolas"/>
          <w:color w:val="CCCCCC"/>
          <w:sz w:val="21"/>
          <w:szCs w:val="21"/>
          <w:lang w:val="en-CH" w:eastAsia="en-GB"/>
        </w:rPr>
        <w:t>:</w:t>
      </w:r>
    </w:p>
    <w:p w14:paraId="4CA0962C" w14:textId="77777777" w:rsidR="000176C7" w:rsidRPr="000176C7" w:rsidRDefault="000176C7" w:rsidP="000176C7">
      <w:pPr>
        <w:shd w:val="clear" w:color="auto" w:fill="1F1F1F"/>
        <w:spacing w:after="0" w:line="240" w:lineRule="auto"/>
        <w:jc w:val="left"/>
        <w:rPr>
          <w:rFonts w:ascii="Consolas" w:eastAsia="Times New Roman" w:hAnsi="Consolas" w:cs="Consolas"/>
          <w:color w:val="CCCCCC"/>
          <w:sz w:val="21"/>
          <w:szCs w:val="21"/>
          <w:lang w:val="en-CH" w:eastAsia="en-GB"/>
        </w:rPr>
      </w:pP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C586C0"/>
          <w:sz w:val="21"/>
          <w:szCs w:val="21"/>
          <w:lang w:val="en-CH" w:eastAsia="en-GB"/>
        </w:rPr>
        <w:t>if</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9CDCFE"/>
          <w:sz w:val="21"/>
          <w:szCs w:val="21"/>
          <w:lang w:val="en-CH" w:eastAsia="en-GB"/>
        </w:rPr>
        <w:t>endbutton_color</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CE9178"/>
          <w:sz w:val="21"/>
          <w:szCs w:val="21"/>
          <w:lang w:val="en-CH" w:eastAsia="en-GB"/>
        </w:rPr>
        <w:t>"white"</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569CD6"/>
          <w:sz w:val="21"/>
          <w:szCs w:val="21"/>
          <w:lang w:val="en-CH" w:eastAsia="en-GB"/>
        </w:rPr>
        <w:t>or</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9CDCFE"/>
          <w:sz w:val="21"/>
          <w:szCs w:val="21"/>
          <w:lang w:val="en-CH" w:eastAsia="en-GB"/>
        </w:rPr>
        <w:t>endbutton_color</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CE9178"/>
          <w:sz w:val="21"/>
          <w:szCs w:val="21"/>
          <w:lang w:val="en-CH" w:eastAsia="en-GB"/>
        </w:rPr>
        <w:t>"grey"</w:t>
      </w:r>
      <w:r w:rsidRPr="000176C7">
        <w:rPr>
          <w:rFonts w:ascii="Consolas" w:eastAsia="Times New Roman" w:hAnsi="Consolas" w:cs="Consolas"/>
          <w:color w:val="CCCCCC"/>
          <w:sz w:val="21"/>
          <w:szCs w:val="21"/>
          <w:lang w:val="en-CH" w:eastAsia="en-GB"/>
        </w:rPr>
        <w:t>:</w:t>
      </w:r>
    </w:p>
    <w:p w14:paraId="47ADE564" w14:textId="77777777" w:rsidR="000176C7" w:rsidRPr="000176C7" w:rsidRDefault="000176C7" w:rsidP="000176C7">
      <w:pPr>
        <w:shd w:val="clear" w:color="auto" w:fill="1F1F1F"/>
        <w:spacing w:after="0" w:line="240" w:lineRule="auto"/>
        <w:jc w:val="left"/>
        <w:rPr>
          <w:rFonts w:ascii="Consolas" w:eastAsia="Times New Roman" w:hAnsi="Consolas" w:cs="Consolas"/>
          <w:color w:val="CCCCCC"/>
          <w:sz w:val="21"/>
          <w:szCs w:val="21"/>
          <w:lang w:val="en-CH" w:eastAsia="en-GB"/>
        </w:rPr>
      </w:pP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4FC1FF"/>
          <w:sz w:val="21"/>
          <w:szCs w:val="21"/>
          <w:lang w:val="en-CH" w:eastAsia="en-GB"/>
        </w:rPr>
        <w:t>WHITE_SCORE</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B5CEA8"/>
          <w:sz w:val="21"/>
          <w:szCs w:val="21"/>
          <w:lang w:val="en-CH" w:eastAsia="en-GB"/>
        </w:rPr>
        <w:t>1</w:t>
      </w:r>
    </w:p>
    <w:p w14:paraId="7545FD59" w14:textId="77777777" w:rsidR="000176C7" w:rsidRPr="000176C7" w:rsidRDefault="000176C7" w:rsidP="000176C7">
      <w:pPr>
        <w:shd w:val="clear" w:color="auto" w:fill="1F1F1F"/>
        <w:spacing w:after="0" w:line="240" w:lineRule="auto"/>
        <w:jc w:val="left"/>
        <w:rPr>
          <w:rFonts w:ascii="Consolas" w:eastAsia="Times New Roman" w:hAnsi="Consolas" w:cs="Consolas"/>
          <w:color w:val="CCCCCC"/>
          <w:sz w:val="21"/>
          <w:szCs w:val="21"/>
          <w:lang w:val="en-CH" w:eastAsia="en-GB"/>
        </w:rPr>
      </w:pP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C586C0"/>
          <w:sz w:val="21"/>
          <w:szCs w:val="21"/>
          <w:lang w:val="en-CH" w:eastAsia="en-GB"/>
        </w:rPr>
        <w:t>elif</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9CDCFE"/>
          <w:sz w:val="21"/>
          <w:szCs w:val="21"/>
          <w:lang w:val="en-CH" w:eastAsia="en-GB"/>
        </w:rPr>
        <w:t>endbutton_color</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4FC1FF"/>
          <w:sz w:val="21"/>
          <w:szCs w:val="21"/>
          <w:lang w:val="en-CH" w:eastAsia="en-GB"/>
        </w:rPr>
        <w:t>BLACK_COLOR</w:t>
      </w:r>
      <w:r w:rsidRPr="000176C7">
        <w:rPr>
          <w:rFonts w:ascii="Consolas" w:eastAsia="Times New Roman" w:hAnsi="Consolas" w:cs="Consolas"/>
          <w:color w:val="CCCCCC"/>
          <w:sz w:val="21"/>
          <w:szCs w:val="21"/>
          <w:lang w:val="en-CH" w:eastAsia="en-GB"/>
        </w:rPr>
        <w:t>:</w:t>
      </w:r>
    </w:p>
    <w:p w14:paraId="19153F3D" w14:textId="77777777" w:rsidR="000176C7" w:rsidRPr="000176C7" w:rsidRDefault="000176C7" w:rsidP="000176C7">
      <w:pPr>
        <w:shd w:val="clear" w:color="auto" w:fill="1F1F1F"/>
        <w:spacing w:after="0" w:line="240" w:lineRule="auto"/>
        <w:jc w:val="left"/>
        <w:rPr>
          <w:rFonts w:ascii="Consolas" w:eastAsia="Times New Roman" w:hAnsi="Consolas" w:cs="Consolas"/>
          <w:color w:val="CCCCCC"/>
          <w:sz w:val="21"/>
          <w:szCs w:val="21"/>
          <w:lang w:val="en-CH" w:eastAsia="en-GB"/>
        </w:rPr>
      </w:pP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4FC1FF"/>
          <w:sz w:val="21"/>
          <w:szCs w:val="21"/>
          <w:lang w:val="en-CH" w:eastAsia="en-GB"/>
        </w:rPr>
        <w:t>BLACK_SCORE</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B5CEA8"/>
          <w:sz w:val="21"/>
          <w:szCs w:val="21"/>
          <w:lang w:val="en-CH" w:eastAsia="en-GB"/>
        </w:rPr>
        <w:t>1</w:t>
      </w:r>
    </w:p>
    <w:p w14:paraId="5F27BD08" w14:textId="77777777" w:rsidR="000176C7" w:rsidRPr="000176C7" w:rsidRDefault="000176C7" w:rsidP="000176C7">
      <w:pPr>
        <w:shd w:val="clear" w:color="auto" w:fill="1F1F1F"/>
        <w:spacing w:after="0" w:line="240" w:lineRule="auto"/>
        <w:jc w:val="left"/>
        <w:rPr>
          <w:rFonts w:ascii="Consolas" w:eastAsia="Times New Roman" w:hAnsi="Consolas" w:cs="Consolas"/>
          <w:color w:val="CCCCCC"/>
          <w:sz w:val="21"/>
          <w:szCs w:val="21"/>
          <w:lang w:val="en-CH" w:eastAsia="en-GB"/>
        </w:rPr>
      </w:pP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4FC1FF"/>
          <w:sz w:val="21"/>
          <w:szCs w:val="21"/>
          <w:lang w:val="en-CH" w:eastAsia="en-GB"/>
        </w:rPr>
        <w:t>WHITE_SCORE</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B5CEA8"/>
          <w:sz w:val="21"/>
          <w:szCs w:val="21"/>
          <w:lang w:val="en-CH" w:eastAsia="en-GB"/>
        </w:rPr>
        <w:t>1</w:t>
      </w:r>
    </w:p>
    <w:p w14:paraId="128BCCC0" w14:textId="77777777" w:rsidR="000176C7" w:rsidRPr="000176C7" w:rsidRDefault="000176C7" w:rsidP="000176C7">
      <w:pPr>
        <w:shd w:val="clear" w:color="auto" w:fill="1F1F1F"/>
        <w:spacing w:after="0" w:line="240" w:lineRule="auto"/>
        <w:jc w:val="left"/>
        <w:rPr>
          <w:rFonts w:ascii="Consolas" w:eastAsia="Times New Roman" w:hAnsi="Consolas" w:cs="Consolas"/>
          <w:color w:val="CCCCCC"/>
          <w:sz w:val="21"/>
          <w:szCs w:val="21"/>
          <w:lang w:val="en-CH" w:eastAsia="en-GB"/>
        </w:rPr>
      </w:pP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9CDCFE"/>
          <w:sz w:val="21"/>
          <w:szCs w:val="21"/>
          <w:lang w:val="en-CH" w:eastAsia="en-GB"/>
        </w:rPr>
        <w:t>endbutton_color</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4FC1FF"/>
          <w:sz w:val="21"/>
          <w:szCs w:val="21"/>
          <w:lang w:val="en-CH" w:eastAsia="en-GB"/>
        </w:rPr>
        <w:t>WHITE_COLOR</w:t>
      </w:r>
    </w:p>
    <w:p w14:paraId="765A9380" w14:textId="77777777" w:rsidR="000176C7" w:rsidRPr="000176C7" w:rsidRDefault="000176C7" w:rsidP="000176C7">
      <w:pPr>
        <w:shd w:val="clear" w:color="auto" w:fill="1F1F1F"/>
        <w:spacing w:after="0" w:line="240" w:lineRule="auto"/>
        <w:jc w:val="left"/>
        <w:rPr>
          <w:rFonts w:ascii="Consolas" w:eastAsia="Times New Roman" w:hAnsi="Consolas" w:cs="Consolas"/>
          <w:color w:val="CCCCCC"/>
          <w:sz w:val="21"/>
          <w:szCs w:val="21"/>
          <w:lang w:val="en-CH" w:eastAsia="en-GB"/>
        </w:rPr>
      </w:pP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9CDCFE"/>
          <w:sz w:val="21"/>
          <w:szCs w:val="21"/>
          <w:lang w:val="en-CH" w:eastAsia="en-GB"/>
        </w:rPr>
        <w:t>count_turn</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B5CEA8"/>
          <w:sz w:val="21"/>
          <w:szCs w:val="21"/>
          <w:lang w:val="en-CH" w:eastAsia="en-GB"/>
        </w:rPr>
        <w:t>1</w:t>
      </w:r>
    </w:p>
    <w:p w14:paraId="3392444B" w14:textId="77777777" w:rsidR="000176C7" w:rsidRDefault="000176C7" w:rsidP="0051519D">
      <w:pPr>
        <w:rPr>
          <w:lang w:val="en-US"/>
        </w:rPr>
      </w:pPr>
    </w:p>
    <w:p w14:paraId="3DDEAF21" w14:textId="27FE3BD5" w:rsidR="00DF74C5" w:rsidRPr="00DF74C5" w:rsidRDefault="00447AED" w:rsidP="00DF74C5">
      <w:pPr>
        <w:rPr>
          <w:lang w:val="en-US"/>
        </w:rPr>
      </w:pPr>
      <w:r>
        <w:rPr>
          <w:lang w:val="en-US"/>
        </w:rPr>
        <w:lastRenderedPageBreak/>
        <w:t>To display the round that have been played so far, I created a Label that displays the count_turn variable as a string.</w:t>
      </w:r>
    </w:p>
    <w:p w14:paraId="6C7F829B" w14:textId="77777777" w:rsidR="00D67AF2" w:rsidRPr="00C03B2B" w:rsidRDefault="00D67AF2" w:rsidP="00E30733">
      <w:pPr>
        <w:rPr>
          <w:lang w:val="en-US"/>
        </w:rPr>
      </w:pPr>
    </w:p>
    <w:p w14:paraId="206DED2B" w14:textId="7B81237E" w:rsidR="009A2ACE" w:rsidRPr="00C03B2B" w:rsidRDefault="00F16D7D" w:rsidP="00EA589D">
      <w:pPr>
        <w:pStyle w:val="Heading2"/>
        <w:rPr>
          <w:lang w:val="en-US"/>
        </w:rPr>
      </w:pPr>
      <w:bookmarkStart w:id="252" w:name="_Toc155188294"/>
      <w:r w:rsidRPr="00C03B2B">
        <w:rPr>
          <w:lang w:val="en-US"/>
        </w:rPr>
        <w:t>Rules of Chaotic Chess</w:t>
      </w:r>
      <w:bookmarkEnd w:id="252"/>
    </w:p>
    <w:p w14:paraId="66482E49" w14:textId="77777777" w:rsidR="00132FA5" w:rsidRPr="00C03B2B" w:rsidRDefault="00132FA5" w:rsidP="00132FA5">
      <w:pPr>
        <w:tabs>
          <w:tab w:val="left" w:pos="6255"/>
        </w:tabs>
        <w:rPr>
          <w:lang w:val="en-US"/>
        </w:rPr>
      </w:pPr>
      <w:r w:rsidRPr="00C03B2B">
        <w:rPr>
          <w:lang w:val="en-US"/>
        </w:rPr>
        <w:t>Chaotic Chess introduces four items that the chess pieces can pick up, granting them special abilities. To make the game balanced, the items are equally distributed on empty fields on the white side (rows one to four) and on the black side (rows five to eight). A piece can pick up an item by stepping on its according square. The items change their positions every four moves successively. The game comes to an end if either king is in checkmate.</w:t>
      </w:r>
    </w:p>
    <w:p w14:paraId="7A249230" w14:textId="77777777" w:rsidR="00132FA5" w:rsidRPr="00C03B2B" w:rsidRDefault="00132FA5" w:rsidP="00132FA5">
      <w:pPr>
        <w:tabs>
          <w:tab w:val="left" w:pos="6255"/>
        </w:tabs>
        <w:rPr>
          <w:lang w:val="en-US"/>
        </w:rPr>
      </w:pPr>
      <w:r w:rsidRPr="00C03B2B">
        <w:rPr>
          <w:lang w:val="en-US"/>
        </w:rPr>
        <w:t>The four items consist of a bomb, shield, coin and barrier.</w:t>
      </w:r>
    </w:p>
    <w:p w14:paraId="680C1DAE" w14:textId="77777777" w:rsidR="00132FA5" w:rsidRPr="00005D34" w:rsidRDefault="00132FA5" w:rsidP="003336BE">
      <w:pPr>
        <w:keepNext/>
        <w:jc w:val="center"/>
        <w:rPr>
          <w:lang w:val="en-US"/>
        </w:rPr>
      </w:pPr>
      <w:r w:rsidRPr="00C03B2B">
        <w:rPr>
          <w:noProof/>
          <w:lang w:val="en-US"/>
        </w:rPr>
        <w:drawing>
          <wp:inline distT="0" distB="0" distL="0" distR="0" wp14:anchorId="15517435" wp14:editId="70E3D3BE">
            <wp:extent cx="3363666" cy="2592000"/>
            <wp:effectExtent l="0" t="0" r="0" b="0"/>
            <wp:docPr id="2141234435" name="Picture 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34435" name="Picture 7" descr="A screenshot of a gam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63666" cy="2592000"/>
                    </a:xfrm>
                    <a:prstGeom prst="rect">
                      <a:avLst/>
                    </a:prstGeom>
                  </pic:spPr>
                </pic:pic>
              </a:graphicData>
            </a:graphic>
          </wp:inline>
        </w:drawing>
      </w:r>
    </w:p>
    <w:p w14:paraId="283BAA4C" w14:textId="2B22F0DC" w:rsidR="00132FA5" w:rsidRPr="00C03B2B" w:rsidRDefault="00132FA5" w:rsidP="00132FA5">
      <w:pPr>
        <w:pStyle w:val="Caption"/>
        <w:rPr>
          <w:lang w:val="en-US"/>
        </w:rPr>
      </w:pPr>
      <w:bookmarkStart w:id="253" w:name="_Toc155188173"/>
      <w:r w:rsidRPr="00005D34">
        <w:rPr>
          <w:lang w:val="en-US"/>
        </w:rPr>
        <w:t xml:space="preserve">Figure </w:t>
      </w:r>
      <w:r w:rsidRPr="00005D34">
        <w:rPr>
          <w:lang w:val="en-US"/>
        </w:rPr>
        <w:fldChar w:fldCharType="begin"/>
      </w:r>
      <w:r w:rsidRPr="00005D34">
        <w:rPr>
          <w:lang w:val="en-US"/>
        </w:rPr>
        <w:instrText xml:space="preserve"> SEQ Figure \* ARABIC </w:instrText>
      </w:r>
      <w:r w:rsidRPr="00005D34">
        <w:rPr>
          <w:lang w:val="en-US"/>
        </w:rPr>
        <w:fldChar w:fldCharType="separate"/>
      </w:r>
      <w:r w:rsidR="005540F1">
        <w:rPr>
          <w:noProof/>
          <w:lang w:val="en-US"/>
        </w:rPr>
        <w:t>11</w:t>
      </w:r>
      <w:r w:rsidRPr="00005D34">
        <w:rPr>
          <w:lang w:val="en-US"/>
        </w:rPr>
        <w:fldChar w:fldCharType="end"/>
      </w:r>
      <w:r w:rsidRPr="00005D34">
        <w:rPr>
          <w:lang w:val="en-US"/>
        </w:rPr>
        <w:t xml:space="preserve"> Chaotic Chess Random Position Example</w:t>
      </w:r>
      <w:bookmarkEnd w:id="253"/>
    </w:p>
    <w:p w14:paraId="74166871" w14:textId="5F34247C" w:rsidR="00F16D7D" w:rsidRPr="00C03B2B" w:rsidRDefault="00F16D7D" w:rsidP="00F16D7D">
      <w:pPr>
        <w:pStyle w:val="Heading3"/>
        <w:rPr>
          <w:lang w:val="en-US"/>
        </w:rPr>
      </w:pPr>
      <w:bookmarkStart w:id="254" w:name="_Toc155188295"/>
      <w:r w:rsidRPr="00C03B2B">
        <w:rPr>
          <w:lang w:val="en-US"/>
        </w:rPr>
        <w:t>Barrier</w:t>
      </w:r>
      <w:bookmarkEnd w:id="254"/>
    </w:p>
    <w:p w14:paraId="6F8CEBCD" w14:textId="77777777" w:rsidR="00132FA5" w:rsidRPr="00C03B2B" w:rsidRDefault="00132FA5" w:rsidP="00132FA5">
      <w:pPr>
        <w:tabs>
          <w:tab w:val="left" w:pos="6255"/>
        </w:tabs>
        <w:rPr>
          <w:lang w:val="en-US"/>
        </w:rPr>
      </w:pPr>
      <w:r w:rsidRPr="00C03B2B">
        <w:rPr>
          <w:lang w:val="en-US"/>
        </w:rPr>
        <w:t xml:space="preserve">The square that the barrier is placed on, prevents pieces to step onto that field. Only the field that the barrier is placed on is affected, pieces can jump over the barrier. </w:t>
      </w:r>
    </w:p>
    <w:p w14:paraId="75B2A412" w14:textId="77777777" w:rsidR="00132FA5" w:rsidRPr="00005D34" w:rsidRDefault="00132FA5" w:rsidP="003336BE">
      <w:pPr>
        <w:keepNext/>
        <w:tabs>
          <w:tab w:val="left" w:pos="6255"/>
        </w:tabs>
        <w:jc w:val="center"/>
        <w:rPr>
          <w:lang w:val="en-US"/>
        </w:rPr>
      </w:pPr>
      <w:r w:rsidRPr="00C03B2B">
        <w:rPr>
          <w:noProof/>
          <w:lang w:val="en-US"/>
        </w:rPr>
        <w:drawing>
          <wp:inline distT="0" distB="0" distL="0" distR="0" wp14:anchorId="6B755AF2" wp14:editId="102EE749">
            <wp:extent cx="2592000" cy="2592000"/>
            <wp:effectExtent l="0" t="0" r="0" b="0"/>
            <wp:docPr id="2052906347" name="Picture 4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06347" name="Picture 45" descr="A screenshot of a gam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248EFAD3" w14:textId="3E72B905" w:rsidR="00132FA5" w:rsidRPr="00005D34" w:rsidRDefault="00132FA5" w:rsidP="003336BE">
      <w:pPr>
        <w:pStyle w:val="Caption"/>
        <w:jc w:val="center"/>
        <w:rPr>
          <w:lang w:val="en-US"/>
        </w:rPr>
      </w:pPr>
      <w:bookmarkStart w:id="255" w:name="_Toc155188174"/>
      <w:r w:rsidRPr="00005D34">
        <w:rPr>
          <w:lang w:val="en-US"/>
        </w:rPr>
        <w:t xml:space="preserve">Figure </w:t>
      </w:r>
      <w:r w:rsidRPr="00005D34">
        <w:rPr>
          <w:lang w:val="en-US"/>
        </w:rPr>
        <w:fldChar w:fldCharType="begin"/>
      </w:r>
      <w:r w:rsidRPr="00005D34">
        <w:rPr>
          <w:lang w:val="en-US"/>
        </w:rPr>
        <w:instrText xml:space="preserve"> SEQ Figure \* ARABIC </w:instrText>
      </w:r>
      <w:r w:rsidRPr="00005D34">
        <w:rPr>
          <w:lang w:val="en-US"/>
        </w:rPr>
        <w:fldChar w:fldCharType="separate"/>
      </w:r>
      <w:r w:rsidR="005540F1">
        <w:rPr>
          <w:noProof/>
          <w:lang w:val="en-US"/>
        </w:rPr>
        <w:t>12</w:t>
      </w:r>
      <w:r w:rsidRPr="00005D34">
        <w:rPr>
          <w:lang w:val="en-US"/>
        </w:rPr>
        <w:fldChar w:fldCharType="end"/>
      </w:r>
      <w:r w:rsidRPr="00005D34">
        <w:rPr>
          <w:lang w:val="en-US"/>
        </w:rPr>
        <w:t xml:space="preserve"> Chaotic Chess Barrier Usage Example Prior</w:t>
      </w:r>
      <w:bookmarkEnd w:id="255"/>
    </w:p>
    <w:p w14:paraId="4A3041AF" w14:textId="77777777" w:rsidR="00132FA5" w:rsidRPr="00005D34" w:rsidRDefault="00132FA5" w:rsidP="003336BE">
      <w:pPr>
        <w:keepNext/>
        <w:jc w:val="center"/>
        <w:rPr>
          <w:lang w:val="en-US"/>
        </w:rPr>
      </w:pPr>
      <w:r w:rsidRPr="00C03B2B">
        <w:rPr>
          <w:noProof/>
          <w:lang w:val="en-US"/>
        </w:rPr>
        <w:lastRenderedPageBreak/>
        <w:drawing>
          <wp:inline distT="0" distB="0" distL="0" distR="0" wp14:anchorId="4AE0CAC1" wp14:editId="2CCF23FC">
            <wp:extent cx="2592000" cy="2592000"/>
            <wp:effectExtent l="0" t="0" r="0" b="0"/>
            <wp:docPr id="529142407" name="Picture 52914240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06347" name="Picture 45" descr="A screenshot of a gam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327BAFF1" w14:textId="4737BD8B" w:rsidR="00132FA5" w:rsidRPr="00C03B2B" w:rsidRDefault="00132FA5" w:rsidP="003336BE">
      <w:pPr>
        <w:pStyle w:val="Caption"/>
        <w:jc w:val="center"/>
        <w:rPr>
          <w:lang w:val="en-US"/>
        </w:rPr>
      </w:pPr>
      <w:bookmarkStart w:id="256" w:name="_Toc155188175"/>
      <w:r w:rsidRPr="00C03B2B">
        <w:rPr>
          <w:lang w:val="en-US"/>
        </w:rPr>
        <w:t xml:space="preserve">Figure </w:t>
      </w:r>
      <w:r w:rsidRPr="00005D34">
        <w:rPr>
          <w:lang w:val="en-US"/>
        </w:rPr>
        <w:fldChar w:fldCharType="begin"/>
      </w:r>
      <w:r w:rsidRPr="00C03B2B">
        <w:rPr>
          <w:lang w:val="en-US"/>
        </w:rPr>
        <w:instrText xml:space="preserve"> SEQ Figure \* ARABIC </w:instrText>
      </w:r>
      <w:r w:rsidRPr="00005D34">
        <w:rPr>
          <w:lang w:val="en-US"/>
        </w:rPr>
        <w:fldChar w:fldCharType="separate"/>
      </w:r>
      <w:r w:rsidR="005540F1">
        <w:rPr>
          <w:noProof/>
          <w:lang w:val="en-US"/>
        </w:rPr>
        <w:t>13</w:t>
      </w:r>
      <w:r w:rsidRPr="00005D34">
        <w:rPr>
          <w:lang w:val="en-US"/>
        </w:rPr>
        <w:fldChar w:fldCharType="end"/>
      </w:r>
      <w:r w:rsidRPr="00C03B2B">
        <w:rPr>
          <w:lang w:val="en-US"/>
        </w:rPr>
        <w:t xml:space="preserve"> Chaotic Chess Barrier Usage Example After</w:t>
      </w:r>
      <w:bookmarkEnd w:id="256"/>
    </w:p>
    <w:p w14:paraId="5CB5BD53" w14:textId="447A958B" w:rsidR="00132FA5" w:rsidRPr="00C03B2B" w:rsidRDefault="00132FA5" w:rsidP="00132FA5">
      <w:pPr>
        <w:tabs>
          <w:tab w:val="left" w:pos="6255"/>
        </w:tabs>
        <w:rPr>
          <w:lang w:val="en-US"/>
        </w:rPr>
      </w:pPr>
      <w:r w:rsidRPr="00C03B2B">
        <w:rPr>
          <w:lang w:val="en-US"/>
        </w:rPr>
        <w:tab/>
      </w:r>
    </w:p>
    <w:p w14:paraId="400D768C" w14:textId="49E25422" w:rsidR="00F16D7D" w:rsidRPr="00C03B2B" w:rsidRDefault="00F16D7D" w:rsidP="00F16D7D">
      <w:pPr>
        <w:pStyle w:val="Heading3"/>
        <w:rPr>
          <w:lang w:val="en-US"/>
        </w:rPr>
      </w:pPr>
      <w:bookmarkStart w:id="257" w:name="_Toc155188296"/>
      <w:r w:rsidRPr="00C03B2B">
        <w:rPr>
          <w:lang w:val="en-US"/>
        </w:rPr>
        <w:t>Shiel</w:t>
      </w:r>
      <w:bookmarkEnd w:id="257"/>
    </w:p>
    <w:p w14:paraId="035E655E" w14:textId="77777777" w:rsidR="00132FA5" w:rsidRPr="00C03B2B" w:rsidRDefault="00132FA5" w:rsidP="00132FA5">
      <w:pPr>
        <w:tabs>
          <w:tab w:val="left" w:pos="6255"/>
        </w:tabs>
        <w:rPr>
          <w:noProof/>
          <w:lang w:val="en-US"/>
        </w:rPr>
      </w:pPr>
      <w:r w:rsidRPr="00C03B2B">
        <w:rPr>
          <w:noProof/>
          <w:lang w:val="en-US"/>
        </w:rPr>
        <w:t>The shield makes the piece that steps on it invincible until the shield changes its position. Anchored to its square, the shield does not move with the piece that picked it up.</w:t>
      </w:r>
    </w:p>
    <w:p w14:paraId="3955B071" w14:textId="77777777" w:rsidR="00132FA5" w:rsidRPr="00005D34" w:rsidRDefault="00132FA5" w:rsidP="003336BE">
      <w:pPr>
        <w:keepNext/>
        <w:jc w:val="center"/>
        <w:rPr>
          <w:lang w:val="en-US"/>
        </w:rPr>
      </w:pPr>
      <w:r w:rsidRPr="00C03B2B">
        <w:rPr>
          <w:noProof/>
          <w:lang w:val="en-US"/>
        </w:rPr>
        <w:drawing>
          <wp:inline distT="0" distB="0" distL="0" distR="0" wp14:anchorId="4B4E1917" wp14:editId="0E25726E">
            <wp:extent cx="2592000" cy="2592000"/>
            <wp:effectExtent l="0" t="0" r="0" b="0"/>
            <wp:docPr id="297132210" name="Picture 4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32210" name="Picture 42" descr="A screenshot of a gam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415B1F17" w14:textId="01D5EE1C" w:rsidR="00132FA5" w:rsidRPr="00C03B2B" w:rsidRDefault="00132FA5" w:rsidP="003336BE">
      <w:pPr>
        <w:pStyle w:val="Caption"/>
        <w:jc w:val="center"/>
        <w:rPr>
          <w:lang w:val="en-US"/>
        </w:rPr>
      </w:pPr>
      <w:bookmarkStart w:id="258" w:name="_Toc155188176"/>
      <w:r w:rsidRPr="00C03B2B">
        <w:rPr>
          <w:lang w:val="en-US"/>
        </w:rPr>
        <w:t xml:space="preserve">Figure </w:t>
      </w:r>
      <w:r w:rsidRPr="00005D34">
        <w:rPr>
          <w:lang w:val="en-US"/>
        </w:rPr>
        <w:fldChar w:fldCharType="begin"/>
      </w:r>
      <w:r w:rsidRPr="00C03B2B">
        <w:rPr>
          <w:lang w:val="en-US"/>
        </w:rPr>
        <w:instrText xml:space="preserve"> SEQ Figure \* ARABIC </w:instrText>
      </w:r>
      <w:r w:rsidRPr="00005D34">
        <w:rPr>
          <w:lang w:val="en-US"/>
        </w:rPr>
        <w:fldChar w:fldCharType="separate"/>
      </w:r>
      <w:r w:rsidR="005540F1">
        <w:rPr>
          <w:noProof/>
          <w:lang w:val="en-US"/>
        </w:rPr>
        <w:t>14</w:t>
      </w:r>
      <w:r w:rsidRPr="00005D34">
        <w:rPr>
          <w:lang w:val="en-US"/>
        </w:rPr>
        <w:fldChar w:fldCharType="end"/>
      </w:r>
      <w:r w:rsidRPr="00C03B2B">
        <w:rPr>
          <w:lang w:val="en-US"/>
        </w:rPr>
        <w:t xml:space="preserve"> Chaotic Chess Shield Usage Example Prior</w:t>
      </w:r>
      <w:bookmarkEnd w:id="258"/>
    </w:p>
    <w:p w14:paraId="749F13D3" w14:textId="77777777" w:rsidR="00132FA5" w:rsidRPr="00005D34" w:rsidRDefault="00132FA5" w:rsidP="003336BE">
      <w:pPr>
        <w:keepNext/>
        <w:jc w:val="center"/>
        <w:rPr>
          <w:lang w:val="en-US"/>
        </w:rPr>
      </w:pPr>
      <w:r w:rsidRPr="00C03B2B">
        <w:rPr>
          <w:noProof/>
          <w:lang w:val="en-US"/>
        </w:rPr>
        <w:lastRenderedPageBreak/>
        <w:drawing>
          <wp:inline distT="0" distB="0" distL="0" distR="0" wp14:anchorId="66A7F70B" wp14:editId="54BD415A">
            <wp:extent cx="2592000" cy="2592000"/>
            <wp:effectExtent l="0" t="0" r="0" b="0"/>
            <wp:docPr id="280861220" name="Picture 280861220"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32210" name="Picture 42" descr="A screenshot of a gam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6F953357" w14:textId="374EA65E" w:rsidR="00132FA5" w:rsidRPr="00C03B2B" w:rsidRDefault="00132FA5" w:rsidP="003336BE">
      <w:pPr>
        <w:pStyle w:val="Caption"/>
        <w:jc w:val="center"/>
        <w:rPr>
          <w:lang w:val="en-US"/>
        </w:rPr>
      </w:pPr>
      <w:bookmarkStart w:id="259" w:name="_Toc155188177"/>
      <w:r w:rsidRPr="00C03B2B">
        <w:rPr>
          <w:lang w:val="en-US"/>
        </w:rPr>
        <w:t xml:space="preserve">Figure </w:t>
      </w:r>
      <w:r w:rsidRPr="00005D34">
        <w:rPr>
          <w:lang w:val="en-US"/>
        </w:rPr>
        <w:fldChar w:fldCharType="begin"/>
      </w:r>
      <w:r w:rsidRPr="00C03B2B">
        <w:rPr>
          <w:lang w:val="en-US"/>
        </w:rPr>
        <w:instrText xml:space="preserve"> SEQ Figure \* ARABIC </w:instrText>
      </w:r>
      <w:r w:rsidRPr="00005D34">
        <w:rPr>
          <w:lang w:val="en-US"/>
        </w:rPr>
        <w:fldChar w:fldCharType="separate"/>
      </w:r>
      <w:r w:rsidR="005540F1">
        <w:rPr>
          <w:noProof/>
          <w:lang w:val="en-US"/>
        </w:rPr>
        <w:t>15</w:t>
      </w:r>
      <w:r w:rsidRPr="00005D34">
        <w:rPr>
          <w:lang w:val="en-US"/>
        </w:rPr>
        <w:fldChar w:fldCharType="end"/>
      </w:r>
      <w:r w:rsidRPr="00C03B2B">
        <w:rPr>
          <w:lang w:val="en-US"/>
        </w:rPr>
        <w:t xml:space="preserve"> Chaotic Chess Shield Usage Example After</w:t>
      </w:r>
      <w:bookmarkEnd w:id="259"/>
    </w:p>
    <w:p w14:paraId="553D27D5" w14:textId="20A05833" w:rsidR="00F16D7D" w:rsidRPr="00C03B2B" w:rsidRDefault="00F16D7D" w:rsidP="00F16D7D">
      <w:pPr>
        <w:pStyle w:val="Heading3"/>
        <w:rPr>
          <w:lang w:val="en-US"/>
        </w:rPr>
      </w:pPr>
      <w:bookmarkStart w:id="260" w:name="_Toc155188297"/>
      <w:r w:rsidRPr="00C03B2B">
        <w:rPr>
          <w:lang w:val="en-US"/>
        </w:rPr>
        <w:t>Coin</w:t>
      </w:r>
      <w:bookmarkEnd w:id="260"/>
    </w:p>
    <w:p w14:paraId="6A8EB448" w14:textId="77777777" w:rsidR="00132FA5" w:rsidRPr="00C03B2B" w:rsidRDefault="00132FA5" w:rsidP="00132FA5">
      <w:pPr>
        <w:tabs>
          <w:tab w:val="left" w:pos="6255"/>
        </w:tabs>
        <w:rPr>
          <w:noProof/>
          <w:lang w:val="en-US"/>
        </w:rPr>
      </w:pPr>
      <w:r w:rsidRPr="00C03B2B">
        <w:rPr>
          <w:noProof/>
          <w:lang w:val="en-US"/>
        </w:rPr>
        <w:t>The shield makes the piece that steps on it invincible until the shield changes its position. Anchored to its square, the shield does not move with the piece that picked it up.</w:t>
      </w:r>
    </w:p>
    <w:p w14:paraId="6935E8C1" w14:textId="77777777" w:rsidR="00592253" w:rsidRPr="00005D34" w:rsidRDefault="00592253" w:rsidP="003336BE">
      <w:pPr>
        <w:keepNext/>
        <w:jc w:val="center"/>
        <w:rPr>
          <w:lang w:val="en-US"/>
        </w:rPr>
      </w:pPr>
      <w:r w:rsidRPr="00C03B2B">
        <w:rPr>
          <w:noProof/>
          <w:lang w:val="en-US"/>
        </w:rPr>
        <w:drawing>
          <wp:inline distT="0" distB="0" distL="0" distR="0" wp14:anchorId="4363E86E" wp14:editId="6AD8A810">
            <wp:extent cx="2592000" cy="2592000"/>
            <wp:effectExtent l="0" t="0" r="0" b="0"/>
            <wp:docPr id="1960414771" name="Picture 28"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14771" name="Picture 28" descr="A screenshot of a gam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16058EBD" w14:textId="216431D7" w:rsidR="00132FA5" w:rsidRPr="00005D34" w:rsidRDefault="00592253" w:rsidP="003336BE">
      <w:pPr>
        <w:pStyle w:val="Caption"/>
        <w:jc w:val="center"/>
        <w:rPr>
          <w:lang w:val="en-US"/>
        </w:rPr>
      </w:pPr>
      <w:bookmarkStart w:id="261" w:name="_Toc155188178"/>
      <w:r w:rsidRPr="00005D34">
        <w:rPr>
          <w:lang w:val="en-US"/>
        </w:rPr>
        <w:t xml:space="preserve">Figure </w:t>
      </w:r>
      <w:r w:rsidRPr="00005D34">
        <w:rPr>
          <w:lang w:val="en-US"/>
        </w:rPr>
        <w:fldChar w:fldCharType="begin"/>
      </w:r>
      <w:r w:rsidRPr="00005D34">
        <w:rPr>
          <w:lang w:val="en-US"/>
        </w:rPr>
        <w:instrText xml:space="preserve"> SEQ Figure \* ARABIC </w:instrText>
      </w:r>
      <w:r w:rsidRPr="00005D34">
        <w:rPr>
          <w:lang w:val="en-US"/>
        </w:rPr>
        <w:fldChar w:fldCharType="separate"/>
      </w:r>
      <w:r w:rsidR="005540F1">
        <w:rPr>
          <w:noProof/>
          <w:lang w:val="en-US"/>
        </w:rPr>
        <w:t>16</w:t>
      </w:r>
      <w:r w:rsidRPr="00005D34">
        <w:rPr>
          <w:lang w:val="en-US"/>
        </w:rPr>
        <w:fldChar w:fldCharType="end"/>
      </w:r>
      <w:r w:rsidRPr="00005D34">
        <w:rPr>
          <w:lang w:val="en-US"/>
        </w:rPr>
        <w:t xml:space="preserve"> Chaotic Chess Coin Usage Example Prior</w:t>
      </w:r>
      <w:bookmarkEnd w:id="261"/>
    </w:p>
    <w:p w14:paraId="188946E7" w14:textId="77777777" w:rsidR="00592253" w:rsidRPr="00005D34" w:rsidRDefault="00592253" w:rsidP="003336BE">
      <w:pPr>
        <w:keepNext/>
        <w:jc w:val="center"/>
        <w:rPr>
          <w:lang w:val="en-US"/>
        </w:rPr>
      </w:pPr>
      <w:r w:rsidRPr="00C03B2B">
        <w:rPr>
          <w:noProof/>
          <w:lang w:val="en-US"/>
        </w:rPr>
        <w:lastRenderedPageBreak/>
        <w:drawing>
          <wp:inline distT="0" distB="0" distL="0" distR="0" wp14:anchorId="562B2EE0" wp14:editId="51B2294E">
            <wp:extent cx="2592000" cy="2592000"/>
            <wp:effectExtent l="0" t="0" r="0" b="0"/>
            <wp:docPr id="431162887" name="Picture 43116288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14771" name="Picture 28" descr="A screenshot of a gam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04459BDB" w14:textId="1CE7AB16" w:rsidR="00592253" w:rsidRPr="00C03B2B" w:rsidRDefault="00592253" w:rsidP="003336BE">
      <w:pPr>
        <w:pStyle w:val="Caption"/>
        <w:jc w:val="center"/>
        <w:rPr>
          <w:lang w:val="en-US"/>
        </w:rPr>
      </w:pPr>
      <w:bookmarkStart w:id="262" w:name="_Toc155188179"/>
      <w:r w:rsidRPr="00C03B2B">
        <w:rPr>
          <w:lang w:val="en-US"/>
        </w:rPr>
        <w:t xml:space="preserve">Figure </w:t>
      </w:r>
      <w:r w:rsidRPr="00005D34">
        <w:rPr>
          <w:lang w:val="en-US"/>
        </w:rPr>
        <w:fldChar w:fldCharType="begin"/>
      </w:r>
      <w:r w:rsidRPr="00C03B2B">
        <w:rPr>
          <w:lang w:val="en-US"/>
        </w:rPr>
        <w:instrText xml:space="preserve"> SEQ Figure \* ARABIC </w:instrText>
      </w:r>
      <w:r w:rsidRPr="00005D34">
        <w:rPr>
          <w:lang w:val="en-US"/>
        </w:rPr>
        <w:fldChar w:fldCharType="separate"/>
      </w:r>
      <w:r w:rsidR="005540F1">
        <w:rPr>
          <w:noProof/>
          <w:lang w:val="en-US"/>
        </w:rPr>
        <w:t>17</w:t>
      </w:r>
      <w:r w:rsidRPr="00005D34">
        <w:rPr>
          <w:lang w:val="en-US"/>
        </w:rPr>
        <w:fldChar w:fldCharType="end"/>
      </w:r>
      <w:r w:rsidRPr="00C03B2B">
        <w:rPr>
          <w:lang w:val="en-US"/>
        </w:rPr>
        <w:t xml:space="preserve"> Chaotic Chess Coin Usage Example After</w:t>
      </w:r>
      <w:bookmarkEnd w:id="262"/>
    </w:p>
    <w:p w14:paraId="49676EE0" w14:textId="1D678EC4" w:rsidR="00F16D7D" w:rsidRPr="00C03B2B" w:rsidRDefault="00F16D7D" w:rsidP="00F16D7D">
      <w:pPr>
        <w:pStyle w:val="Heading3"/>
        <w:rPr>
          <w:lang w:val="en-US"/>
        </w:rPr>
      </w:pPr>
      <w:bookmarkStart w:id="263" w:name="_Toc155188298"/>
      <w:r w:rsidRPr="00C03B2B">
        <w:rPr>
          <w:lang w:val="en-US"/>
        </w:rPr>
        <w:t>Bomb</w:t>
      </w:r>
      <w:bookmarkEnd w:id="263"/>
    </w:p>
    <w:p w14:paraId="629751D1" w14:textId="77777777" w:rsidR="00592253" w:rsidRPr="00C03B2B" w:rsidRDefault="00592253" w:rsidP="00592253">
      <w:pPr>
        <w:tabs>
          <w:tab w:val="left" w:pos="6255"/>
        </w:tabs>
        <w:rPr>
          <w:lang w:val="en-US"/>
        </w:rPr>
      </w:pPr>
      <w:r w:rsidRPr="00C03B2B">
        <w:rPr>
          <w:lang w:val="en-US"/>
        </w:rPr>
        <w:t>Picking up the bomb triggers an explosion in a three-by-three area.</w:t>
      </w:r>
      <w:r w:rsidRPr="00C03B2B" w:rsidDel="004F64B2">
        <w:rPr>
          <w:lang w:val="en-US"/>
        </w:rPr>
        <w:t xml:space="preserve"> </w:t>
      </w:r>
      <w:r w:rsidRPr="00C03B2B">
        <w:rPr>
          <w:lang w:val="en-US"/>
        </w:rPr>
        <w:t>Pieces within that area are destroyed and removed from the board. The piece that initially stepped on the bomb is eliminated as well. If a bomb is near the edges or corners of the board, the explosion radius only takes up as much space as it is granted.</w:t>
      </w:r>
    </w:p>
    <w:p w14:paraId="3D037DD2" w14:textId="77777777" w:rsidR="00592253" w:rsidRPr="00005D34" w:rsidRDefault="00592253" w:rsidP="003336BE">
      <w:pPr>
        <w:keepNext/>
        <w:jc w:val="center"/>
        <w:rPr>
          <w:lang w:val="en-US"/>
        </w:rPr>
      </w:pPr>
      <w:r w:rsidRPr="00C03B2B">
        <w:rPr>
          <w:noProof/>
          <w:lang w:val="en-US"/>
        </w:rPr>
        <w:drawing>
          <wp:inline distT="0" distB="0" distL="0" distR="0" wp14:anchorId="12694EC8" wp14:editId="6CFFF89D">
            <wp:extent cx="2589716" cy="2592000"/>
            <wp:effectExtent l="0" t="0" r="0" b="0"/>
            <wp:docPr id="1159272250" name="Picture 2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72250" name="Picture 21" descr="A screenshot of a gam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89716" cy="2592000"/>
                    </a:xfrm>
                    <a:prstGeom prst="rect">
                      <a:avLst/>
                    </a:prstGeom>
                  </pic:spPr>
                </pic:pic>
              </a:graphicData>
            </a:graphic>
          </wp:inline>
        </w:drawing>
      </w:r>
    </w:p>
    <w:p w14:paraId="36E10325" w14:textId="58F92DDC" w:rsidR="00592253" w:rsidRPr="00C03B2B" w:rsidRDefault="00592253" w:rsidP="003336BE">
      <w:pPr>
        <w:pStyle w:val="Caption"/>
        <w:jc w:val="center"/>
        <w:rPr>
          <w:lang w:val="en-US"/>
        </w:rPr>
      </w:pPr>
      <w:bookmarkStart w:id="264" w:name="_Toc155188180"/>
      <w:r w:rsidRPr="00C03B2B">
        <w:rPr>
          <w:lang w:val="en-US"/>
        </w:rPr>
        <w:t xml:space="preserve">Figure </w:t>
      </w:r>
      <w:r w:rsidRPr="00005D34">
        <w:rPr>
          <w:lang w:val="en-US"/>
        </w:rPr>
        <w:fldChar w:fldCharType="begin"/>
      </w:r>
      <w:r w:rsidRPr="00C03B2B">
        <w:rPr>
          <w:lang w:val="en-US"/>
        </w:rPr>
        <w:instrText xml:space="preserve"> SEQ Figure \* ARABIC </w:instrText>
      </w:r>
      <w:r w:rsidRPr="00005D34">
        <w:rPr>
          <w:lang w:val="en-US"/>
        </w:rPr>
        <w:fldChar w:fldCharType="separate"/>
      </w:r>
      <w:r w:rsidR="005540F1">
        <w:rPr>
          <w:noProof/>
          <w:lang w:val="en-US"/>
        </w:rPr>
        <w:t>18</w:t>
      </w:r>
      <w:r w:rsidRPr="00005D34">
        <w:rPr>
          <w:lang w:val="en-US"/>
        </w:rPr>
        <w:fldChar w:fldCharType="end"/>
      </w:r>
      <w:r w:rsidRPr="00C03B2B">
        <w:rPr>
          <w:lang w:val="en-US"/>
        </w:rPr>
        <w:t xml:space="preserve"> Chaotic Chess Bomb Usage Example Prior</w:t>
      </w:r>
      <w:bookmarkEnd w:id="264"/>
    </w:p>
    <w:p w14:paraId="5A4F6D74" w14:textId="77777777" w:rsidR="00592253" w:rsidRPr="00005D34" w:rsidRDefault="00592253" w:rsidP="003336BE">
      <w:pPr>
        <w:keepNext/>
        <w:jc w:val="center"/>
        <w:rPr>
          <w:lang w:val="en-US"/>
        </w:rPr>
      </w:pPr>
      <w:r w:rsidRPr="00C03B2B">
        <w:rPr>
          <w:noProof/>
          <w:lang w:val="en-US"/>
        </w:rPr>
        <w:lastRenderedPageBreak/>
        <w:drawing>
          <wp:inline distT="0" distB="0" distL="0" distR="0" wp14:anchorId="0144C0A5" wp14:editId="459F2939">
            <wp:extent cx="2589716" cy="2592000"/>
            <wp:effectExtent l="0" t="0" r="0" b="0"/>
            <wp:docPr id="1470145656" name="Picture 1470145656"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72250" name="Picture 21" descr="A screenshot of a gam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89716" cy="2592000"/>
                    </a:xfrm>
                    <a:prstGeom prst="rect">
                      <a:avLst/>
                    </a:prstGeom>
                  </pic:spPr>
                </pic:pic>
              </a:graphicData>
            </a:graphic>
          </wp:inline>
        </w:drawing>
      </w:r>
    </w:p>
    <w:p w14:paraId="38CDDE73" w14:textId="433A718E" w:rsidR="00592253" w:rsidRPr="00C03B2B" w:rsidRDefault="00592253" w:rsidP="003336BE">
      <w:pPr>
        <w:pStyle w:val="Caption"/>
        <w:jc w:val="center"/>
        <w:rPr>
          <w:lang w:val="en-US"/>
        </w:rPr>
      </w:pPr>
      <w:bookmarkStart w:id="265" w:name="_Toc155188181"/>
      <w:r w:rsidRPr="00C03B2B">
        <w:rPr>
          <w:lang w:val="en-US"/>
        </w:rPr>
        <w:t xml:space="preserve">Figure </w:t>
      </w:r>
      <w:r w:rsidRPr="00005D34">
        <w:rPr>
          <w:lang w:val="en-US"/>
        </w:rPr>
        <w:fldChar w:fldCharType="begin"/>
      </w:r>
      <w:r w:rsidRPr="00C03B2B">
        <w:rPr>
          <w:lang w:val="en-US"/>
        </w:rPr>
        <w:instrText xml:space="preserve"> SEQ Figure \* ARABIC </w:instrText>
      </w:r>
      <w:r w:rsidRPr="00005D34">
        <w:rPr>
          <w:lang w:val="en-US"/>
        </w:rPr>
        <w:fldChar w:fldCharType="separate"/>
      </w:r>
      <w:r w:rsidR="005540F1">
        <w:rPr>
          <w:noProof/>
          <w:lang w:val="en-US"/>
        </w:rPr>
        <w:t>19</w:t>
      </w:r>
      <w:r w:rsidRPr="00005D34">
        <w:rPr>
          <w:lang w:val="en-US"/>
        </w:rPr>
        <w:fldChar w:fldCharType="end"/>
      </w:r>
      <w:r w:rsidRPr="00C03B2B">
        <w:rPr>
          <w:lang w:val="en-US"/>
        </w:rPr>
        <w:t xml:space="preserve"> Chaotic Chess Bomb Usage Example After</w:t>
      </w:r>
      <w:bookmarkEnd w:id="265"/>
    </w:p>
    <w:p w14:paraId="3430522E" w14:textId="7B6A2D0A" w:rsidR="009A2ACE" w:rsidRPr="00C03B2B" w:rsidRDefault="00F16D7D" w:rsidP="00EA589D">
      <w:pPr>
        <w:pStyle w:val="Heading2"/>
        <w:rPr>
          <w:lang w:val="en-US"/>
        </w:rPr>
      </w:pPr>
      <w:bookmarkStart w:id="266" w:name="_Toc155188299"/>
      <w:r w:rsidRPr="00C03B2B">
        <w:rPr>
          <w:lang w:val="en-US"/>
        </w:rPr>
        <w:t>Implementation of Chaotic Chess</w:t>
      </w:r>
      <w:bookmarkEnd w:id="266"/>
    </w:p>
    <w:p w14:paraId="70D61164" w14:textId="4A7D03FA" w:rsidR="00F16D7D" w:rsidRPr="00C03B2B" w:rsidRDefault="00F16D7D" w:rsidP="00F16D7D">
      <w:pPr>
        <w:pStyle w:val="Heading3"/>
        <w:rPr>
          <w:lang w:val="en-US"/>
        </w:rPr>
      </w:pPr>
      <w:bookmarkStart w:id="267" w:name="_Toc155188300"/>
      <w:r w:rsidRPr="00C03B2B">
        <w:rPr>
          <w:lang w:val="en-US"/>
        </w:rPr>
        <w:t>Overview</w:t>
      </w:r>
      <w:bookmarkEnd w:id="267"/>
    </w:p>
    <w:p w14:paraId="0613C954" w14:textId="24C104C7" w:rsidR="00F16D7D" w:rsidRPr="00C03B2B" w:rsidRDefault="00F16D7D" w:rsidP="00F16D7D">
      <w:pPr>
        <w:pStyle w:val="Heading4"/>
        <w:rPr>
          <w:lang w:val="en-US"/>
        </w:rPr>
      </w:pPr>
      <w:r w:rsidRPr="00C03B2B">
        <w:rPr>
          <w:lang w:val="en-US"/>
        </w:rPr>
        <w:t>Modules</w:t>
      </w:r>
    </w:p>
    <w:p w14:paraId="38F5B9E7" w14:textId="07B09B5A" w:rsidR="00684233" w:rsidRPr="00C03B2B" w:rsidRDefault="00684233" w:rsidP="00684233">
      <w:pPr>
        <w:rPr>
          <w:lang w:val="en-US"/>
        </w:rPr>
      </w:pPr>
      <w:r w:rsidRPr="00C03B2B">
        <w:rPr>
          <w:lang w:val="en-US"/>
        </w:rPr>
        <w:t>“</w:t>
      </w:r>
      <w:r w:rsidRPr="00005D34">
        <w:rPr>
          <w:lang w:val="en-US"/>
        </w:rPr>
        <w:t>Consider a module to be the same as a code library. A file containing a set of functions you want to include in your application.</w:t>
      </w:r>
      <w:r w:rsidRPr="00C03B2B">
        <w:rPr>
          <w:lang w:val="en-US"/>
        </w:rPr>
        <w:t>”</w:t>
      </w:r>
      <w:sdt>
        <w:sdtPr>
          <w:rPr>
            <w:lang w:val="en-US"/>
          </w:rPr>
          <w:id w:val="-1518616184"/>
          <w:citation/>
        </w:sdtPr>
        <w:sdtContent>
          <w:r w:rsidRPr="00C03B2B">
            <w:rPr>
              <w:lang w:val="en-US"/>
            </w:rPr>
            <w:fldChar w:fldCharType="begin"/>
          </w:r>
          <w:r w:rsidRPr="00005D34">
            <w:rPr>
              <w:lang w:val="en-US"/>
            </w:rPr>
            <w:instrText xml:space="preserve"> CITATION W3S3 \l 4108 </w:instrText>
          </w:r>
          <w:r w:rsidRPr="00C03B2B">
            <w:rPr>
              <w:lang w:val="en-US"/>
            </w:rPr>
            <w:fldChar w:fldCharType="separate"/>
          </w:r>
          <w:r w:rsidR="0045686B">
            <w:rPr>
              <w:noProof/>
              <w:lang w:val="en-US"/>
            </w:rPr>
            <w:t xml:space="preserve"> </w:t>
          </w:r>
          <w:r w:rsidR="0045686B" w:rsidRPr="0097467F">
            <w:rPr>
              <w:noProof/>
              <w:lang w:val="en-US"/>
            </w:rPr>
            <w:t>(W3Schools, s.d.)</w:t>
          </w:r>
          <w:r w:rsidRPr="00C03B2B">
            <w:rPr>
              <w:lang w:val="en-US"/>
            </w:rPr>
            <w:fldChar w:fldCharType="end"/>
          </w:r>
        </w:sdtContent>
      </w:sdt>
    </w:p>
    <w:p w14:paraId="7F61E2BD" w14:textId="28A7FE13" w:rsidR="00684233" w:rsidRPr="00C03B2B" w:rsidRDefault="00684233" w:rsidP="00684233">
      <w:pPr>
        <w:rPr>
          <w:lang w:val="en-US"/>
        </w:rPr>
      </w:pPr>
      <w:r w:rsidRPr="00C03B2B">
        <w:rPr>
          <w:lang w:val="en-US"/>
        </w:rPr>
        <w:t xml:space="preserve">To make my program easier to </w:t>
      </w:r>
      <w:r w:rsidR="003E058F">
        <w:rPr>
          <w:lang w:val="en-US"/>
        </w:rPr>
        <w:t xml:space="preserve">maintain and easier to </w:t>
      </w:r>
      <w:r w:rsidRPr="00C03B2B">
        <w:rPr>
          <w:lang w:val="en-US"/>
        </w:rPr>
        <w:t xml:space="preserve">read, I </w:t>
      </w:r>
      <w:r w:rsidR="003E058F">
        <w:rPr>
          <w:lang w:val="en-US"/>
        </w:rPr>
        <w:t xml:space="preserve">have </w:t>
      </w:r>
      <w:r w:rsidRPr="00C03B2B">
        <w:rPr>
          <w:lang w:val="en-US"/>
        </w:rPr>
        <w:t>put the code of each item in</w:t>
      </w:r>
      <w:r w:rsidR="003E058F">
        <w:rPr>
          <w:lang w:val="en-US"/>
        </w:rPr>
        <w:t>to</w:t>
      </w:r>
      <w:r w:rsidRPr="00C03B2B">
        <w:rPr>
          <w:lang w:val="en-US"/>
        </w:rPr>
        <w:t xml:space="preserve"> a separate </w:t>
      </w:r>
      <w:r w:rsidR="003E058F">
        <w:rPr>
          <w:lang w:val="en-US"/>
        </w:rPr>
        <w:t>m</w:t>
      </w:r>
      <w:r w:rsidRPr="00C03B2B">
        <w:rPr>
          <w:lang w:val="en-US"/>
        </w:rPr>
        <w:t>odule.</w:t>
      </w:r>
    </w:p>
    <w:p w14:paraId="46C9B0D8" w14:textId="652B68D6" w:rsidR="003336BE" w:rsidRDefault="004B1924" w:rsidP="00005D34">
      <w:pPr>
        <w:rPr>
          <w:lang w:val="en-US"/>
        </w:rPr>
      </w:pPr>
      <w:r w:rsidRPr="00005D34">
        <w:rPr>
          <w:lang w:val="en-US"/>
        </w:rPr>
        <w:t xml:space="preserve">Importing the four modules (barrier.py, bomb.py, coin.py, shield.py) into the initial chess code allows you to use the functions contained in the modules. </w:t>
      </w:r>
      <w:r w:rsidR="003336BE">
        <w:rPr>
          <w:lang w:val="en-US"/>
        </w:rPr>
        <w:t>However, it is not allowed to use functions from the initial code in the modules.</w:t>
      </w:r>
    </w:p>
    <w:p w14:paraId="00517BC1" w14:textId="77777777" w:rsidR="004B1924" w:rsidRPr="00005D34" w:rsidRDefault="004B1924" w:rsidP="004B1924">
      <w:pPr>
        <w:shd w:val="clear" w:color="auto" w:fill="1F1F1F"/>
        <w:spacing w:after="0" w:line="270" w:lineRule="atLeast"/>
        <w:jc w:val="left"/>
        <w:rPr>
          <w:rFonts w:ascii="Menlo" w:eastAsia="Times New Roman" w:hAnsi="Menlo" w:cs="Menlo"/>
          <w:color w:val="CCCCCC"/>
          <w:sz w:val="18"/>
          <w:szCs w:val="18"/>
          <w:lang w:val="en-US" w:eastAsia="en-GB"/>
        </w:rPr>
      </w:pPr>
      <w:r w:rsidRPr="00005D34">
        <w:rPr>
          <w:rFonts w:ascii="Menlo" w:eastAsia="Times New Roman" w:hAnsi="Menlo" w:cs="Menlo"/>
          <w:color w:val="C586C0"/>
          <w:sz w:val="18"/>
          <w:szCs w:val="18"/>
          <w:lang w:val="en-US" w:eastAsia="en-GB"/>
        </w:rPr>
        <w:t>import</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4EC9B0"/>
          <w:sz w:val="18"/>
          <w:szCs w:val="18"/>
          <w:lang w:val="en-US" w:eastAsia="en-GB"/>
        </w:rPr>
        <w:t>bomb</w:t>
      </w:r>
    </w:p>
    <w:p w14:paraId="51055BB3" w14:textId="77777777" w:rsidR="004B1924" w:rsidRPr="00005D34" w:rsidRDefault="004B1924" w:rsidP="004B1924">
      <w:pPr>
        <w:shd w:val="clear" w:color="auto" w:fill="1F1F1F"/>
        <w:spacing w:after="0" w:line="270" w:lineRule="atLeast"/>
        <w:jc w:val="left"/>
        <w:rPr>
          <w:rFonts w:ascii="Menlo" w:eastAsia="Times New Roman" w:hAnsi="Menlo" w:cs="Menlo"/>
          <w:color w:val="CCCCCC"/>
          <w:sz w:val="18"/>
          <w:szCs w:val="18"/>
          <w:lang w:val="en-US" w:eastAsia="en-GB"/>
        </w:rPr>
      </w:pPr>
      <w:r w:rsidRPr="00005D34">
        <w:rPr>
          <w:rFonts w:ascii="Menlo" w:eastAsia="Times New Roman" w:hAnsi="Menlo" w:cs="Menlo"/>
          <w:color w:val="C586C0"/>
          <w:sz w:val="18"/>
          <w:szCs w:val="18"/>
          <w:lang w:val="en-US" w:eastAsia="en-GB"/>
        </w:rPr>
        <w:t>import</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4EC9B0"/>
          <w:sz w:val="18"/>
          <w:szCs w:val="18"/>
          <w:lang w:val="en-US" w:eastAsia="en-GB"/>
        </w:rPr>
        <w:t>coin</w:t>
      </w:r>
    </w:p>
    <w:p w14:paraId="559BD1E5" w14:textId="77777777" w:rsidR="004B1924" w:rsidRPr="00005D34" w:rsidRDefault="004B1924" w:rsidP="004B1924">
      <w:pPr>
        <w:shd w:val="clear" w:color="auto" w:fill="1F1F1F"/>
        <w:spacing w:after="0" w:line="270" w:lineRule="atLeast"/>
        <w:jc w:val="left"/>
        <w:rPr>
          <w:rFonts w:ascii="Menlo" w:eastAsia="Times New Roman" w:hAnsi="Menlo" w:cs="Menlo"/>
          <w:color w:val="CCCCCC"/>
          <w:sz w:val="18"/>
          <w:szCs w:val="18"/>
          <w:lang w:val="en-US" w:eastAsia="en-GB"/>
        </w:rPr>
      </w:pPr>
      <w:r w:rsidRPr="00005D34">
        <w:rPr>
          <w:rFonts w:ascii="Menlo" w:eastAsia="Times New Roman" w:hAnsi="Menlo" w:cs="Menlo"/>
          <w:color w:val="C586C0"/>
          <w:sz w:val="18"/>
          <w:szCs w:val="18"/>
          <w:lang w:val="en-US" w:eastAsia="en-GB"/>
        </w:rPr>
        <w:t>import</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4EC9B0"/>
          <w:sz w:val="18"/>
          <w:szCs w:val="18"/>
          <w:lang w:val="en-US" w:eastAsia="en-GB"/>
        </w:rPr>
        <w:t>shield</w:t>
      </w:r>
    </w:p>
    <w:p w14:paraId="55D02DAF" w14:textId="77777777" w:rsidR="004B1924" w:rsidRPr="00005D34" w:rsidRDefault="004B1924" w:rsidP="004B1924">
      <w:pPr>
        <w:shd w:val="clear" w:color="auto" w:fill="1F1F1F"/>
        <w:spacing w:after="0" w:line="270" w:lineRule="atLeast"/>
        <w:jc w:val="left"/>
        <w:rPr>
          <w:rFonts w:ascii="Menlo" w:eastAsia="Times New Roman" w:hAnsi="Menlo" w:cs="Menlo"/>
          <w:color w:val="CCCCCC"/>
          <w:sz w:val="18"/>
          <w:szCs w:val="18"/>
          <w:lang w:val="en-US" w:eastAsia="en-GB"/>
        </w:rPr>
      </w:pPr>
      <w:r w:rsidRPr="00005D34">
        <w:rPr>
          <w:rFonts w:ascii="Menlo" w:eastAsia="Times New Roman" w:hAnsi="Menlo" w:cs="Menlo"/>
          <w:color w:val="C586C0"/>
          <w:sz w:val="18"/>
          <w:szCs w:val="18"/>
          <w:lang w:val="en-US" w:eastAsia="en-GB"/>
        </w:rPr>
        <w:t>import</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4EC9B0"/>
          <w:sz w:val="18"/>
          <w:szCs w:val="18"/>
          <w:lang w:val="en-US" w:eastAsia="en-GB"/>
        </w:rPr>
        <w:t>barrier</w:t>
      </w:r>
    </w:p>
    <w:p w14:paraId="592147DD" w14:textId="7B66AFAC" w:rsidR="00F16D7D" w:rsidRPr="00C03B2B" w:rsidRDefault="00F16D7D" w:rsidP="00F16D7D">
      <w:pPr>
        <w:pStyle w:val="Heading4"/>
        <w:rPr>
          <w:lang w:val="en-US"/>
        </w:rPr>
      </w:pPr>
      <w:r w:rsidRPr="00C03B2B">
        <w:rPr>
          <w:lang w:val="en-US"/>
        </w:rPr>
        <w:t>Differences In Chess Code</w:t>
      </w:r>
    </w:p>
    <w:p w14:paraId="65F5A034" w14:textId="1098C3FA" w:rsidR="00F16D7D" w:rsidRPr="00C03B2B" w:rsidRDefault="00F16D7D" w:rsidP="00F16D7D">
      <w:pPr>
        <w:pStyle w:val="Heading4"/>
        <w:rPr>
          <w:lang w:val="en-US"/>
        </w:rPr>
      </w:pPr>
      <w:r w:rsidRPr="00C03B2B">
        <w:rPr>
          <w:lang w:val="en-US"/>
        </w:rPr>
        <w:t>Usage Of Initial Chess Code</w:t>
      </w:r>
    </w:p>
    <w:p w14:paraId="4834E518" w14:textId="5103200E" w:rsidR="00F55F7F" w:rsidRPr="00C03B2B" w:rsidRDefault="00F55F7F" w:rsidP="00005D34">
      <w:pPr>
        <w:rPr>
          <w:lang w:val="en-US"/>
        </w:rPr>
      </w:pPr>
      <w:r w:rsidRPr="00005D34">
        <w:rPr>
          <w:highlight w:val="yellow"/>
          <w:lang w:val="en-US"/>
        </w:rPr>
        <w:t xml:space="preserve">The item </w:t>
      </w:r>
      <w:r w:rsidR="00F74C84" w:rsidRPr="00005D34">
        <w:rPr>
          <w:highlight w:val="yellow"/>
          <w:lang w:val="en-US"/>
        </w:rPr>
        <w:t>differs</w:t>
      </w:r>
      <w:r w:rsidRPr="00005D34">
        <w:rPr>
          <w:highlight w:val="yellow"/>
          <w:lang w:val="en-US"/>
        </w:rPr>
        <w:t xml:space="preserve"> in the code that they execute when they are picked up. Otherwise they share similar code.</w:t>
      </w:r>
    </w:p>
    <w:p w14:paraId="4B01A5AF" w14:textId="40B17999" w:rsidR="00171642" w:rsidRPr="00C03B2B" w:rsidRDefault="00171642" w:rsidP="00F55F7F">
      <w:pPr>
        <w:pStyle w:val="Heading3"/>
        <w:rPr>
          <w:lang w:val="en-US"/>
        </w:rPr>
      </w:pPr>
      <w:bookmarkStart w:id="268" w:name="_Toc155188301"/>
      <w:r w:rsidRPr="00C03B2B">
        <w:rPr>
          <w:lang w:val="en-US"/>
        </w:rPr>
        <w:t>Common code for items</w:t>
      </w:r>
      <w:bookmarkEnd w:id="268"/>
    </w:p>
    <w:p w14:paraId="44BBD2E5" w14:textId="5E6E88CF" w:rsidR="00171642" w:rsidRPr="00C03B2B" w:rsidRDefault="00014200" w:rsidP="00171642">
      <w:pPr>
        <w:pStyle w:val="Heading4"/>
        <w:rPr>
          <w:lang w:val="en-US"/>
        </w:rPr>
      </w:pPr>
      <w:r>
        <w:rPr>
          <w:lang w:val="en-US"/>
        </w:rPr>
        <w:t>Placing</w:t>
      </w:r>
      <w:r w:rsidR="00794074" w:rsidRPr="00C03B2B">
        <w:rPr>
          <w:lang w:val="en-US"/>
        </w:rPr>
        <w:t xml:space="preserve"> an item</w:t>
      </w:r>
    </w:p>
    <w:p w14:paraId="196C0D9F" w14:textId="2B0FA31C" w:rsidR="00BA5015" w:rsidRPr="00C03B2B" w:rsidRDefault="00BA5015" w:rsidP="00005D34">
      <w:pPr>
        <w:rPr>
          <w:lang w:val="en-US"/>
        </w:rPr>
      </w:pPr>
      <w:r w:rsidRPr="00C03B2B">
        <w:rPr>
          <w:lang w:val="en-US"/>
        </w:rPr>
        <w:t xml:space="preserve">To find a location </w:t>
      </w:r>
      <w:r w:rsidR="00014200">
        <w:rPr>
          <w:lang w:val="en-US"/>
        </w:rPr>
        <w:t>where</w:t>
      </w:r>
      <w:r w:rsidRPr="00C03B2B">
        <w:rPr>
          <w:lang w:val="en-US"/>
        </w:rPr>
        <w:t xml:space="preserve"> the item can be placed on, we need to randomly select a </w:t>
      </w:r>
      <w:r w:rsidR="00451BEC">
        <w:rPr>
          <w:lang w:val="en-US"/>
        </w:rPr>
        <w:t>square on the board</w:t>
      </w:r>
      <w:r w:rsidRPr="00C03B2B">
        <w:rPr>
          <w:lang w:val="en-US"/>
        </w:rPr>
        <w:t>.</w:t>
      </w:r>
    </w:p>
    <w:p w14:paraId="6C950909" w14:textId="39F8F7F3" w:rsidR="00171642" w:rsidRPr="00C03B2B" w:rsidRDefault="00171642" w:rsidP="00171642">
      <w:pPr>
        <w:rPr>
          <w:lang w:val="en-US"/>
        </w:rPr>
      </w:pPr>
      <w:r w:rsidRPr="00C03B2B">
        <w:rPr>
          <w:lang w:val="en-US"/>
        </w:rPr>
        <w:t>In the result of developing Chaotic Chess in a balanced way, I had to generate the items equally on both sides of the board. To accomplish this, I split the board in half and declared two list of buttons</w:t>
      </w:r>
      <w:r w:rsidR="00451BEC">
        <w:rPr>
          <w:lang w:val="en-US"/>
        </w:rPr>
        <w:t>, representing the squares of the board on each side.</w:t>
      </w:r>
      <w:r w:rsidRPr="00C03B2B">
        <w:rPr>
          <w:lang w:val="en-US"/>
        </w:rPr>
        <w:t xml:space="preserve"> </w:t>
      </w:r>
      <w:r w:rsidR="00BA5015" w:rsidRPr="00C03B2B">
        <w:rPr>
          <w:lang w:val="en-US"/>
        </w:rPr>
        <w:t>Buttons on the white side (row: one to four) and buttons on the black side (row: five to eight)</w:t>
      </w:r>
      <w:r w:rsidRPr="00C03B2B">
        <w:rPr>
          <w:lang w:val="en-US"/>
        </w:rPr>
        <w:t xml:space="preserve">. </w:t>
      </w:r>
    </w:p>
    <w:p w14:paraId="2C8883CD" w14:textId="77777777" w:rsidR="00171642" w:rsidRPr="00C03B2B" w:rsidRDefault="00171642" w:rsidP="003336BE">
      <w:pPr>
        <w:jc w:val="center"/>
        <w:rPr>
          <w:lang w:val="en-US"/>
        </w:rPr>
      </w:pPr>
      <w:r w:rsidRPr="00C03B2B">
        <w:rPr>
          <w:noProof/>
          <w:lang w:val="en-US"/>
        </w:rPr>
        <w:lastRenderedPageBreak/>
        <w:drawing>
          <wp:inline distT="0" distB="0" distL="0" distR="0" wp14:anchorId="6976EDAC" wp14:editId="1288BDAC">
            <wp:extent cx="3152614" cy="2037080"/>
            <wp:effectExtent l="0" t="0" r="0" b="0"/>
            <wp:docPr id="1582593846" name="Picture 21" descr="A chess board with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93846" name="Picture 21" descr="A chess board with chess pieces&#10;&#10;Description automatically generated"/>
                    <pic:cNvPicPr/>
                  </pic:nvPicPr>
                  <pic:blipFill rotWithShape="1">
                    <a:blip r:embed="rId31" cstate="print">
                      <a:extLst>
                        <a:ext uri="{28A0092B-C50C-407E-A947-70E740481C1C}">
                          <a14:useLocalDpi xmlns:a14="http://schemas.microsoft.com/office/drawing/2010/main" val="0"/>
                        </a:ext>
                      </a:extLst>
                    </a:blip>
                    <a:srcRect l="9170" t="2417" r="8816" b="3363"/>
                    <a:stretch/>
                  </pic:blipFill>
                  <pic:spPr bwMode="auto">
                    <a:xfrm>
                      <a:off x="0" y="0"/>
                      <a:ext cx="3152614" cy="2037080"/>
                    </a:xfrm>
                    <a:prstGeom prst="rect">
                      <a:avLst/>
                    </a:prstGeom>
                    <a:ln>
                      <a:noFill/>
                    </a:ln>
                    <a:extLst>
                      <a:ext uri="{53640926-AAD7-44D8-BBD7-CCE9431645EC}">
                        <a14:shadowObscured xmlns:a14="http://schemas.microsoft.com/office/drawing/2010/main"/>
                      </a:ext>
                    </a:extLst>
                  </pic:spPr>
                </pic:pic>
              </a:graphicData>
            </a:graphic>
          </wp:inline>
        </w:drawing>
      </w:r>
    </w:p>
    <w:p w14:paraId="1FC58F7E" w14:textId="2B3E47FB" w:rsidR="00BA5015" w:rsidRPr="00C03B2B" w:rsidRDefault="00171642" w:rsidP="00171642">
      <w:pPr>
        <w:rPr>
          <w:lang w:val="en-US"/>
        </w:rPr>
      </w:pPr>
      <w:r w:rsidRPr="00C03B2B">
        <w:rPr>
          <w:lang w:val="en-US"/>
        </w:rPr>
        <w:t>With these two lists, I can write a program that randomly select</w:t>
      </w:r>
      <w:r w:rsidR="00451BEC">
        <w:rPr>
          <w:lang w:val="en-US"/>
        </w:rPr>
        <w:t>s</w:t>
      </w:r>
      <w:r w:rsidRPr="00C03B2B">
        <w:rPr>
          <w:lang w:val="en-US"/>
        </w:rPr>
        <w:t xml:space="preserve"> a button from each list</w:t>
      </w:r>
      <w:r w:rsidR="00BA5015" w:rsidRPr="00C03B2B">
        <w:rPr>
          <w:lang w:val="en-US"/>
        </w:rPr>
        <w:t>. Leaving us with two buttons that our item can be placed on.</w:t>
      </w:r>
      <w:r w:rsidRPr="00C03B2B">
        <w:rPr>
          <w:lang w:val="en-US"/>
        </w:rPr>
        <w:t xml:space="preserve"> However, </w:t>
      </w:r>
      <w:r w:rsidR="00BA5015" w:rsidRPr="00C03B2B">
        <w:rPr>
          <w:lang w:val="en-US"/>
        </w:rPr>
        <w:t xml:space="preserve">there is </w:t>
      </w:r>
      <w:r w:rsidRPr="00C03B2B">
        <w:rPr>
          <w:lang w:val="en-US"/>
        </w:rPr>
        <w:t>a problem</w:t>
      </w:r>
      <w:r w:rsidR="00BA5015" w:rsidRPr="00C03B2B">
        <w:rPr>
          <w:lang w:val="en-US"/>
        </w:rPr>
        <w:t xml:space="preserve"> </w:t>
      </w:r>
      <w:r w:rsidRPr="00C03B2B">
        <w:rPr>
          <w:lang w:val="en-US"/>
        </w:rPr>
        <w:t xml:space="preserve">if the code selects a button </w:t>
      </w:r>
      <w:r w:rsidR="00BA5015" w:rsidRPr="00C03B2B">
        <w:rPr>
          <w:lang w:val="en-US"/>
        </w:rPr>
        <w:t>which is already</w:t>
      </w:r>
      <w:r w:rsidRPr="00C03B2B">
        <w:rPr>
          <w:lang w:val="en-US"/>
        </w:rPr>
        <w:t xml:space="preserve"> occupied by a chess piece</w:t>
      </w:r>
      <w:r w:rsidR="00BA5015" w:rsidRPr="00C03B2B">
        <w:rPr>
          <w:lang w:val="en-US"/>
        </w:rPr>
        <w:t xml:space="preserve">. This would lead to </w:t>
      </w:r>
      <w:r w:rsidR="00451BEC">
        <w:rPr>
          <w:lang w:val="en-US"/>
        </w:rPr>
        <w:t>overwriting the button</w:t>
      </w:r>
      <w:r w:rsidR="00BA5015" w:rsidRPr="00C03B2B">
        <w:rPr>
          <w:lang w:val="en-US"/>
        </w:rPr>
        <w:t xml:space="preserve"> and deleting the piece. </w:t>
      </w:r>
      <w:r w:rsidR="00F74C84" w:rsidRPr="00C03B2B">
        <w:rPr>
          <w:lang w:val="en-US"/>
        </w:rPr>
        <w:t xml:space="preserve">To prevent this, I had to tell the program to select a different button when it </w:t>
      </w:r>
      <w:r w:rsidR="00451BEC">
        <w:rPr>
          <w:lang w:val="en-US"/>
        </w:rPr>
        <w:t>is occupied</w:t>
      </w:r>
      <w:r w:rsidR="00F74C84" w:rsidRPr="00C03B2B">
        <w:rPr>
          <w:lang w:val="en-US"/>
        </w:rPr>
        <w:t xml:space="preserve">. To determine whether a </w:t>
      </w:r>
      <w:r w:rsidR="00451BEC">
        <w:rPr>
          <w:lang w:val="en-US"/>
        </w:rPr>
        <w:t>button is occupied</w:t>
      </w:r>
      <w:r w:rsidR="00F74C84" w:rsidRPr="00C03B2B">
        <w:rPr>
          <w:lang w:val="en-US"/>
        </w:rPr>
        <w:t xml:space="preserve">, I used a list that was already included in the original chess code. “Player_pos_list” contains the positions of </w:t>
      </w:r>
      <w:r w:rsidR="00451BEC">
        <w:rPr>
          <w:lang w:val="en-US"/>
        </w:rPr>
        <w:t xml:space="preserve">all </w:t>
      </w:r>
      <w:r w:rsidR="00F74C84" w:rsidRPr="00C03B2B">
        <w:rPr>
          <w:lang w:val="en-US"/>
        </w:rPr>
        <w:t>chess piece</w:t>
      </w:r>
      <w:r w:rsidR="00451BEC">
        <w:rPr>
          <w:lang w:val="en-US"/>
        </w:rPr>
        <w:t>s</w:t>
      </w:r>
      <w:r w:rsidR="00F74C84" w:rsidRPr="00C03B2B">
        <w:rPr>
          <w:lang w:val="en-US"/>
        </w:rPr>
        <w:t xml:space="preserve"> on the board. Using this list, I created a loop in which the program randomly selects a button until it finds an unoccupied one. Once it finds a suitable button, it should then store its variable, since we will need to come back to it.</w:t>
      </w:r>
    </w:p>
    <w:p w14:paraId="1D92EA37"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569CD6"/>
          <w:sz w:val="18"/>
          <w:szCs w:val="18"/>
          <w:lang w:val="en-CH" w:eastAsia="en-GB"/>
        </w:rPr>
        <w:t>def</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DCDCAA"/>
          <w:sz w:val="18"/>
          <w:szCs w:val="18"/>
          <w:lang w:val="en-CH" w:eastAsia="en-GB"/>
        </w:rPr>
        <w:t>placeShield</w:t>
      </w:r>
      <w:r w:rsidRPr="0051519D">
        <w:rPr>
          <w:rFonts w:ascii="Menlo" w:eastAsia="Times New Roman" w:hAnsi="Menlo" w:cs="Menlo"/>
          <w:color w:val="CCCCCC"/>
          <w:sz w:val="18"/>
          <w:szCs w:val="18"/>
          <w:lang w:val="en-CH" w:eastAsia="en-GB"/>
        </w:rPr>
        <w:t>(</w:t>
      </w:r>
      <w:r w:rsidRPr="0051519D">
        <w:rPr>
          <w:rFonts w:ascii="Menlo" w:eastAsia="Times New Roman" w:hAnsi="Menlo" w:cs="Menlo"/>
          <w:color w:val="9CDCFE"/>
          <w:sz w:val="18"/>
          <w:szCs w:val="18"/>
          <w:lang w:val="en-CH" w:eastAsia="en-GB"/>
        </w:rPr>
        <w:t>button_list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players_pos_list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endbutton_pos</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shieldText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shield_button</w:t>
      </w:r>
      <w:r w:rsidRPr="0051519D">
        <w:rPr>
          <w:rFonts w:ascii="Menlo" w:eastAsia="Times New Roman" w:hAnsi="Menlo" w:cs="Menlo"/>
          <w:color w:val="CCCCCC"/>
          <w:sz w:val="18"/>
          <w:szCs w:val="18"/>
          <w:lang w:val="en-CH" w:eastAsia="en-GB"/>
        </w:rPr>
        <w:t>):</w:t>
      </w:r>
    </w:p>
    <w:p w14:paraId="2830001F"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DCDCAA"/>
          <w:sz w:val="18"/>
          <w:szCs w:val="18"/>
          <w:lang w:val="en-CH" w:eastAsia="en-GB"/>
        </w:rPr>
        <w:t>removeShieldIfExist</w:t>
      </w:r>
      <w:r w:rsidRPr="0051519D">
        <w:rPr>
          <w:rFonts w:ascii="Menlo" w:eastAsia="Times New Roman" w:hAnsi="Menlo" w:cs="Menlo"/>
          <w:color w:val="CCCCCC"/>
          <w:sz w:val="18"/>
          <w:szCs w:val="18"/>
          <w:lang w:val="en-CH" w:eastAsia="en-GB"/>
        </w:rPr>
        <w:t>(</w:t>
      </w:r>
      <w:r w:rsidRPr="0051519D">
        <w:rPr>
          <w:rFonts w:ascii="Menlo" w:eastAsia="Times New Roman" w:hAnsi="Menlo" w:cs="Menlo"/>
          <w:color w:val="9CDCFE"/>
          <w:sz w:val="18"/>
          <w:szCs w:val="18"/>
          <w:lang w:val="en-CH" w:eastAsia="en-GB"/>
        </w:rPr>
        <w:t>shield_button</w:t>
      </w:r>
      <w:r w:rsidRPr="0051519D">
        <w:rPr>
          <w:rFonts w:ascii="Menlo" w:eastAsia="Times New Roman" w:hAnsi="Menlo" w:cs="Menlo"/>
          <w:color w:val="CCCCCC"/>
          <w:sz w:val="18"/>
          <w:szCs w:val="18"/>
          <w:lang w:val="en-CH" w:eastAsia="en-GB"/>
        </w:rPr>
        <w:t>)</w:t>
      </w:r>
    </w:p>
    <w:p w14:paraId="54816B52"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CCCCCC"/>
          <w:sz w:val="18"/>
          <w:szCs w:val="18"/>
          <w:lang w:val="en-CH" w:eastAsia="en-GB"/>
        </w:rPr>
        <w:t xml:space="preserve">    </w:t>
      </w:r>
    </w:p>
    <w:p w14:paraId="03FEFC43"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6A9955"/>
          <w:sz w:val="18"/>
          <w:szCs w:val="18"/>
          <w:lang w:val="en-CH" w:eastAsia="en-GB"/>
        </w:rPr>
        <w:t xml:space="preserve"># find an empty field to place the shield       </w:t>
      </w:r>
    </w:p>
    <w:p w14:paraId="68205727"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C586C0"/>
          <w:sz w:val="18"/>
          <w:szCs w:val="18"/>
          <w:lang w:val="en-CH" w:eastAsia="en-GB"/>
        </w:rPr>
        <w:t>while</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569CD6"/>
          <w:sz w:val="18"/>
          <w:szCs w:val="18"/>
          <w:lang w:val="en-CH" w:eastAsia="en-GB"/>
        </w:rPr>
        <w:t>True</w:t>
      </w:r>
      <w:r w:rsidRPr="0051519D">
        <w:rPr>
          <w:rFonts w:ascii="Menlo" w:eastAsia="Times New Roman" w:hAnsi="Menlo" w:cs="Menlo"/>
          <w:color w:val="CCCCCC"/>
          <w:sz w:val="18"/>
          <w:szCs w:val="18"/>
          <w:lang w:val="en-CH" w:eastAsia="en-GB"/>
        </w:rPr>
        <w:t>:</w:t>
      </w:r>
    </w:p>
    <w:p w14:paraId="3BBC5194"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shield_button</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D4D4D4"/>
          <w:sz w:val="18"/>
          <w:szCs w:val="18"/>
          <w:lang w:val="en-CH" w:eastAsia="en-GB"/>
        </w:rPr>
        <w: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4EC9B0"/>
          <w:sz w:val="18"/>
          <w:szCs w:val="18"/>
          <w:lang w:val="en-CH" w:eastAsia="en-GB"/>
        </w:rPr>
        <w:t>random</w:t>
      </w:r>
      <w:r w:rsidRPr="0051519D">
        <w:rPr>
          <w:rFonts w:ascii="Menlo" w:eastAsia="Times New Roman" w:hAnsi="Menlo" w:cs="Menlo"/>
          <w:color w:val="CCCCCC"/>
          <w:sz w:val="18"/>
          <w:szCs w:val="18"/>
          <w:lang w:val="en-CH" w:eastAsia="en-GB"/>
        </w:rPr>
        <w:t>.</w:t>
      </w:r>
      <w:r w:rsidRPr="0051519D">
        <w:rPr>
          <w:rFonts w:ascii="Menlo" w:eastAsia="Times New Roman" w:hAnsi="Menlo" w:cs="Menlo"/>
          <w:color w:val="9CDCFE"/>
          <w:sz w:val="18"/>
          <w:szCs w:val="18"/>
          <w:lang w:val="en-CH" w:eastAsia="en-GB"/>
        </w:rPr>
        <w:t>choice</w:t>
      </w:r>
      <w:r w:rsidRPr="0051519D">
        <w:rPr>
          <w:rFonts w:ascii="Menlo" w:eastAsia="Times New Roman" w:hAnsi="Menlo" w:cs="Menlo"/>
          <w:color w:val="CCCCCC"/>
          <w:sz w:val="18"/>
          <w:szCs w:val="18"/>
          <w:lang w:val="en-CH" w:eastAsia="en-GB"/>
        </w:rPr>
        <w:t>(</w:t>
      </w:r>
      <w:r w:rsidRPr="0051519D">
        <w:rPr>
          <w:rFonts w:ascii="Menlo" w:eastAsia="Times New Roman" w:hAnsi="Menlo" w:cs="Menlo"/>
          <w:color w:val="9CDCFE"/>
          <w:sz w:val="18"/>
          <w:szCs w:val="18"/>
          <w:lang w:val="en-CH" w:eastAsia="en-GB"/>
        </w:rPr>
        <w:t>button_list</w:t>
      </w:r>
      <w:r w:rsidRPr="0051519D">
        <w:rPr>
          <w:rFonts w:ascii="Menlo" w:eastAsia="Times New Roman" w:hAnsi="Menlo" w:cs="Menlo"/>
          <w:color w:val="CCCCCC"/>
          <w:sz w:val="18"/>
          <w:szCs w:val="18"/>
          <w:lang w:val="en-CH" w:eastAsia="en-GB"/>
        </w:rPr>
        <w:t>)</w:t>
      </w:r>
    </w:p>
    <w:p w14:paraId="42926F82"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shield_pos</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D4D4D4"/>
          <w:sz w:val="18"/>
          <w:szCs w:val="18"/>
          <w:lang w:val="en-CH" w:eastAsia="en-GB"/>
        </w:rPr>
        <w: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DCDCAA"/>
          <w:sz w:val="18"/>
          <w:szCs w:val="18"/>
          <w:lang w:val="en-CH" w:eastAsia="en-GB"/>
        </w:rPr>
        <w:t>getButtonPosition</w:t>
      </w:r>
      <w:r w:rsidRPr="0051519D">
        <w:rPr>
          <w:rFonts w:ascii="Menlo" w:eastAsia="Times New Roman" w:hAnsi="Menlo" w:cs="Menlo"/>
          <w:color w:val="CCCCCC"/>
          <w:sz w:val="18"/>
          <w:szCs w:val="18"/>
          <w:lang w:val="en-CH" w:eastAsia="en-GB"/>
        </w:rPr>
        <w:t>(</w:t>
      </w:r>
      <w:r w:rsidRPr="0051519D">
        <w:rPr>
          <w:rFonts w:ascii="Menlo" w:eastAsia="Times New Roman" w:hAnsi="Menlo" w:cs="Menlo"/>
          <w:color w:val="9CDCFE"/>
          <w:sz w:val="18"/>
          <w:szCs w:val="18"/>
          <w:lang w:val="en-CH" w:eastAsia="en-GB"/>
        </w:rPr>
        <w:t>shield_button</w:t>
      </w:r>
      <w:r w:rsidRPr="0051519D">
        <w:rPr>
          <w:rFonts w:ascii="Menlo" w:eastAsia="Times New Roman" w:hAnsi="Menlo" w:cs="Menlo"/>
          <w:color w:val="CCCCCC"/>
          <w:sz w:val="18"/>
          <w:szCs w:val="18"/>
          <w:lang w:val="en-CH" w:eastAsia="en-GB"/>
        </w:rPr>
        <w:t>)</w:t>
      </w:r>
    </w:p>
    <w:p w14:paraId="06CCB8C7"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C586C0"/>
          <w:sz w:val="18"/>
          <w:szCs w:val="18"/>
          <w:lang w:val="en-CH" w:eastAsia="en-GB"/>
        </w:rPr>
        <w:t>if</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shield_pos</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569CD6"/>
          <w:sz w:val="18"/>
          <w:szCs w:val="18"/>
          <w:lang w:val="en-CH" w:eastAsia="en-GB"/>
        </w:rPr>
        <w:t>not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569CD6"/>
          <w:sz w:val="18"/>
          <w:szCs w:val="18"/>
          <w:lang w:val="en-CH" w:eastAsia="en-GB"/>
        </w:rPr>
        <w:t>in</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players_pos_list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569CD6"/>
          <w:sz w:val="18"/>
          <w:szCs w:val="18"/>
          <w:lang w:val="en-CH" w:eastAsia="en-GB"/>
        </w:rPr>
        <w:t>and</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shield_pos</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D4D4D4"/>
          <w:sz w:val="18"/>
          <w:szCs w:val="18"/>
          <w:lang w:val="en-CH" w:eastAsia="en-GB"/>
        </w:rPr>
        <w: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endbutton_pos</w:t>
      </w:r>
      <w:r w:rsidRPr="0051519D">
        <w:rPr>
          <w:rFonts w:ascii="Menlo" w:eastAsia="Times New Roman" w:hAnsi="Menlo" w:cs="Menlo"/>
          <w:color w:val="CCCCCC"/>
          <w:sz w:val="18"/>
          <w:szCs w:val="18"/>
          <w:lang w:val="en-CH" w:eastAsia="en-GB"/>
        </w:rPr>
        <w:t>:</w:t>
      </w:r>
    </w:p>
    <w:p w14:paraId="76D96901"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shield_button</w:t>
      </w:r>
      <w:r w:rsidRPr="0051519D">
        <w:rPr>
          <w:rFonts w:ascii="Menlo" w:eastAsia="Times New Roman" w:hAnsi="Menlo" w:cs="Menlo"/>
          <w:color w:val="CCCCCC"/>
          <w:sz w:val="18"/>
          <w:szCs w:val="18"/>
          <w:lang w:val="en-CH" w:eastAsia="en-GB"/>
        </w:rPr>
        <w:t>.config(</w:t>
      </w:r>
      <w:r w:rsidRPr="0051519D">
        <w:rPr>
          <w:rFonts w:ascii="Menlo" w:eastAsia="Times New Roman" w:hAnsi="Menlo" w:cs="Menlo"/>
          <w:color w:val="9CDCFE"/>
          <w:sz w:val="18"/>
          <w:szCs w:val="18"/>
          <w:lang w:val="en-CH" w:eastAsia="en-GB"/>
        </w:rPr>
        <w:t>text</w:t>
      </w:r>
      <w:r w:rsidRPr="0051519D">
        <w:rPr>
          <w:rFonts w:ascii="Menlo" w:eastAsia="Times New Roman" w:hAnsi="Menlo" w:cs="Menlo"/>
          <w:color w:val="D4D4D4"/>
          <w:sz w:val="18"/>
          <w:szCs w:val="18"/>
          <w:lang w:val="en-CH" w:eastAsia="en-GB"/>
        </w:rPr>
        <w:t>=</w:t>
      </w:r>
      <w:r w:rsidRPr="0051519D">
        <w:rPr>
          <w:rFonts w:ascii="Menlo" w:eastAsia="Times New Roman" w:hAnsi="Menlo" w:cs="Menlo"/>
          <w:color w:val="9CDCFE"/>
          <w:sz w:val="18"/>
          <w:szCs w:val="18"/>
          <w:lang w:val="en-CH" w:eastAsia="en-GB"/>
        </w:rPr>
        <w:t>shieldText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fg</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D4D4D4"/>
          <w:sz w:val="18"/>
          <w:szCs w:val="18"/>
          <w:lang w:val="en-CH" w:eastAsia="en-GB"/>
        </w:rPr>
        <w: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CE9178"/>
          <w:sz w:val="18"/>
          <w:szCs w:val="18"/>
          <w:lang w:val="en-CH" w:eastAsia="en-GB"/>
        </w:rPr>
        <w:t>"red"</w:t>
      </w:r>
      <w:r w:rsidRPr="0051519D">
        <w:rPr>
          <w:rFonts w:ascii="Menlo" w:eastAsia="Times New Roman" w:hAnsi="Menlo" w:cs="Menlo"/>
          <w:color w:val="CCCCCC"/>
          <w:sz w:val="18"/>
          <w:szCs w:val="18"/>
          <w:lang w:val="en-CH" w:eastAsia="en-GB"/>
        </w:rPr>
        <w:t>)</w:t>
      </w:r>
    </w:p>
    <w:p w14:paraId="0D9E4CD8"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C586C0"/>
          <w:sz w:val="18"/>
          <w:szCs w:val="18"/>
          <w:lang w:val="en-CH" w:eastAsia="en-GB"/>
        </w:rPr>
        <w:t>break</w:t>
      </w:r>
    </w:p>
    <w:p w14:paraId="0CF6A927"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C586C0"/>
          <w:sz w:val="18"/>
          <w:szCs w:val="18"/>
          <w:lang w:val="en-CH" w:eastAsia="en-GB"/>
        </w:rPr>
        <w:t>return</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shield_button</w:t>
      </w:r>
    </w:p>
    <w:p w14:paraId="1336CCBF" w14:textId="66886DD6" w:rsidR="00171642" w:rsidRPr="00C03B2B" w:rsidRDefault="00794074" w:rsidP="00171642">
      <w:pPr>
        <w:pStyle w:val="Heading4"/>
        <w:rPr>
          <w:lang w:val="en-US"/>
        </w:rPr>
      </w:pPr>
      <w:r w:rsidRPr="00C03B2B">
        <w:rPr>
          <w:lang w:val="en-US"/>
        </w:rPr>
        <w:t>Visualization of an Item</w:t>
      </w:r>
    </w:p>
    <w:p w14:paraId="73B10955" w14:textId="70D6C648" w:rsidR="00F74C84" w:rsidRPr="00C03B2B" w:rsidRDefault="00F74C84" w:rsidP="00F74C84">
      <w:pPr>
        <w:rPr>
          <w:lang w:val="en-US"/>
        </w:rPr>
      </w:pPr>
      <w:r w:rsidRPr="00C03B2B">
        <w:rPr>
          <w:lang w:val="en-US"/>
        </w:rPr>
        <w:t>To let the user know where the item has been placed, it needs to be displayed</w:t>
      </w:r>
      <w:r w:rsidR="00027488">
        <w:rPr>
          <w:lang w:val="en-US"/>
        </w:rPr>
        <w:t xml:space="preserve"> on the screen</w:t>
      </w:r>
      <w:r w:rsidRPr="00C03B2B">
        <w:rPr>
          <w:lang w:val="en-US"/>
        </w:rPr>
        <w:t>.</w:t>
      </w:r>
    </w:p>
    <w:p w14:paraId="3F26F585" w14:textId="034DDA6E" w:rsidR="00762B7D" w:rsidRDefault="00027488" w:rsidP="00F74C84">
      <w:pPr>
        <w:rPr>
          <w:lang w:val="en-US"/>
        </w:rPr>
      </w:pPr>
      <w:r>
        <w:rPr>
          <w:lang w:val="en-US"/>
        </w:rPr>
        <w:t xml:space="preserve">For the visualization of the items I chose to use Unicode characters. </w:t>
      </w:r>
      <w:r w:rsidR="00F74C84" w:rsidRPr="00C03B2B">
        <w:rPr>
          <w:lang w:val="en-US"/>
        </w:rPr>
        <w:t xml:space="preserve">Displaying the item onto </w:t>
      </w:r>
      <w:r>
        <w:rPr>
          <w:lang w:val="en-US"/>
        </w:rPr>
        <w:t>a square</w:t>
      </w:r>
      <w:r w:rsidR="00F74C84" w:rsidRPr="00C03B2B">
        <w:rPr>
          <w:lang w:val="en-US"/>
        </w:rPr>
        <w:t xml:space="preserve">, works the same </w:t>
      </w:r>
      <w:r>
        <w:rPr>
          <w:lang w:val="en-US"/>
        </w:rPr>
        <w:t xml:space="preserve">way </w:t>
      </w:r>
      <w:r w:rsidR="00F74C84" w:rsidRPr="00C03B2B">
        <w:rPr>
          <w:lang w:val="en-US"/>
        </w:rPr>
        <w:t>as with the pieces</w:t>
      </w:r>
      <w:r>
        <w:rPr>
          <w:lang w:val="en-US"/>
        </w:rPr>
        <w:t>, i.e.</w:t>
      </w:r>
      <w:r w:rsidR="00794074" w:rsidRPr="00C03B2B">
        <w:rPr>
          <w:lang w:val="en-US"/>
        </w:rPr>
        <w:t xml:space="preserve"> by configuring the text of the relevant button. Another advantage of using Unicode is that it can be colorized.</w:t>
      </w:r>
      <w:r w:rsidR="00762B7D">
        <w:rPr>
          <w:lang w:val="en-US"/>
        </w:rPr>
        <w:t xml:space="preserve"> I colored the items the following way:</w:t>
      </w:r>
    </w:p>
    <w:p w14:paraId="7E6628DB" w14:textId="77777777" w:rsidR="007915B0" w:rsidRPr="007915B0" w:rsidRDefault="007915B0" w:rsidP="00005D34">
      <w:pPr>
        <w:rPr>
          <w:lang w:val="fr-CH"/>
        </w:rPr>
      </w:pPr>
    </w:p>
    <w:tbl>
      <w:tblPr>
        <w:tblStyle w:val="GridTable4-Accent1"/>
        <w:tblW w:w="8367" w:type="dxa"/>
        <w:jc w:val="center"/>
        <w:tblLook w:val="04A0" w:firstRow="1" w:lastRow="0" w:firstColumn="1" w:lastColumn="0" w:noHBand="0" w:noVBand="1"/>
      </w:tblPr>
      <w:tblGrid>
        <w:gridCol w:w="1862"/>
        <w:gridCol w:w="2688"/>
        <w:gridCol w:w="2367"/>
        <w:gridCol w:w="1450"/>
      </w:tblGrid>
      <w:tr w:rsidR="00210E13" w:rsidRPr="00C03B2B" w14:paraId="357D2279" w14:textId="1FF637F3" w:rsidTr="003336BE">
        <w:trPr>
          <w:cnfStyle w:val="100000000000" w:firstRow="1" w:lastRow="0" w:firstColumn="0" w:lastColumn="0" w:oddVBand="0" w:evenVBand="0" w:oddHBand="0" w:evenHBand="0"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1862" w:type="dxa"/>
          </w:tcPr>
          <w:p w14:paraId="3B2BE3B9" w14:textId="01C4D6D4" w:rsidR="00210E13" w:rsidRPr="00C03B2B" w:rsidRDefault="00210E13" w:rsidP="00861C65">
            <w:pPr>
              <w:jc w:val="left"/>
              <w:rPr>
                <w:lang w:val="en-US"/>
              </w:rPr>
            </w:pPr>
            <w:r>
              <w:rPr>
                <w:lang w:val="en-US"/>
              </w:rPr>
              <w:t>Item</w:t>
            </w:r>
          </w:p>
        </w:tc>
        <w:tc>
          <w:tcPr>
            <w:tcW w:w="2688" w:type="dxa"/>
          </w:tcPr>
          <w:p w14:paraId="1DCBF55E" w14:textId="1BAE89EF" w:rsidR="00210E13" w:rsidRPr="00C03B2B" w:rsidRDefault="00210E13" w:rsidP="00861C65">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Color</w:t>
            </w:r>
          </w:p>
        </w:tc>
        <w:tc>
          <w:tcPr>
            <w:tcW w:w="2367" w:type="dxa"/>
          </w:tcPr>
          <w:p w14:paraId="3490E3BA" w14:textId="714FCC00" w:rsidR="00210E13" w:rsidRPr="00C03B2B" w:rsidRDefault="00210E13" w:rsidP="00861C65">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Unicode</w:t>
            </w:r>
          </w:p>
        </w:tc>
        <w:tc>
          <w:tcPr>
            <w:tcW w:w="1450" w:type="dxa"/>
          </w:tcPr>
          <w:p w14:paraId="43CD3B85" w14:textId="22EA5F72" w:rsidR="00210E13" w:rsidRDefault="007915B0" w:rsidP="00861C65">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Unicode</w:t>
            </w:r>
          </w:p>
        </w:tc>
      </w:tr>
      <w:tr w:rsidR="00210E13" w:rsidRPr="00C03B2B" w14:paraId="72C698C9" w14:textId="51E9DD74" w:rsidTr="003336BE">
        <w:trPr>
          <w:cnfStyle w:val="000000100000" w:firstRow="0" w:lastRow="0" w:firstColumn="0" w:lastColumn="0" w:oddVBand="0" w:evenVBand="0" w:oddHBand="1"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1862" w:type="dxa"/>
          </w:tcPr>
          <w:p w14:paraId="1CA055E0" w14:textId="2FD1820F" w:rsidR="00210E13" w:rsidRPr="00C03B2B" w:rsidRDefault="00210E13" w:rsidP="00861C65">
            <w:pPr>
              <w:jc w:val="left"/>
              <w:rPr>
                <w:lang w:val="en-US"/>
              </w:rPr>
            </w:pPr>
            <w:r>
              <w:rPr>
                <w:lang w:val="en-US"/>
              </w:rPr>
              <w:t>Barrier</w:t>
            </w:r>
          </w:p>
        </w:tc>
        <w:tc>
          <w:tcPr>
            <w:tcW w:w="2688" w:type="dxa"/>
          </w:tcPr>
          <w:p w14:paraId="4E0B24A7" w14:textId="29B034D8" w:rsidR="00210E13" w:rsidRPr="00C03B2B" w:rsidRDefault="00210E13" w:rsidP="00861C65">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Purple</w:t>
            </w:r>
          </w:p>
        </w:tc>
        <w:tc>
          <w:tcPr>
            <w:tcW w:w="2367" w:type="dxa"/>
          </w:tcPr>
          <w:p w14:paraId="1C89EFF0" w14:textId="4DAAD318" w:rsidR="00210E13" w:rsidRPr="00C03B2B" w:rsidRDefault="00210E13" w:rsidP="00861C65">
            <w:pPr>
              <w:jc w:val="left"/>
              <w:cnfStyle w:val="000000100000" w:firstRow="0" w:lastRow="0" w:firstColumn="0" w:lastColumn="0" w:oddVBand="0" w:evenVBand="0" w:oddHBand="1" w:evenHBand="0" w:firstRowFirstColumn="0" w:firstRowLastColumn="0" w:lastRowFirstColumn="0" w:lastRowLastColumn="0"/>
              <w:rPr>
                <w:lang w:val="en-US"/>
              </w:rPr>
            </w:pPr>
            <w:r w:rsidRPr="00861C65">
              <w:rPr>
                <w:lang w:val="it-CH"/>
              </w:rPr>
              <w:t>\U0001F5D9</w:t>
            </w:r>
          </w:p>
        </w:tc>
        <w:tc>
          <w:tcPr>
            <w:tcW w:w="1450" w:type="dxa"/>
          </w:tcPr>
          <w:p w14:paraId="13E1867B" w14:textId="4A9D0810" w:rsidR="00210E13" w:rsidRPr="00861C65" w:rsidRDefault="00210E13" w:rsidP="00861C65">
            <w:pPr>
              <w:jc w:val="left"/>
              <w:cnfStyle w:val="000000100000" w:firstRow="0" w:lastRow="0" w:firstColumn="0" w:lastColumn="0" w:oddVBand="0" w:evenVBand="0" w:oddHBand="1" w:evenHBand="0" w:firstRowFirstColumn="0" w:firstRowLastColumn="0" w:lastRowFirstColumn="0" w:lastRowLastColumn="0"/>
              <w:rPr>
                <w:lang w:val="it-CH"/>
              </w:rPr>
            </w:pPr>
            <w:r w:rsidRPr="00C03B2B">
              <w:rPr>
                <w:noProof/>
                <w:lang w:val="en-US"/>
              </w:rPr>
              <w:drawing>
                <wp:inline distT="0" distB="0" distL="0" distR="0" wp14:anchorId="054B2EEC" wp14:editId="3053D6CC">
                  <wp:extent cx="720000" cy="720000"/>
                  <wp:effectExtent l="0" t="0" r="0" b="0"/>
                  <wp:docPr id="1820216568" name="Picture 1820216568"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49378" name="Picture 4" descr="A black background with a black squar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tc>
      </w:tr>
      <w:tr w:rsidR="00210E13" w:rsidRPr="00C03B2B" w14:paraId="0AA0D812" w14:textId="0A503090" w:rsidTr="003336BE">
        <w:trPr>
          <w:trHeight w:val="404"/>
          <w:jc w:val="center"/>
        </w:trPr>
        <w:tc>
          <w:tcPr>
            <w:cnfStyle w:val="001000000000" w:firstRow="0" w:lastRow="0" w:firstColumn="1" w:lastColumn="0" w:oddVBand="0" w:evenVBand="0" w:oddHBand="0" w:evenHBand="0" w:firstRowFirstColumn="0" w:firstRowLastColumn="0" w:lastRowFirstColumn="0" w:lastRowLastColumn="0"/>
            <w:tcW w:w="1862" w:type="dxa"/>
          </w:tcPr>
          <w:p w14:paraId="47E0459D" w14:textId="30C68D63" w:rsidR="00210E13" w:rsidRPr="00C03B2B" w:rsidRDefault="00210E13" w:rsidP="00861C65">
            <w:pPr>
              <w:jc w:val="left"/>
              <w:rPr>
                <w:lang w:val="en-US"/>
              </w:rPr>
            </w:pPr>
            <w:r>
              <w:rPr>
                <w:lang w:val="en-US"/>
              </w:rPr>
              <w:lastRenderedPageBreak/>
              <w:t>Shield</w:t>
            </w:r>
          </w:p>
        </w:tc>
        <w:tc>
          <w:tcPr>
            <w:tcW w:w="2688" w:type="dxa"/>
          </w:tcPr>
          <w:p w14:paraId="01DB75C6" w14:textId="12FD521D" w:rsidR="00210E13" w:rsidRPr="00C03B2B" w:rsidRDefault="00210E13" w:rsidP="00861C65">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Red</w:t>
            </w:r>
          </w:p>
        </w:tc>
        <w:tc>
          <w:tcPr>
            <w:tcW w:w="2367" w:type="dxa"/>
          </w:tcPr>
          <w:p w14:paraId="5B41E952" w14:textId="739952D6" w:rsidR="00210E13" w:rsidRPr="00C03B2B" w:rsidRDefault="00210E13" w:rsidP="00861C65">
            <w:pPr>
              <w:jc w:val="left"/>
              <w:cnfStyle w:val="000000000000" w:firstRow="0" w:lastRow="0" w:firstColumn="0" w:lastColumn="0" w:oddVBand="0" w:evenVBand="0" w:oddHBand="0" w:evenHBand="0" w:firstRowFirstColumn="0" w:firstRowLastColumn="0" w:lastRowFirstColumn="0" w:lastRowLastColumn="0"/>
              <w:rPr>
                <w:lang w:val="en-US"/>
              </w:rPr>
            </w:pPr>
            <w:r w:rsidRPr="00861C65">
              <w:rPr>
                <w:lang w:val="it-CH"/>
              </w:rPr>
              <w:t>\U0001F6E1</w:t>
            </w:r>
          </w:p>
        </w:tc>
        <w:tc>
          <w:tcPr>
            <w:tcW w:w="1450" w:type="dxa"/>
          </w:tcPr>
          <w:p w14:paraId="4163AFFF" w14:textId="5A745721" w:rsidR="00210E13" w:rsidRPr="00861C65" w:rsidRDefault="00210E13" w:rsidP="00861C65">
            <w:pPr>
              <w:jc w:val="left"/>
              <w:cnfStyle w:val="000000000000" w:firstRow="0" w:lastRow="0" w:firstColumn="0" w:lastColumn="0" w:oddVBand="0" w:evenVBand="0" w:oddHBand="0" w:evenHBand="0" w:firstRowFirstColumn="0" w:firstRowLastColumn="0" w:lastRowFirstColumn="0" w:lastRowLastColumn="0"/>
              <w:rPr>
                <w:lang w:val="it-CH"/>
              </w:rPr>
            </w:pPr>
            <w:r w:rsidRPr="002D5A73">
              <w:rPr>
                <w:noProof/>
                <w:lang w:val="en-US"/>
              </w:rPr>
              <w:drawing>
                <wp:inline distT="0" distB="0" distL="0" distR="0" wp14:anchorId="3C3F6DB9" wp14:editId="686118CA">
                  <wp:extent cx="720000" cy="720000"/>
                  <wp:effectExtent l="0" t="0" r="0" b="0"/>
                  <wp:docPr id="537153984" name="Picture 53715398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31978" name="Picture 7" descr="A black background with a black squar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tc>
      </w:tr>
      <w:tr w:rsidR="00210E13" w:rsidRPr="00C03B2B" w14:paraId="44E25D7A" w14:textId="21330D76" w:rsidTr="003336BE">
        <w:trPr>
          <w:cnfStyle w:val="000000100000" w:firstRow="0" w:lastRow="0" w:firstColumn="0" w:lastColumn="0" w:oddVBand="0" w:evenVBand="0" w:oddHBand="1"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1862" w:type="dxa"/>
          </w:tcPr>
          <w:p w14:paraId="578DD685" w14:textId="5FC94344" w:rsidR="00210E13" w:rsidRPr="00C03B2B" w:rsidRDefault="00210E13" w:rsidP="00861C65">
            <w:pPr>
              <w:jc w:val="left"/>
              <w:rPr>
                <w:lang w:val="en-US"/>
              </w:rPr>
            </w:pPr>
            <w:r>
              <w:rPr>
                <w:lang w:val="en-US"/>
              </w:rPr>
              <w:t>Bomb</w:t>
            </w:r>
          </w:p>
        </w:tc>
        <w:tc>
          <w:tcPr>
            <w:tcW w:w="2688" w:type="dxa"/>
          </w:tcPr>
          <w:p w14:paraId="776B9E0E" w14:textId="107A4A1C" w:rsidR="00210E13" w:rsidRPr="00C03B2B" w:rsidRDefault="00210E13" w:rsidP="00861C65">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Green</w:t>
            </w:r>
          </w:p>
        </w:tc>
        <w:tc>
          <w:tcPr>
            <w:tcW w:w="2367" w:type="dxa"/>
          </w:tcPr>
          <w:p w14:paraId="769B74F2" w14:textId="52556803" w:rsidR="00210E13" w:rsidRPr="00C03B2B" w:rsidRDefault="00210E13" w:rsidP="00861C65">
            <w:pPr>
              <w:jc w:val="left"/>
              <w:cnfStyle w:val="000000100000" w:firstRow="0" w:lastRow="0" w:firstColumn="0" w:lastColumn="0" w:oddVBand="0" w:evenVBand="0" w:oddHBand="1" w:evenHBand="0" w:firstRowFirstColumn="0" w:firstRowLastColumn="0" w:lastRowFirstColumn="0" w:lastRowLastColumn="0"/>
              <w:rPr>
                <w:lang w:val="en-US"/>
              </w:rPr>
            </w:pPr>
            <w:r w:rsidRPr="00861C65">
              <w:rPr>
                <w:lang w:val="it-CH"/>
              </w:rPr>
              <w:t>\U0001F4A3</w:t>
            </w:r>
          </w:p>
        </w:tc>
        <w:tc>
          <w:tcPr>
            <w:tcW w:w="1450" w:type="dxa"/>
          </w:tcPr>
          <w:p w14:paraId="3E98223D" w14:textId="6B551C45" w:rsidR="00210E13" w:rsidRPr="00861C65" w:rsidRDefault="00210E13" w:rsidP="00861C65">
            <w:pPr>
              <w:jc w:val="left"/>
              <w:cnfStyle w:val="000000100000" w:firstRow="0" w:lastRow="0" w:firstColumn="0" w:lastColumn="0" w:oddVBand="0" w:evenVBand="0" w:oddHBand="1" w:evenHBand="0" w:firstRowFirstColumn="0" w:firstRowLastColumn="0" w:lastRowFirstColumn="0" w:lastRowLastColumn="0"/>
              <w:rPr>
                <w:lang w:val="it-CH"/>
              </w:rPr>
            </w:pPr>
            <w:r w:rsidRPr="00C03B2B">
              <w:rPr>
                <w:noProof/>
                <w:lang w:val="en-US"/>
              </w:rPr>
              <w:drawing>
                <wp:inline distT="0" distB="0" distL="0" distR="0" wp14:anchorId="3B2A801F" wp14:editId="6882053E">
                  <wp:extent cx="720000" cy="720000"/>
                  <wp:effectExtent l="0" t="0" r="0" b="0"/>
                  <wp:docPr id="553718943" name="Picture 55371894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41266" name="Picture 5" descr="A black background with a black square&#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tc>
      </w:tr>
      <w:tr w:rsidR="00210E13" w:rsidRPr="00387C0A" w14:paraId="2DE43AFF" w14:textId="3D77570C" w:rsidTr="003336BE">
        <w:trPr>
          <w:trHeight w:val="404"/>
          <w:jc w:val="center"/>
        </w:trPr>
        <w:tc>
          <w:tcPr>
            <w:cnfStyle w:val="001000000000" w:firstRow="0" w:lastRow="0" w:firstColumn="1" w:lastColumn="0" w:oddVBand="0" w:evenVBand="0" w:oddHBand="0" w:evenHBand="0" w:firstRowFirstColumn="0" w:firstRowLastColumn="0" w:lastRowFirstColumn="0" w:lastRowLastColumn="0"/>
            <w:tcW w:w="1862" w:type="dxa"/>
          </w:tcPr>
          <w:p w14:paraId="3B28EB03" w14:textId="3631FEC5" w:rsidR="00210E13" w:rsidRPr="00C03B2B" w:rsidRDefault="00210E13" w:rsidP="00861C65">
            <w:pPr>
              <w:jc w:val="left"/>
              <w:rPr>
                <w:lang w:val="en-US"/>
              </w:rPr>
            </w:pPr>
            <w:r>
              <w:rPr>
                <w:lang w:val="en-US"/>
              </w:rPr>
              <w:t>Coin</w:t>
            </w:r>
          </w:p>
        </w:tc>
        <w:tc>
          <w:tcPr>
            <w:tcW w:w="2688" w:type="dxa"/>
          </w:tcPr>
          <w:p w14:paraId="2BCC95D4" w14:textId="14AF13F8" w:rsidR="00210E13" w:rsidRPr="00C03B2B" w:rsidRDefault="00210E13" w:rsidP="00861C65">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Yellow</w:t>
            </w:r>
          </w:p>
        </w:tc>
        <w:tc>
          <w:tcPr>
            <w:tcW w:w="2367" w:type="dxa"/>
          </w:tcPr>
          <w:p w14:paraId="629CA148" w14:textId="20CBED6B" w:rsidR="00210E13" w:rsidRPr="00C03B2B" w:rsidRDefault="0051519D" w:rsidP="00861C65">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450" w:type="dxa"/>
          </w:tcPr>
          <w:p w14:paraId="26534F5D" w14:textId="660595B0" w:rsidR="00210E13" w:rsidRPr="00C03B2B" w:rsidRDefault="0051519D" w:rsidP="00861C65">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bl>
    <w:p w14:paraId="3898CEAE" w14:textId="5E40C804" w:rsidR="00794074" w:rsidRPr="00005D34" w:rsidRDefault="00794074" w:rsidP="00794074">
      <w:pPr>
        <w:keepNext/>
        <w:rPr>
          <w:lang w:val="en-US"/>
        </w:rPr>
      </w:pPr>
    </w:p>
    <w:p w14:paraId="4CCF2646" w14:textId="67F86D4F" w:rsidR="00794074" w:rsidRPr="00C03B2B" w:rsidRDefault="0051519D" w:rsidP="00794074">
      <w:pPr>
        <w:rPr>
          <w:lang w:val="en-US"/>
        </w:rPr>
      </w:pPr>
      <w:r>
        <w:rPr>
          <w:lang w:val="en-US"/>
        </w:rPr>
        <w:t>*The coin uses the Unicode character of the relevant chess piece</w:t>
      </w:r>
    </w:p>
    <w:p w14:paraId="769F6CFE" w14:textId="2A3E5F52" w:rsidR="00762B7D" w:rsidRDefault="00171642" w:rsidP="00762B7D">
      <w:pPr>
        <w:pStyle w:val="Heading4"/>
        <w:rPr>
          <w:lang w:val="en-US"/>
        </w:rPr>
      </w:pPr>
      <w:r w:rsidRPr="00C03B2B">
        <w:rPr>
          <w:lang w:val="en-US"/>
        </w:rPr>
        <w:t>Picking up an item</w:t>
      </w:r>
    </w:p>
    <w:p w14:paraId="5B8A5077" w14:textId="4A5FD4AC" w:rsidR="00014200" w:rsidRDefault="00014200" w:rsidP="00762B7D">
      <w:pPr>
        <w:rPr>
          <w:lang w:val="en-US"/>
        </w:rPr>
      </w:pPr>
      <w:r>
        <w:rPr>
          <w:lang w:val="en-US"/>
        </w:rPr>
        <w:t xml:space="preserve">Picking up an item means, that the player moves a chess piece to the </w:t>
      </w:r>
      <w:r w:rsidR="000A7E84">
        <w:rPr>
          <w:lang w:val="en-US"/>
        </w:rPr>
        <w:t xml:space="preserve">square </w:t>
      </w:r>
      <w:r>
        <w:rPr>
          <w:lang w:val="en-US"/>
        </w:rPr>
        <w:t>where the item is located.</w:t>
      </w:r>
    </w:p>
    <w:p w14:paraId="5F0DD5A9" w14:textId="27603649" w:rsidR="00171642" w:rsidRPr="00C03B2B" w:rsidRDefault="000A7E84" w:rsidP="000A7E84">
      <w:pPr>
        <w:rPr>
          <w:lang w:val="en-US"/>
        </w:rPr>
      </w:pPr>
      <w:r>
        <w:rPr>
          <w:lang w:val="en-US"/>
        </w:rPr>
        <w:t>The code needs to identify which item has been picked up, to execute the code written for that specific item. To do this…</w:t>
      </w:r>
    </w:p>
    <w:p w14:paraId="5B42EE99" w14:textId="431BD3DB" w:rsidR="00171642" w:rsidRPr="00C03B2B" w:rsidRDefault="00171642" w:rsidP="00171642">
      <w:pPr>
        <w:pStyle w:val="Heading4"/>
        <w:rPr>
          <w:lang w:val="en-US"/>
        </w:rPr>
      </w:pPr>
      <w:r w:rsidRPr="00C03B2B">
        <w:rPr>
          <w:lang w:val="en-US"/>
        </w:rPr>
        <w:t>Change position of an item</w:t>
      </w:r>
    </w:p>
    <w:p w14:paraId="19E2DF51" w14:textId="0F1A5E06" w:rsidR="00171642" w:rsidRPr="00C03B2B" w:rsidRDefault="00F55F7F" w:rsidP="00005D34">
      <w:pPr>
        <w:rPr>
          <w:lang w:val="en-US"/>
        </w:rPr>
      </w:pPr>
      <w:r w:rsidRPr="00C03B2B">
        <w:rPr>
          <w:lang w:val="en-US"/>
        </w:rPr>
        <w:t xml:space="preserve">By changing the position of an item, I want to make the game more random and chaotic. </w:t>
      </w:r>
      <w:r w:rsidR="00171642" w:rsidRPr="00C03B2B">
        <w:rPr>
          <w:lang w:val="en-US"/>
        </w:rPr>
        <w:t xml:space="preserve">To make this happened I had to delete the original items place if it already existed and choose another position for it. </w:t>
      </w:r>
      <w:r w:rsidR="000A7E84">
        <w:rPr>
          <w:lang w:val="en-US"/>
        </w:rPr>
        <w:t>An important feature to implement is</w:t>
      </w:r>
      <w:r w:rsidR="00171642" w:rsidRPr="00C03B2B">
        <w:rPr>
          <w:lang w:val="en-US"/>
        </w:rPr>
        <w:t xml:space="preserve"> that if the item has already been picked up it should not delete its former place since the player already removed the item from the board by picking it up. However, this code does not apply to the barrier, since it’s impossible to pick up the barrier and we always have to delete it’s former position. </w:t>
      </w:r>
      <w:r w:rsidR="000A7E84" w:rsidRPr="00C03B2B">
        <w:rPr>
          <w:lang w:val="en-US"/>
        </w:rPr>
        <w:t>To</w:t>
      </w:r>
      <w:r w:rsidR="00171642" w:rsidRPr="00C03B2B">
        <w:rPr>
          <w:lang w:val="en-US"/>
        </w:rPr>
        <w:t xml:space="preserve"> delete the former item, we can </w:t>
      </w:r>
      <w:r w:rsidR="000A7E84">
        <w:rPr>
          <w:lang w:val="en-US"/>
        </w:rPr>
        <w:t>use once again “</w:t>
      </w:r>
      <w:r w:rsidR="00171642" w:rsidRPr="00C03B2B">
        <w:rPr>
          <w:lang w:val="en-US"/>
        </w:rPr>
        <w:t>button.config</w:t>
      </w:r>
      <w:r w:rsidR="000A7E84">
        <w:rPr>
          <w:lang w:val="en-US"/>
        </w:rPr>
        <w:t xml:space="preserve">” function. By setting the text </w:t>
      </w:r>
    </w:p>
    <w:p w14:paraId="559D87D2" w14:textId="71B5A8D2" w:rsidR="00E30733" w:rsidRDefault="00F16D7D" w:rsidP="00E30733">
      <w:pPr>
        <w:pStyle w:val="Heading3"/>
        <w:rPr>
          <w:lang w:val="en-US"/>
        </w:rPr>
      </w:pPr>
      <w:bookmarkStart w:id="269" w:name="_Toc155188302"/>
      <w:r w:rsidRPr="00C03B2B">
        <w:rPr>
          <w:lang w:val="en-US"/>
        </w:rPr>
        <w:t>Barrier</w:t>
      </w:r>
      <w:bookmarkEnd w:id="269"/>
    </w:p>
    <w:p w14:paraId="4F2E6E48" w14:textId="1D880767" w:rsidR="00E30733" w:rsidRPr="00E30733" w:rsidRDefault="00E30733" w:rsidP="00E30733">
      <w:pPr>
        <w:rPr>
          <w:lang w:val="en-US"/>
        </w:rPr>
      </w:pPr>
      <w:r>
        <w:rPr>
          <w:lang w:val="en-US"/>
        </w:rPr>
        <w:t>The check_chosen_move function checks if the chosen move is valid.</w:t>
      </w:r>
    </w:p>
    <w:p w14:paraId="3E96CB56" w14:textId="342F9547" w:rsidR="00FD626E" w:rsidRDefault="00FD626E" w:rsidP="00E30733">
      <w:pPr>
        <w:rPr>
          <w:lang w:val="en-US"/>
        </w:rPr>
      </w:pPr>
      <w:r>
        <w:rPr>
          <w:lang w:val="en-US"/>
        </w:rPr>
        <w:t>If the endbutton and the barrier button are the same button, that means the user tries to move to the barrier. To prevent a piece to move on the barrier, I used the “elif” statement inside of the check_chosen_move function.</w:t>
      </w:r>
    </w:p>
    <w:p w14:paraId="315B36E3" w14:textId="016FEF45" w:rsidR="00FD626E" w:rsidRDefault="00FD626E" w:rsidP="00E30733">
      <w:pPr>
        <w:rPr>
          <w:lang w:val="en-US"/>
        </w:rPr>
      </w:pPr>
      <w:r>
        <w:rPr>
          <w:lang w:val="en-US"/>
        </w:rPr>
        <w:t>“</w:t>
      </w:r>
      <w:r w:rsidRPr="00FD626E">
        <w:rPr>
          <w:lang w:val="en-US"/>
        </w:rPr>
        <w:t xml:space="preserve">The elif keyword is pythons way of saying </w:t>
      </w:r>
      <w:r>
        <w:rPr>
          <w:lang w:val="en-US"/>
        </w:rPr>
        <w:t>‘</w:t>
      </w:r>
      <w:r w:rsidRPr="00FD626E">
        <w:rPr>
          <w:lang w:val="en-US"/>
        </w:rPr>
        <w:t>if the previous conditions were not true, then try this condition</w:t>
      </w:r>
      <w:r>
        <w:rPr>
          <w:lang w:val="en-US"/>
        </w:rPr>
        <w:t>’</w:t>
      </w:r>
      <w:r w:rsidRPr="00FD626E">
        <w:rPr>
          <w:lang w:val="en-US"/>
        </w:rPr>
        <w:t>.</w:t>
      </w:r>
      <w:r>
        <w:rPr>
          <w:lang w:val="en-US"/>
        </w:rPr>
        <w:t>”</w:t>
      </w:r>
      <w:sdt>
        <w:sdtPr>
          <w:rPr>
            <w:lang w:val="en-US"/>
          </w:rPr>
          <w:id w:val="-1410841134"/>
          <w:citation/>
        </w:sdtPr>
        <w:sdtContent>
          <w:r>
            <w:rPr>
              <w:lang w:val="en-US"/>
            </w:rPr>
            <w:fldChar w:fldCharType="begin"/>
          </w:r>
          <w:r w:rsidRPr="00FD626E">
            <w:rPr>
              <w:lang w:val="en-US"/>
            </w:rPr>
            <w:instrText xml:space="preserve"> CITATION W3S5 \l 4108 </w:instrText>
          </w:r>
          <w:r>
            <w:rPr>
              <w:lang w:val="en-US"/>
            </w:rPr>
            <w:fldChar w:fldCharType="separate"/>
          </w:r>
          <w:r w:rsidR="0045686B">
            <w:rPr>
              <w:noProof/>
              <w:lang w:val="en-US"/>
            </w:rPr>
            <w:t xml:space="preserve"> </w:t>
          </w:r>
          <w:r w:rsidR="0045686B" w:rsidRPr="0097467F">
            <w:rPr>
              <w:noProof/>
              <w:lang w:val="en-US"/>
            </w:rPr>
            <w:t>(W3Schools, s.d.)</w:t>
          </w:r>
          <w:r>
            <w:rPr>
              <w:lang w:val="en-US"/>
            </w:rPr>
            <w:fldChar w:fldCharType="end"/>
          </w:r>
        </w:sdtContent>
      </w:sdt>
      <w:r>
        <w:rPr>
          <w:lang w:val="en-US"/>
        </w:rPr>
        <w:t xml:space="preserve">. With this logic, we can tell our program if the user steps on the barrier it should set error to “1” and </w:t>
      </w:r>
      <w:r w:rsidR="00D44486">
        <w:rPr>
          <w:lang w:val="en-US"/>
        </w:rPr>
        <w:t>return check_chosen_move to be “False”. Subsequently, the check_chosen_move function will no longer be executed and the error variable is not overwritten by the rest of the function.</w:t>
      </w:r>
    </w:p>
    <w:p w14:paraId="6FF4953B" w14:textId="77777777" w:rsidR="00D44486" w:rsidRPr="00D44486" w:rsidRDefault="00D44486" w:rsidP="00D44486">
      <w:pPr>
        <w:shd w:val="clear" w:color="auto" w:fill="1F1F1F"/>
        <w:spacing w:after="0" w:line="270" w:lineRule="atLeast"/>
        <w:jc w:val="left"/>
        <w:rPr>
          <w:rFonts w:ascii="Menlo" w:eastAsia="Times New Roman" w:hAnsi="Menlo" w:cs="Menlo"/>
          <w:color w:val="CCCCCC"/>
          <w:sz w:val="18"/>
          <w:szCs w:val="18"/>
          <w:lang w:val="en-CH" w:eastAsia="en-GB"/>
        </w:rPr>
      </w:pPr>
      <w:r w:rsidRPr="00D44486">
        <w:rPr>
          <w:rFonts w:ascii="Menlo" w:eastAsia="Times New Roman" w:hAnsi="Menlo" w:cs="Menlo"/>
          <w:color w:val="569CD6"/>
          <w:sz w:val="18"/>
          <w:szCs w:val="18"/>
          <w:lang w:val="en-CH" w:eastAsia="en-GB"/>
        </w:rPr>
        <w:t>def</w:t>
      </w: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DCDCAA"/>
          <w:sz w:val="18"/>
          <w:szCs w:val="18"/>
          <w:lang w:val="en-CH" w:eastAsia="en-GB"/>
        </w:rPr>
        <w:t>check_chosen_move</w:t>
      </w:r>
      <w:r w:rsidRPr="00D44486">
        <w:rPr>
          <w:rFonts w:ascii="Menlo" w:eastAsia="Times New Roman" w:hAnsi="Menlo" w:cs="Menlo"/>
          <w:color w:val="CCCCCC"/>
          <w:sz w:val="18"/>
          <w:szCs w:val="18"/>
          <w:lang w:val="en-CH" w:eastAsia="en-GB"/>
        </w:rPr>
        <w:t>(</w:t>
      </w:r>
      <w:r w:rsidRPr="00D44486">
        <w:rPr>
          <w:rFonts w:ascii="Menlo" w:eastAsia="Times New Roman" w:hAnsi="Menlo" w:cs="Menlo"/>
          <w:color w:val="9CDCFE"/>
          <w:sz w:val="18"/>
          <w:szCs w:val="18"/>
          <w:lang w:val="en-CH" w:eastAsia="en-GB"/>
        </w:rPr>
        <w:t>ps</w:t>
      </w: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9CDCFE"/>
          <w:sz w:val="18"/>
          <w:szCs w:val="18"/>
          <w:lang w:val="en-CH" w:eastAsia="en-GB"/>
        </w:rPr>
        <w:t>pe</w:t>
      </w:r>
      <w:r w:rsidRPr="00D44486">
        <w:rPr>
          <w:rFonts w:ascii="Menlo" w:eastAsia="Times New Roman" w:hAnsi="Menlo" w:cs="Menlo"/>
          <w:color w:val="CCCCCC"/>
          <w:sz w:val="18"/>
          <w:szCs w:val="18"/>
          <w:lang w:val="en-CH" w:eastAsia="en-GB"/>
        </w:rPr>
        <w:t>):</w:t>
      </w:r>
    </w:p>
    <w:p w14:paraId="150DDBA4" w14:textId="77777777" w:rsidR="00D44486" w:rsidRPr="00D44486" w:rsidRDefault="00D44486" w:rsidP="00D44486">
      <w:pPr>
        <w:shd w:val="clear" w:color="auto" w:fill="1F1F1F"/>
        <w:spacing w:after="0" w:line="270" w:lineRule="atLeast"/>
        <w:jc w:val="left"/>
        <w:rPr>
          <w:rFonts w:ascii="Menlo" w:eastAsia="Times New Roman" w:hAnsi="Menlo" w:cs="Menlo"/>
          <w:color w:val="CCCCCC"/>
          <w:sz w:val="18"/>
          <w:szCs w:val="18"/>
          <w:lang w:val="en-CH" w:eastAsia="en-GB"/>
        </w:rPr>
      </w:pP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569CD6"/>
          <w:sz w:val="18"/>
          <w:szCs w:val="18"/>
          <w:lang w:val="en-CH" w:eastAsia="en-GB"/>
        </w:rPr>
        <w:t>global</w:t>
      </w: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9CDCFE"/>
          <w:sz w:val="18"/>
          <w:szCs w:val="18"/>
          <w:lang w:val="en-CH" w:eastAsia="en-GB"/>
        </w:rPr>
        <w:t>error</w:t>
      </w:r>
    </w:p>
    <w:p w14:paraId="4FAFE8EF" w14:textId="77777777" w:rsidR="00D44486" w:rsidRPr="00D44486" w:rsidRDefault="00D44486" w:rsidP="00D44486">
      <w:pPr>
        <w:shd w:val="clear" w:color="auto" w:fill="1F1F1F"/>
        <w:spacing w:after="0" w:line="270" w:lineRule="atLeast"/>
        <w:jc w:val="left"/>
        <w:rPr>
          <w:rFonts w:ascii="Menlo" w:eastAsia="Times New Roman" w:hAnsi="Menlo" w:cs="Menlo"/>
          <w:color w:val="CCCCCC"/>
          <w:sz w:val="18"/>
          <w:szCs w:val="18"/>
          <w:lang w:val="en-CH" w:eastAsia="en-GB"/>
        </w:rPr>
      </w:pP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C586C0"/>
          <w:sz w:val="18"/>
          <w:szCs w:val="18"/>
          <w:lang w:val="en-CH" w:eastAsia="en-GB"/>
        </w:rPr>
        <w:t>if</w:t>
      </w: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4EC9B0"/>
          <w:sz w:val="18"/>
          <w:szCs w:val="18"/>
          <w:lang w:val="en-CH" w:eastAsia="en-GB"/>
        </w:rPr>
        <w:t>barrier</w:t>
      </w:r>
      <w:r w:rsidRPr="00D44486">
        <w:rPr>
          <w:rFonts w:ascii="Menlo" w:eastAsia="Times New Roman" w:hAnsi="Menlo" w:cs="Menlo"/>
          <w:color w:val="CCCCCC"/>
          <w:sz w:val="18"/>
          <w:szCs w:val="18"/>
          <w:lang w:val="en-CH" w:eastAsia="en-GB"/>
        </w:rPr>
        <w:t>.</w:t>
      </w:r>
      <w:r w:rsidRPr="00D44486">
        <w:rPr>
          <w:rFonts w:ascii="Menlo" w:eastAsia="Times New Roman" w:hAnsi="Menlo" w:cs="Menlo"/>
          <w:color w:val="DCDCAA"/>
          <w:sz w:val="18"/>
          <w:szCs w:val="18"/>
          <w:lang w:val="en-CH" w:eastAsia="en-GB"/>
        </w:rPr>
        <w:t>isBarrier1Set</w:t>
      </w:r>
      <w:r w:rsidRPr="00D44486">
        <w:rPr>
          <w:rFonts w:ascii="Menlo" w:eastAsia="Times New Roman" w:hAnsi="Menlo" w:cs="Menlo"/>
          <w:color w:val="CCCCCC"/>
          <w:sz w:val="18"/>
          <w:szCs w:val="18"/>
          <w:lang w:val="en-CH" w:eastAsia="en-GB"/>
        </w:rPr>
        <w:t>(</w:t>
      </w:r>
      <w:r w:rsidRPr="00D44486">
        <w:rPr>
          <w:rFonts w:ascii="Menlo" w:eastAsia="Times New Roman" w:hAnsi="Menlo" w:cs="Menlo"/>
          <w:color w:val="9CDCFE"/>
          <w:sz w:val="18"/>
          <w:szCs w:val="18"/>
          <w:lang w:val="en-CH" w:eastAsia="en-GB"/>
        </w:rPr>
        <w:t>pe</w:t>
      </w: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569CD6"/>
          <w:sz w:val="18"/>
          <w:szCs w:val="18"/>
          <w:lang w:val="en-CH" w:eastAsia="en-GB"/>
        </w:rPr>
        <w:t>or</w:t>
      </w: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4EC9B0"/>
          <w:sz w:val="18"/>
          <w:szCs w:val="18"/>
          <w:lang w:val="en-CH" w:eastAsia="en-GB"/>
        </w:rPr>
        <w:t>barrier</w:t>
      </w:r>
      <w:r w:rsidRPr="00D44486">
        <w:rPr>
          <w:rFonts w:ascii="Menlo" w:eastAsia="Times New Roman" w:hAnsi="Menlo" w:cs="Menlo"/>
          <w:color w:val="CCCCCC"/>
          <w:sz w:val="18"/>
          <w:szCs w:val="18"/>
          <w:lang w:val="en-CH" w:eastAsia="en-GB"/>
        </w:rPr>
        <w:t>.</w:t>
      </w:r>
      <w:r w:rsidRPr="00D44486">
        <w:rPr>
          <w:rFonts w:ascii="Menlo" w:eastAsia="Times New Roman" w:hAnsi="Menlo" w:cs="Menlo"/>
          <w:color w:val="DCDCAA"/>
          <w:sz w:val="18"/>
          <w:szCs w:val="18"/>
          <w:lang w:val="en-CH" w:eastAsia="en-GB"/>
        </w:rPr>
        <w:t>isBarrier2Set</w:t>
      </w:r>
      <w:r w:rsidRPr="00D44486">
        <w:rPr>
          <w:rFonts w:ascii="Menlo" w:eastAsia="Times New Roman" w:hAnsi="Menlo" w:cs="Menlo"/>
          <w:color w:val="CCCCCC"/>
          <w:sz w:val="18"/>
          <w:szCs w:val="18"/>
          <w:lang w:val="en-CH" w:eastAsia="en-GB"/>
        </w:rPr>
        <w:t>(</w:t>
      </w:r>
      <w:r w:rsidRPr="00D44486">
        <w:rPr>
          <w:rFonts w:ascii="Menlo" w:eastAsia="Times New Roman" w:hAnsi="Menlo" w:cs="Menlo"/>
          <w:color w:val="9CDCFE"/>
          <w:sz w:val="18"/>
          <w:szCs w:val="18"/>
          <w:lang w:val="en-CH" w:eastAsia="en-GB"/>
        </w:rPr>
        <w:t>pe</w:t>
      </w:r>
      <w:r w:rsidRPr="00D44486">
        <w:rPr>
          <w:rFonts w:ascii="Menlo" w:eastAsia="Times New Roman" w:hAnsi="Menlo" w:cs="Menlo"/>
          <w:color w:val="CCCCCC"/>
          <w:sz w:val="18"/>
          <w:szCs w:val="18"/>
          <w:lang w:val="en-CH" w:eastAsia="en-GB"/>
        </w:rPr>
        <w:t>):</w:t>
      </w:r>
    </w:p>
    <w:p w14:paraId="18804CF9" w14:textId="77777777" w:rsidR="00D44486" w:rsidRPr="00D44486" w:rsidRDefault="00D44486" w:rsidP="00D44486">
      <w:pPr>
        <w:shd w:val="clear" w:color="auto" w:fill="1F1F1F"/>
        <w:spacing w:after="0" w:line="270" w:lineRule="atLeast"/>
        <w:jc w:val="left"/>
        <w:rPr>
          <w:rFonts w:ascii="Menlo" w:eastAsia="Times New Roman" w:hAnsi="Menlo" w:cs="Menlo"/>
          <w:color w:val="CCCCCC"/>
          <w:sz w:val="18"/>
          <w:szCs w:val="18"/>
          <w:lang w:val="en-CH" w:eastAsia="en-GB"/>
        </w:rPr>
      </w:pP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9CDCFE"/>
          <w:sz w:val="18"/>
          <w:szCs w:val="18"/>
          <w:lang w:val="en-CH" w:eastAsia="en-GB"/>
        </w:rPr>
        <w:t>error</w:t>
      </w: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D4D4D4"/>
          <w:sz w:val="18"/>
          <w:szCs w:val="18"/>
          <w:lang w:val="en-CH" w:eastAsia="en-GB"/>
        </w:rPr>
        <w:t>=</w:t>
      </w: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B5CEA8"/>
          <w:sz w:val="18"/>
          <w:szCs w:val="18"/>
          <w:lang w:val="en-CH" w:eastAsia="en-GB"/>
        </w:rPr>
        <w:t>1</w:t>
      </w:r>
    </w:p>
    <w:p w14:paraId="0D15B31E" w14:textId="77777777" w:rsidR="00D44486" w:rsidRPr="00D44486" w:rsidRDefault="00D44486" w:rsidP="00D44486">
      <w:pPr>
        <w:shd w:val="clear" w:color="auto" w:fill="1F1F1F"/>
        <w:spacing w:after="0" w:line="270" w:lineRule="atLeast"/>
        <w:jc w:val="left"/>
        <w:rPr>
          <w:rFonts w:ascii="Menlo" w:eastAsia="Times New Roman" w:hAnsi="Menlo" w:cs="Menlo"/>
          <w:color w:val="CCCCCC"/>
          <w:sz w:val="18"/>
          <w:szCs w:val="18"/>
          <w:lang w:val="en-CH" w:eastAsia="en-GB"/>
        </w:rPr>
      </w:pP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C586C0"/>
          <w:sz w:val="18"/>
          <w:szCs w:val="18"/>
          <w:lang w:val="en-CH" w:eastAsia="en-GB"/>
        </w:rPr>
        <w:t>return</w:t>
      </w: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569CD6"/>
          <w:sz w:val="18"/>
          <w:szCs w:val="18"/>
          <w:lang w:val="en-CH" w:eastAsia="en-GB"/>
        </w:rPr>
        <w:t>False</w:t>
      </w:r>
    </w:p>
    <w:p w14:paraId="14854464" w14:textId="77777777" w:rsidR="00D44486" w:rsidRPr="00D44486" w:rsidRDefault="00D44486" w:rsidP="00D44486">
      <w:pPr>
        <w:shd w:val="clear" w:color="auto" w:fill="1F1F1F"/>
        <w:spacing w:after="0" w:line="270" w:lineRule="atLeast"/>
        <w:jc w:val="left"/>
        <w:rPr>
          <w:rFonts w:ascii="Menlo" w:eastAsia="Times New Roman" w:hAnsi="Menlo" w:cs="Menlo"/>
          <w:color w:val="CCCCCC"/>
          <w:sz w:val="18"/>
          <w:szCs w:val="18"/>
          <w:lang w:val="en-CH" w:eastAsia="en-GB"/>
        </w:rPr>
      </w:pP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6A9955"/>
          <w:sz w:val="18"/>
          <w:szCs w:val="18"/>
          <w:lang w:val="en-CH" w:eastAsia="en-GB"/>
        </w:rPr>
        <w:t>#rest of check_chosen_move code</w:t>
      </w:r>
    </w:p>
    <w:p w14:paraId="7E2716E1" w14:textId="77777777" w:rsidR="00D44486" w:rsidRPr="00D44486" w:rsidRDefault="00D44486" w:rsidP="00E30733">
      <w:pPr>
        <w:rPr>
          <w:lang w:val="en-CH"/>
        </w:rPr>
      </w:pPr>
    </w:p>
    <w:p w14:paraId="1DD399F2" w14:textId="798FFF23" w:rsidR="00447AED" w:rsidRDefault="00F16D7D" w:rsidP="00D44486">
      <w:pPr>
        <w:pStyle w:val="Heading3"/>
        <w:rPr>
          <w:lang w:val="en-US"/>
        </w:rPr>
      </w:pPr>
      <w:bookmarkStart w:id="270" w:name="_Toc155188303"/>
      <w:r w:rsidRPr="00C03B2B">
        <w:rPr>
          <w:lang w:val="en-US"/>
        </w:rPr>
        <w:lastRenderedPageBreak/>
        <w:t>Shield</w:t>
      </w:r>
      <w:bookmarkEnd w:id="270"/>
    </w:p>
    <w:p w14:paraId="088CF6C1" w14:textId="41BA4318" w:rsidR="00D44486" w:rsidRPr="00D44486" w:rsidRDefault="00447AED" w:rsidP="00D44486">
      <w:pPr>
        <w:rPr>
          <w:lang w:val="en-US"/>
        </w:rPr>
      </w:pPr>
      <w:r>
        <w:rPr>
          <w:lang w:val="en-US"/>
        </w:rPr>
        <w:t>If a Shield is picked up, it should function similarly than the Barrier: Pieces cannot capture the piece protected by the Shield. Therefore, we can use the same logic that is used in the previous function, with the exception that pieces can move to the Shield if it has not been picked up.</w:t>
      </w:r>
    </w:p>
    <w:p w14:paraId="36967050" w14:textId="2C0EB3F0" w:rsidR="00F16D7D" w:rsidRDefault="00F16D7D" w:rsidP="00F16D7D">
      <w:pPr>
        <w:pStyle w:val="Heading3"/>
        <w:rPr>
          <w:lang w:val="en-US"/>
        </w:rPr>
      </w:pPr>
      <w:bookmarkStart w:id="271" w:name="_Toc155188304"/>
      <w:r w:rsidRPr="00C03B2B">
        <w:rPr>
          <w:lang w:val="en-US"/>
        </w:rPr>
        <w:t>Coin</w:t>
      </w:r>
      <w:bookmarkEnd w:id="271"/>
    </w:p>
    <w:p w14:paraId="48069BD0" w14:textId="4548C734" w:rsidR="00447AED" w:rsidRPr="00447AED" w:rsidRDefault="00447AED" w:rsidP="00447AED">
      <w:pPr>
        <w:rPr>
          <w:lang w:val="en-US"/>
        </w:rPr>
      </w:pPr>
    </w:p>
    <w:p w14:paraId="449D35E3" w14:textId="6FDB4447" w:rsidR="00F16D7D" w:rsidRPr="00C03B2B" w:rsidRDefault="00F16D7D" w:rsidP="00F16D7D">
      <w:pPr>
        <w:pStyle w:val="Heading3"/>
        <w:rPr>
          <w:lang w:val="en-US"/>
        </w:rPr>
      </w:pPr>
      <w:bookmarkStart w:id="272" w:name="_Toc155188305"/>
      <w:r w:rsidRPr="00C03B2B">
        <w:rPr>
          <w:lang w:val="en-US"/>
        </w:rPr>
        <w:t>Bomb</w:t>
      </w:r>
      <w:bookmarkEnd w:id="272"/>
    </w:p>
    <w:p w14:paraId="3CCD7418" w14:textId="77777777" w:rsidR="009A2ACE" w:rsidRPr="00C03B2B" w:rsidRDefault="009A2ACE" w:rsidP="009A2ACE">
      <w:pPr>
        <w:rPr>
          <w:rFonts w:cs="Arial"/>
          <w:color w:val="444444"/>
          <w:sz w:val="19"/>
          <w:szCs w:val="19"/>
          <w:lang w:val="en-US"/>
        </w:rPr>
      </w:pPr>
      <w:r w:rsidRPr="00C03B2B">
        <w:rPr>
          <w:rFonts w:cs="Arial"/>
          <w:color w:val="444444"/>
          <w:sz w:val="19"/>
          <w:szCs w:val="19"/>
          <w:lang w:val="en-US"/>
        </w:rPr>
        <w:br w:type="page"/>
      </w:r>
    </w:p>
    <w:p w14:paraId="30EB9E34" w14:textId="77777777" w:rsidR="009A2ACE" w:rsidRPr="00C03B2B" w:rsidRDefault="00094606" w:rsidP="00EA589D">
      <w:pPr>
        <w:pStyle w:val="Heading1"/>
        <w:rPr>
          <w:lang w:val="en-US"/>
        </w:rPr>
      </w:pPr>
      <w:bookmarkStart w:id="273" w:name="_Toc155188306"/>
      <w:r w:rsidRPr="00C03B2B">
        <w:rPr>
          <w:lang w:val="en-US"/>
        </w:rPr>
        <w:lastRenderedPageBreak/>
        <w:t>Summary</w:t>
      </w:r>
      <w:bookmarkEnd w:id="273"/>
    </w:p>
    <w:p w14:paraId="5A20F06E" w14:textId="77777777" w:rsidR="009A2ACE" w:rsidRPr="00C03B2B" w:rsidRDefault="009A2ACE" w:rsidP="009A2ACE">
      <w:pPr>
        <w:rPr>
          <w:rFonts w:cs="Arial"/>
          <w:color w:val="444444"/>
          <w:sz w:val="19"/>
          <w:szCs w:val="19"/>
          <w:lang w:val="en-US"/>
        </w:rPr>
      </w:pPr>
    </w:p>
    <w:p w14:paraId="3CB48700" w14:textId="77777777" w:rsidR="00EA589D" w:rsidRPr="00C03B2B" w:rsidRDefault="00EA589D" w:rsidP="009A2ACE">
      <w:pPr>
        <w:rPr>
          <w:rFonts w:cs="Arial"/>
          <w:color w:val="444444"/>
          <w:sz w:val="19"/>
          <w:szCs w:val="19"/>
          <w:lang w:val="en-US"/>
        </w:rPr>
        <w:sectPr w:rsidR="00EA589D" w:rsidRPr="00C03B2B" w:rsidSect="00F74A05">
          <w:headerReference w:type="default" r:id="rId35"/>
          <w:pgSz w:w="11906" w:h="16838"/>
          <w:pgMar w:top="1418" w:right="1134" w:bottom="1134" w:left="1701" w:header="709" w:footer="709" w:gutter="0"/>
          <w:pgNumType w:start="1"/>
          <w:cols w:space="708"/>
          <w:docGrid w:linePitch="360"/>
        </w:sectPr>
      </w:pPr>
    </w:p>
    <w:p w14:paraId="74ABD913" w14:textId="77777777" w:rsidR="009A2ACE" w:rsidRPr="00005D34" w:rsidRDefault="00094606" w:rsidP="007B33AF">
      <w:pPr>
        <w:pStyle w:val="Heading1"/>
        <w:numPr>
          <w:ilvl w:val="0"/>
          <w:numId w:val="0"/>
        </w:numPr>
        <w:ind w:left="432" w:hanging="432"/>
        <w:rPr>
          <w:lang w:val="en-US"/>
        </w:rPr>
      </w:pPr>
      <w:bookmarkStart w:id="274" w:name="_Toc155188307"/>
      <w:r w:rsidRPr="00005D34">
        <w:rPr>
          <w:lang w:val="en-US"/>
        </w:rPr>
        <w:lastRenderedPageBreak/>
        <w:t>Bibliography</w:t>
      </w:r>
      <w:bookmarkEnd w:id="274"/>
    </w:p>
    <w:p w14:paraId="7FB39214" w14:textId="77777777" w:rsidR="00604FD4" w:rsidRPr="00005D34" w:rsidRDefault="00604FD4" w:rsidP="00604FD4">
      <w:pPr>
        <w:rPr>
          <w:lang w:val="en-US"/>
        </w:rPr>
      </w:pPr>
    </w:p>
    <w:p w14:paraId="5456A095" w14:textId="77777777" w:rsidR="0045686B" w:rsidRPr="0097467F" w:rsidRDefault="00604FD4" w:rsidP="0045686B">
      <w:pPr>
        <w:pStyle w:val="Bibliography"/>
        <w:ind w:left="720" w:hanging="720"/>
        <w:rPr>
          <w:noProof/>
          <w:sz w:val="24"/>
          <w:szCs w:val="24"/>
        </w:rPr>
      </w:pPr>
      <w:r w:rsidRPr="00C03B2B">
        <w:rPr>
          <w:rFonts w:cs="Arial"/>
          <w:color w:val="444444"/>
          <w:sz w:val="19"/>
          <w:szCs w:val="19"/>
          <w:lang w:val="en-US"/>
        </w:rPr>
        <w:fldChar w:fldCharType="begin"/>
      </w:r>
      <w:r w:rsidRPr="007C5DED">
        <w:rPr>
          <w:rFonts w:cs="Arial"/>
          <w:color w:val="444444"/>
          <w:sz w:val="19"/>
          <w:szCs w:val="19"/>
        </w:rPr>
        <w:instrText xml:space="preserve"> BIBLIOGRAPHY  \l 2055 </w:instrText>
      </w:r>
      <w:r w:rsidRPr="00C03B2B">
        <w:rPr>
          <w:rFonts w:cs="Arial"/>
          <w:color w:val="444444"/>
          <w:sz w:val="19"/>
          <w:szCs w:val="19"/>
          <w:lang w:val="en-US"/>
        </w:rPr>
        <w:fldChar w:fldCharType="separate"/>
      </w:r>
      <w:r w:rsidR="0045686B" w:rsidRPr="0097467F">
        <w:rPr>
          <w:noProof/>
        </w:rPr>
        <w:t xml:space="preserve">Metzger, P. (2010). </w:t>
      </w:r>
      <w:r w:rsidR="0045686B" w:rsidRPr="0097467F">
        <w:rPr>
          <w:i/>
          <w:iCs/>
          <w:noProof/>
        </w:rPr>
        <w:t>Abschlussarbeiten.</w:t>
      </w:r>
      <w:r w:rsidR="0045686B" w:rsidRPr="0097467F">
        <w:rPr>
          <w:noProof/>
        </w:rPr>
        <w:t xml:space="preserve"> Aarau: Sauerländer.</w:t>
      </w:r>
    </w:p>
    <w:p w14:paraId="1A5B45BA" w14:textId="77777777" w:rsidR="0045686B" w:rsidRPr="0097467F" w:rsidRDefault="0045686B" w:rsidP="0045686B">
      <w:pPr>
        <w:pStyle w:val="Bibliography"/>
        <w:ind w:left="720" w:hanging="720"/>
        <w:rPr>
          <w:noProof/>
        </w:rPr>
      </w:pPr>
      <w:r w:rsidRPr="0097467F">
        <w:rPr>
          <w:noProof/>
        </w:rPr>
        <w:t xml:space="preserve">Bonati, P., &amp; Hadorn, R. (2009). </w:t>
      </w:r>
      <w:r w:rsidRPr="0097467F">
        <w:rPr>
          <w:i/>
          <w:iCs/>
          <w:noProof/>
        </w:rPr>
        <w:t>Matura- und andere selbständige Arbeiten betreuen</w:t>
      </w:r>
      <w:r w:rsidRPr="0097467F">
        <w:rPr>
          <w:noProof/>
        </w:rPr>
        <w:t xml:space="preserve"> (2. Auflage ed.). Bern: Heb Verlag AG.</w:t>
      </w:r>
    </w:p>
    <w:p w14:paraId="3A8EC2FE" w14:textId="77777777" w:rsidR="0045686B" w:rsidRPr="0097467F" w:rsidRDefault="0045686B" w:rsidP="0045686B">
      <w:pPr>
        <w:pStyle w:val="Bibliography"/>
        <w:ind w:left="720" w:hanging="720"/>
        <w:rPr>
          <w:noProof/>
        </w:rPr>
      </w:pPr>
      <w:r w:rsidRPr="0097467F">
        <w:rPr>
          <w:i/>
          <w:iCs/>
          <w:noProof/>
        </w:rPr>
        <w:t>Panorama</w:t>
      </w:r>
      <w:r w:rsidRPr="0097467F">
        <w:rPr>
          <w:noProof/>
        </w:rPr>
        <w:t>. (2015, December 15). Retrieved December 6, 2019, from Statistik Schweiz - Panorama: http://www.bfs.admin.ch/bfs/portal/de/index/themen/01/01/pan.html</w:t>
      </w:r>
    </w:p>
    <w:p w14:paraId="11DB5C9F" w14:textId="77777777" w:rsidR="0045686B" w:rsidRDefault="0045686B" w:rsidP="0045686B">
      <w:pPr>
        <w:pStyle w:val="Bibliography"/>
        <w:ind w:left="720" w:hanging="720"/>
        <w:rPr>
          <w:noProof/>
        </w:rPr>
      </w:pPr>
      <w:r>
        <w:rPr>
          <w:noProof/>
        </w:rPr>
        <w:t xml:space="preserve">algekalipso. (25. July 2022). </w:t>
      </w:r>
      <w:r>
        <w:rPr>
          <w:i/>
          <w:iCs/>
          <w:noProof/>
        </w:rPr>
        <w:t>Qualia Computing</w:t>
      </w:r>
      <w:r>
        <w:rPr>
          <w:noProof/>
        </w:rPr>
        <w:t>. Von Qualia Computing: https://qualiacomputing.com/2022/07/25/bobby-fischer-1972-world-chess-champion-on-why-chess-is-a-lousy-game-and-how-to-save-it/#:~:text=Bobby%20Fischer%3A%20No%2C%20no%2C,I%20don't%20need%20it. abgerufen</w:t>
      </w:r>
    </w:p>
    <w:p w14:paraId="277D0B24" w14:textId="77777777" w:rsidR="0045686B" w:rsidRDefault="0045686B" w:rsidP="0045686B">
      <w:pPr>
        <w:pStyle w:val="Bibliography"/>
        <w:ind w:left="720" w:hanging="720"/>
        <w:rPr>
          <w:noProof/>
        </w:rPr>
      </w:pPr>
      <w:r>
        <w:rPr>
          <w:i/>
          <w:iCs/>
          <w:noProof/>
        </w:rPr>
        <w:t>W3Schools</w:t>
      </w:r>
      <w:r>
        <w:rPr>
          <w:noProof/>
        </w:rPr>
        <w:t>. (kein Datum). Von https://www.w3schools.com/python/python_classes.asp abgerufen</w:t>
      </w:r>
    </w:p>
    <w:p w14:paraId="03213395" w14:textId="77777777" w:rsidR="0045686B" w:rsidRDefault="0045686B" w:rsidP="0045686B">
      <w:pPr>
        <w:pStyle w:val="Bibliography"/>
        <w:ind w:left="720" w:hanging="720"/>
        <w:rPr>
          <w:noProof/>
        </w:rPr>
      </w:pPr>
      <w:r>
        <w:rPr>
          <w:i/>
          <w:iCs/>
          <w:noProof/>
        </w:rPr>
        <w:t>W3Schools</w:t>
      </w:r>
      <w:r>
        <w:rPr>
          <w:noProof/>
        </w:rPr>
        <w:t>. (kein Datum). Von https://www.w3schools.com/python/python_functions.asp abgerufen</w:t>
      </w:r>
    </w:p>
    <w:p w14:paraId="2BC483E4" w14:textId="77777777" w:rsidR="0045686B" w:rsidRDefault="0045686B" w:rsidP="0045686B">
      <w:pPr>
        <w:pStyle w:val="Bibliography"/>
        <w:ind w:left="720" w:hanging="720"/>
        <w:rPr>
          <w:noProof/>
        </w:rPr>
      </w:pPr>
      <w:r>
        <w:rPr>
          <w:i/>
          <w:iCs/>
          <w:noProof/>
        </w:rPr>
        <w:t>W3Schools</w:t>
      </w:r>
      <w:r>
        <w:rPr>
          <w:noProof/>
        </w:rPr>
        <w:t>. (kein Datum). Von https://www.w3schools.com/charsets/ref_html_utf8.asp abgerufen</w:t>
      </w:r>
    </w:p>
    <w:p w14:paraId="2D04947A" w14:textId="77777777" w:rsidR="0045686B" w:rsidRDefault="0045686B" w:rsidP="0045686B">
      <w:pPr>
        <w:pStyle w:val="Bibliography"/>
        <w:ind w:left="720" w:hanging="720"/>
        <w:rPr>
          <w:noProof/>
        </w:rPr>
      </w:pPr>
      <w:r>
        <w:rPr>
          <w:noProof/>
        </w:rPr>
        <w:t xml:space="preserve">Klein, B. (1. 2 2022). </w:t>
      </w:r>
      <w:r>
        <w:rPr>
          <w:i/>
          <w:iCs/>
          <w:noProof/>
        </w:rPr>
        <w:t>python-course</w:t>
      </w:r>
      <w:r>
        <w:rPr>
          <w:noProof/>
        </w:rPr>
        <w:t>. Von https://python-course.eu/tkinter/buttons-in-tkinter.php#:~:text=The%20Button%20widget%20is%20a,text%20and%20images%20like%20labels. abgerufen</w:t>
      </w:r>
    </w:p>
    <w:p w14:paraId="23C0E437" w14:textId="77777777" w:rsidR="0045686B" w:rsidRDefault="0045686B" w:rsidP="0045686B">
      <w:pPr>
        <w:pStyle w:val="Bibliography"/>
        <w:ind w:left="720" w:hanging="720"/>
        <w:rPr>
          <w:noProof/>
        </w:rPr>
      </w:pPr>
      <w:r>
        <w:rPr>
          <w:i/>
          <w:iCs/>
          <w:noProof/>
        </w:rPr>
        <w:t>W3Schools</w:t>
      </w:r>
      <w:r>
        <w:rPr>
          <w:noProof/>
        </w:rPr>
        <w:t>. (kein Datum). Von https://www.w3schools.com/python/python_modules.asp abgerufen</w:t>
      </w:r>
    </w:p>
    <w:p w14:paraId="39FFC7EE" w14:textId="77777777" w:rsidR="0045686B" w:rsidRDefault="0045686B" w:rsidP="0045686B">
      <w:pPr>
        <w:pStyle w:val="Bibliography"/>
        <w:ind w:left="720" w:hanging="720"/>
        <w:rPr>
          <w:noProof/>
        </w:rPr>
      </w:pPr>
      <w:r>
        <w:rPr>
          <w:i/>
          <w:iCs/>
          <w:noProof/>
        </w:rPr>
        <w:t>W3Schools</w:t>
      </w:r>
      <w:r>
        <w:rPr>
          <w:noProof/>
        </w:rPr>
        <w:t>. (kein Datum). Von https://www.w3schools.com/python/default.asp abgerufen</w:t>
      </w:r>
    </w:p>
    <w:p w14:paraId="24A5C6E9" w14:textId="77777777" w:rsidR="0045686B" w:rsidRDefault="0045686B" w:rsidP="0045686B">
      <w:pPr>
        <w:pStyle w:val="Bibliography"/>
        <w:ind w:left="720" w:hanging="720"/>
        <w:rPr>
          <w:noProof/>
        </w:rPr>
      </w:pPr>
      <w:r>
        <w:rPr>
          <w:noProof/>
        </w:rPr>
        <w:t xml:space="preserve">Bro, C. (15. 2 2021). </w:t>
      </w:r>
      <w:r>
        <w:rPr>
          <w:i/>
          <w:iCs/>
          <w:noProof/>
        </w:rPr>
        <w:t>Youtube.</w:t>
      </w:r>
      <w:r>
        <w:rPr>
          <w:noProof/>
        </w:rPr>
        <w:t xml:space="preserve"> Von https://www.youtube.com/watch?v=XKHEtdqhLK8&amp;t=23528s&amp;ab_channel=BroCode abgerufen</w:t>
      </w:r>
    </w:p>
    <w:p w14:paraId="06CC9D22" w14:textId="77777777" w:rsidR="0045686B" w:rsidRDefault="0045686B" w:rsidP="0045686B">
      <w:pPr>
        <w:pStyle w:val="Bibliography"/>
        <w:ind w:left="720" w:hanging="720"/>
        <w:rPr>
          <w:noProof/>
        </w:rPr>
      </w:pPr>
      <w:r>
        <w:rPr>
          <w:noProof/>
        </w:rPr>
        <w:t>Dufour, B. (kein Datum). Von https://www.cs.mcgill.ca/~hv/classes/MS/TkinterPres/ abgerufen</w:t>
      </w:r>
    </w:p>
    <w:p w14:paraId="72B4D593" w14:textId="77777777" w:rsidR="0045686B" w:rsidRDefault="0045686B" w:rsidP="0045686B">
      <w:pPr>
        <w:pStyle w:val="Bibliography"/>
        <w:ind w:left="720" w:hanging="720"/>
        <w:rPr>
          <w:noProof/>
        </w:rPr>
      </w:pPr>
      <w:r>
        <w:rPr>
          <w:noProof/>
        </w:rPr>
        <w:t>Dufour, B. (kein Datum). Von https://www.cs.mcgill.ca/~hv/classes/MS/TkinterPres/ abgerufen</w:t>
      </w:r>
    </w:p>
    <w:p w14:paraId="1E725966" w14:textId="77777777" w:rsidR="0045686B" w:rsidRDefault="0045686B" w:rsidP="0045686B">
      <w:pPr>
        <w:pStyle w:val="Bibliography"/>
        <w:ind w:left="720" w:hanging="720"/>
        <w:rPr>
          <w:noProof/>
        </w:rPr>
      </w:pPr>
      <w:r>
        <w:rPr>
          <w:i/>
          <w:iCs/>
          <w:noProof/>
        </w:rPr>
        <w:t>W3Schools</w:t>
      </w:r>
      <w:r>
        <w:rPr>
          <w:noProof/>
        </w:rPr>
        <w:t>. (kein Datum). Von https://www.w3schools.com/python/gloss_python_elif.asp abgerufen</w:t>
      </w:r>
    </w:p>
    <w:p w14:paraId="488A65D4" w14:textId="77777777" w:rsidR="009A2ACE" w:rsidRPr="007C5DED" w:rsidRDefault="00604FD4" w:rsidP="0045686B">
      <w:pPr>
        <w:rPr>
          <w:rFonts w:cs="Arial"/>
          <w:color w:val="444444"/>
          <w:sz w:val="19"/>
          <w:szCs w:val="19"/>
        </w:rPr>
      </w:pPr>
      <w:r w:rsidRPr="00C03B2B">
        <w:rPr>
          <w:rFonts w:cs="Arial"/>
          <w:color w:val="444444"/>
          <w:sz w:val="19"/>
          <w:szCs w:val="19"/>
          <w:lang w:val="en-US"/>
        </w:rPr>
        <w:fldChar w:fldCharType="end"/>
      </w:r>
      <w:r w:rsidR="009A2ACE" w:rsidRPr="007C5DED">
        <w:rPr>
          <w:rFonts w:cs="Arial"/>
          <w:color w:val="444444"/>
          <w:sz w:val="19"/>
          <w:szCs w:val="19"/>
        </w:rPr>
        <w:br w:type="page"/>
      </w:r>
    </w:p>
    <w:p w14:paraId="00716091" w14:textId="77777777" w:rsidR="009A2ACE" w:rsidRPr="00C03B2B" w:rsidRDefault="00094606" w:rsidP="007B33AF">
      <w:pPr>
        <w:pStyle w:val="Heading1"/>
        <w:numPr>
          <w:ilvl w:val="0"/>
          <w:numId w:val="0"/>
        </w:numPr>
        <w:ind w:left="432" w:hanging="432"/>
        <w:rPr>
          <w:lang w:val="en-US"/>
        </w:rPr>
      </w:pPr>
      <w:bookmarkStart w:id="275" w:name="_Toc155188308"/>
      <w:r w:rsidRPr="00C03B2B">
        <w:rPr>
          <w:lang w:val="en-US"/>
        </w:rPr>
        <w:lastRenderedPageBreak/>
        <w:t>Table of Figures</w:t>
      </w:r>
      <w:bookmarkEnd w:id="275"/>
    </w:p>
    <w:p w14:paraId="18925965" w14:textId="77777777" w:rsidR="00604FD4" w:rsidRPr="00C03B2B" w:rsidRDefault="00604FD4" w:rsidP="009A2ACE">
      <w:pPr>
        <w:rPr>
          <w:rFonts w:cs="Arial"/>
          <w:color w:val="444444"/>
          <w:sz w:val="19"/>
          <w:szCs w:val="19"/>
          <w:lang w:val="en-US"/>
        </w:rPr>
      </w:pPr>
    </w:p>
    <w:p w14:paraId="33446213" w14:textId="37F74247" w:rsidR="0045686B" w:rsidRDefault="00604FD4">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r w:rsidRPr="00C03B2B">
        <w:rPr>
          <w:rFonts w:cs="Arial"/>
          <w:color w:val="444444"/>
          <w:sz w:val="19"/>
          <w:szCs w:val="19"/>
          <w:lang w:val="en-US"/>
        </w:rPr>
        <w:fldChar w:fldCharType="begin"/>
      </w:r>
      <w:r w:rsidRPr="00C03B2B">
        <w:rPr>
          <w:rFonts w:cs="Arial"/>
          <w:color w:val="444444"/>
          <w:sz w:val="19"/>
          <w:szCs w:val="19"/>
          <w:lang w:val="en-US"/>
        </w:rPr>
        <w:instrText xml:space="preserve"> TOC \h \z \c "Figure" </w:instrText>
      </w:r>
      <w:r w:rsidRPr="00C03B2B">
        <w:rPr>
          <w:rFonts w:cs="Arial"/>
          <w:color w:val="444444"/>
          <w:sz w:val="19"/>
          <w:szCs w:val="19"/>
          <w:lang w:val="en-US"/>
        </w:rPr>
        <w:fldChar w:fldCharType="separate"/>
      </w:r>
      <w:hyperlink r:id="rId36" w:anchor="_Toc155188164" w:history="1">
        <w:r w:rsidR="0045686B" w:rsidRPr="00D9624D">
          <w:rPr>
            <w:rStyle w:val="Hyperlink"/>
            <w:noProof/>
            <w:lang w:val="en-US"/>
          </w:rPr>
          <w:t>Figure 1 Chess 960 Starting Position</w:t>
        </w:r>
        <w:r w:rsidR="0045686B">
          <w:rPr>
            <w:noProof/>
            <w:webHidden/>
          </w:rPr>
          <w:tab/>
        </w:r>
        <w:r w:rsidR="0045686B">
          <w:rPr>
            <w:noProof/>
            <w:webHidden/>
          </w:rPr>
          <w:fldChar w:fldCharType="begin"/>
        </w:r>
        <w:r w:rsidR="0045686B">
          <w:rPr>
            <w:noProof/>
            <w:webHidden/>
          </w:rPr>
          <w:instrText xml:space="preserve"> PAGEREF _Toc155188164 \h </w:instrText>
        </w:r>
        <w:r w:rsidR="0045686B">
          <w:rPr>
            <w:noProof/>
            <w:webHidden/>
          </w:rPr>
        </w:r>
        <w:r w:rsidR="0045686B">
          <w:rPr>
            <w:noProof/>
            <w:webHidden/>
          </w:rPr>
          <w:fldChar w:fldCharType="separate"/>
        </w:r>
        <w:r w:rsidR="0045686B">
          <w:rPr>
            <w:noProof/>
            <w:webHidden/>
          </w:rPr>
          <w:t>II</w:t>
        </w:r>
        <w:r w:rsidR="0045686B">
          <w:rPr>
            <w:noProof/>
            <w:webHidden/>
          </w:rPr>
          <w:fldChar w:fldCharType="end"/>
        </w:r>
      </w:hyperlink>
    </w:p>
    <w:p w14:paraId="6173319E" w14:textId="6671791B" w:rsidR="0045686B" w:rsidRDefault="00000000">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165" w:history="1">
        <w:r w:rsidR="0045686B" w:rsidRPr="00D9624D">
          <w:rPr>
            <w:rStyle w:val="Hyperlink"/>
            <w:noProof/>
            <w:lang w:val="en-US"/>
          </w:rPr>
          <w:t>Figure 2 GitHub Chaotic Chess History</w:t>
        </w:r>
        <w:r w:rsidR="0045686B">
          <w:rPr>
            <w:noProof/>
            <w:webHidden/>
          </w:rPr>
          <w:tab/>
        </w:r>
        <w:r w:rsidR="0045686B">
          <w:rPr>
            <w:noProof/>
            <w:webHidden/>
          </w:rPr>
          <w:fldChar w:fldCharType="begin"/>
        </w:r>
        <w:r w:rsidR="0045686B">
          <w:rPr>
            <w:noProof/>
            <w:webHidden/>
          </w:rPr>
          <w:instrText xml:space="preserve"> PAGEREF _Toc155188165 \h </w:instrText>
        </w:r>
        <w:r w:rsidR="0045686B">
          <w:rPr>
            <w:noProof/>
            <w:webHidden/>
          </w:rPr>
        </w:r>
        <w:r w:rsidR="0045686B">
          <w:rPr>
            <w:noProof/>
            <w:webHidden/>
          </w:rPr>
          <w:fldChar w:fldCharType="separate"/>
        </w:r>
        <w:r w:rsidR="0045686B">
          <w:rPr>
            <w:noProof/>
            <w:webHidden/>
          </w:rPr>
          <w:t>2</w:t>
        </w:r>
        <w:r w:rsidR="0045686B">
          <w:rPr>
            <w:noProof/>
            <w:webHidden/>
          </w:rPr>
          <w:fldChar w:fldCharType="end"/>
        </w:r>
      </w:hyperlink>
    </w:p>
    <w:p w14:paraId="1B435584" w14:textId="2991D653" w:rsidR="0045686B" w:rsidRDefault="00000000">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166" w:history="1">
        <w:r w:rsidR="0045686B" w:rsidRPr="00D9624D">
          <w:rPr>
            <w:rStyle w:val="Hyperlink"/>
            <w:noProof/>
            <w:lang w:val="en-US"/>
          </w:rPr>
          <w:t>Figure 3 This is the grid used by the buttons.</w:t>
        </w:r>
        <w:r w:rsidR="0045686B">
          <w:rPr>
            <w:noProof/>
            <w:webHidden/>
          </w:rPr>
          <w:tab/>
        </w:r>
        <w:r w:rsidR="0045686B">
          <w:rPr>
            <w:noProof/>
            <w:webHidden/>
          </w:rPr>
          <w:fldChar w:fldCharType="begin"/>
        </w:r>
        <w:r w:rsidR="0045686B">
          <w:rPr>
            <w:noProof/>
            <w:webHidden/>
          </w:rPr>
          <w:instrText xml:space="preserve"> PAGEREF _Toc155188166 \h </w:instrText>
        </w:r>
        <w:r w:rsidR="0045686B">
          <w:rPr>
            <w:noProof/>
            <w:webHidden/>
          </w:rPr>
        </w:r>
        <w:r w:rsidR="0045686B">
          <w:rPr>
            <w:noProof/>
            <w:webHidden/>
          </w:rPr>
          <w:fldChar w:fldCharType="separate"/>
        </w:r>
        <w:r w:rsidR="0045686B">
          <w:rPr>
            <w:noProof/>
            <w:webHidden/>
          </w:rPr>
          <w:t>5</w:t>
        </w:r>
        <w:r w:rsidR="0045686B">
          <w:rPr>
            <w:noProof/>
            <w:webHidden/>
          </w:rPr>
          <w:fldChar w:fldCharType="end"/>
        </w:r>
      </w:hyperlink>
    </w:p>
    <w:p w14:paraId="013457A3" w14:textId="7309BFCA" w:rsidR="0045686B" w:rsidRDefault="00000000">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167" w:history="1">
        <w:r w:rsidR="0045686B" w:rsidRPr="00D9624D">
          <w:rPr>
            <w:rStyle w:val="Hyperlink"/>
            <w:noProof/>
            <w:lang w:val="en-US"/>
          </w:rPr>
          <w:t>Figure 4 This is the grid used by the pieces.</w:t>
        </w:r>
        <w:r w:rsidR="0045686B">
          <w:rPr>
            <w:noProof/>
            <w:webHidden/>
          </w:rPr>
          <w:tab/>
        </w:r>
        <w:r w:rsidR="0045686B">
          <w:rPr>
            <w:noProof/>
            <w:webHidden/>
          </w:rPr>
          <w:fldChar w:fldCharType="begin"/>
        </w:r>
        <w:r w:rsidR="0045686B">
          <w:rPr>
            <w:noProof/>
            <w:webHidden/>
          </w:rPr>
          <w:instrText xml:space="preserve"> PAGEREF _Toc155188167 \h </w:instrText>
        </w:r>
        <w:r w:rsidR="0045686B">
          <w:rPr>
            <w:noProof/>
            <w:webHidden/>
          </w:rPr>
        </w:r>
        <w:r w:rsidR="0045686B">
          <w:rPr>
            <w:noProof/>
            <w:webHidden/>
          </w:rPr>
          <w:fldChar w:fldCharType="separate"/>
        </w:r>
        <w:r w:rsidR="0045686B">
          <w:rPr>
            <w:noProof/>
            <w:webHidden/>
          </w:rPr>
          <w:t>6</w:t>
        </w:r>
        <w:r w:rsidR="0045686B">
          <w:rPr>
            <w:noProof/>
            <w:webHidden/>
          </w:rPr>
          <w:fldChar w:fldCharType="end"/>
        </w:r>
      </w:hyperlink>
    </w:p>
    <w:p w14:paraId="5012C1E9" w14:textId="7D41E415" w:rsidR="0045686B" w:rsidRDefault="00000000">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168" w:history="1">
        <w:r w:rsidR="0045686B" w:rsidRPr="00D9624D">
          <w:rPr>
            <w:rStyle w:val="Hyperlink"/>
            <w:noProof/>
            <w:lang w:val="en-US"/>
          </w:rPr>
          <w:t>Figure 5 The pieces are named this way.</w:t>
        </w:r>
        <w:r w:rsidR="0045686B">
          <w:rPr>
            <w:noProof/>
            <w:webHidden/>
          </w:rPr>
          <w:tab/>
        </w:r>
        <w:r w:rsidR="0045686B">
          <w:rPr>
            <w:noProof/>
            <w:webHidden/>
          </w:rPr>
          <w:fldChar w:fldCharType="begin"/>
        </w:r>
        <w:r w:rsidR="0045686B">
          <w:rPr>
            <w:noProof/>
            <w:webHidden/>
          </w:rPr>
          <w:instrText xml:space="preserve"> PAGEREF _Toc155188168 \h </w:instrText>
        </w:r>
        <w:r w:rsidR="0045686B">
          <w:rPr>
            <w:noProof/>
            <w:webHidden/>
          </w:rPr>
        </w:r>
        <w:r w:rsidR="0045686B">
          <w:rPr>
            <w:noProof/>
            <w:webHidden/>
          </w:rPr>
          <w:fldChar w:fldCharType="separate"/>
        </w:r>
        <w:r w:rsidR="0045686B">
          <w:rPr>
            <w:noProof/>
            <w:webHidden/>
          </w:rPr>
          <w:t>6</w:t>
        </w:r>
        <w:r w:rsidR="0045686B">
          <w:rPr>
            <w:noProof/>
            <w:webHidden/>
          </w:rPr>
          <w:fldChar w:fldCharType="end"/>
        </w:r>
      </w:hyperlink>
    </w:p>
    <w:p w14:paraId="7AA5DC3D" w14:textId="603B0233" w:rsidR="0045686B" w:rsidRDefault="00000000">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169" w:history="1">
        <w:r w:rsidR="0045686B" w:rsidRPr="00D9624D">
          <w:rPr>
            <w:rStyle w:val="Hyperlink"/>
            <w:noProof/>
            <w:lang w:val="en-US"/>
          </w:rPr>
          <w:t>Figure 6 '|u265C' Unicode character for a black rook</w:t>
        </w:r>
        <w:r w:rsidR="0045686B">
          <w:rPr>
            <w:noProof/>
            <w:webHidden/>
          </w:rPr>
          <w:tab/>
        </w:r>
        <w:r w:rsidR="0045686B">
          <w:rPr>
            <w:noProof/>
            <w:webHidden/>
          </w:rPr>
          <w:fldChar w:fldCharType="begin"/>
        </w:r>
        <w:r w:rsidR="0045686B">
          <w:rPr>
            <w:noProof/>
            <w:webHidden/>
          </w:rPr>
          <w:instrText xml:space="preserve"> PAGEREF _Toc155188169 \h </w:instrText>
        </w:r>
        <w:r w:rsidR="0045686B">
          <w:rPr>
            <w:noProof/>
            <w:webHidden/>
          </w:rPr>
        </w:r>
        <w:r w:rsidR="0045686B">
          <w:rPr>
            <w:noProof/>
            <w:webHidden/>
          </w:rPr>
          <w:fldChar w:fldCharType="separate"/>
        </w:r>
        <w:r w:rsidR="0045686B">
          <w:rPr>
            <w:noProof/>
            <w:webHidden/>
          </w:rPr>
          <w:t>8</w:t>
        </w:r>
        <w:r w:rsidR="0045686B">
          <w:rPr>
            <w:noProof/>
            <w:webHidden/>
          </w:rPr>
          <w:fldChar w:fldCharType="end"/>
        </w:r>
      </w:hyperlink>
    </w:p>
    <w:p w14:paraId="47FEF83C" w14:textId="4160FCC1" w:rsidR="0045686B" w:rsidRDefault="00000000">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170" w:history="1">
        <w:r w:rsidR="0045686B" w:rsidRPr="00D9624D">
          <w:rPr>
            <w:rStyle w:val="Hyperlink"/>
            <w:noProof/>
            <w:lang w:val="en-US"/>
          </w:rPr>
          <w:t>Figure 7 Color Chess Starting Position</w:t>
        </w:r>
        <w:r w:rsidR="0045686B">
          <w:rPr>
            <w:noProof/>
            <w:webHidden/>
          </w:rPr>
          <w:tab/>
        </w:r>
        <w:r w:rsidR="0045686B">
          <w:rPr>
            <w:noProof/>
            <w:webHidden/>
          </w:rPr>
          <w:fldChar w:fldCharType="begin"/>
        </w:r>
        <w:r w:rsidR="0045686B">
          <w:rPr>
            <w:noProof/>
            <w:webHidden/>
          </w:rPr>
          <w:instrText xml:space="preserve"> PAGEREF _Toc155188170 \h </w:instrText>
        </w:r>
        <w:r w:rsidR="0045686B">
          <w:rPr>
            <w:noProof/>
            <w:webHidden/>
          </w:rPr>
        </w:r>
        <w:r w:rsidR="0045686B">
          <w:rPr>
            <w:noProof/>
            <w:webHidden/>
          </w:rPr>
          <w:fldChar w:fldCharType="separate"/>
        </w:r>
        <w:r w:rsidR="0045686B">
          <w:rPr>
            <w:noProof/>
            <w:webHidden/>
          </w:rPr>
          <w:t>10</w:t>
        </w:r>
        <w:r w:rsidR="0045686B">
          <w:rPr>
            <w:noProof/>
            <w:webHidden/>
          </w:rPr>
          <w:fldChar w:fldCharType="end"/>
        </w:r>
      </w:hyperlink>
    </w:p>
    <w:p w14:paraId="1B85FB2D" w14:textId="340D7CB6" w:rsidR="0045686B" w:rsidRDefault="00000000">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171" w:history="1">
        <w:r w:rsidR="0045686B" w:rsidRPr="00D9624D">
          <w:rPr>
            <w:rStyle w:val="Hyperlink"/>
            <w:noProof/>
            <w:lang w:val="en-US"/>
          </w:rPr>
          <w:t>Figure 8 Color Chess Piece Capture Example Prior</w:t>
        </w:r>
        <w:r w:rsidR="0045686B">
          <w:rPr>
            <w:noProof/>
            <w:webHidden/>
          </w:rPr>
          <w:tab/>
        </w:r>
        <w:r w:rsidR="0045686B">
          <w:rPr>
            <w:noProof/>
            <w:webHidden/>
          </w:rPr>
          <w:fldChar w:fldCharType="begin"/>
        </w:r>
        <w:r w:rsidR="0045686B">
          <w:rPr>
            <w:noProof/>
            <w:webHidden/>
          </w:rPr>
          <w:instrText xml:space="preserve"> PAGEREF _Toc155188171 \h </w:instrText>
        </w:r>
        <w:r w:rsidR="0045686B">
          <w:rPr>
            <w:noProof/>
            <w:webHidden/>
          </w:rPr>
        </w:r>
        <w:r w:rsidR="0045686B">
          <w:rPr>
            <w:noProof/>
            <w:webHidden/>
          </w:rPr>
          <w:fldChar w:fldCharType="separate"/>
        </w:r>
        <w:r w:rsidR="0045686B">
          <w:rPr>
            <w:noProof/>
            <w:webHidden/>
          </w:rPr>
          <w:t>10</w:t>
        </w:r>
        <w:r w:rsidR="0045686B">
          <w:rPr>
            <w:noProof/>
            <w:webHidden/>
          </w:rPr>
          <w:fldChar w:fldCharType="end"/>
        </w:r>
      </w:hyperlink>
    </w:p>
    <w:p w14:paraId="7E01BDF8" w14:textId="7731A481" w:rsidR="0045686B" w:rsidRDefault="00000000">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172" w:history="1">
        <w:r w:rsidR="0045686B" w:rsidRPr="00D9624D">
          <w:rPr>
            <w:rStyle w:val="Hyperlink"/>
            <w:noProof/>
            <w:lang w:val="en-US"/>
          </w:rPr>
          <w:t>Figure 9 Color Chess Piece Capture Example After</w:t>
        </w:r>
        <w:r w:rsidR="0045686B">
          <w:rPr>
            <w:noProof/>
            <w:webHidden/>
          </w:rPr>
          <w:tab/>
        </w:r>
        <w:r w:rsidR="0045686B">
          <w:rPr>
            <w:noProof/>
            <w:webHidden/>
          </w:rPr>
          <w:fldChar w:fldCharType="begin"/>
        </w:r>
        <w:r w:rsidR="0045686B">
          <w:rPr>
            <w:noProof/>
            <w:webHidden/>
          </w:rPr>
          <w:instrText xml:space="preserve"> PAGEREF _Toc155188172 \h </w:instrText>
        </w:r>
        <w:r w:rsidR="0045686B">
          <w:rPr>
            <w:noProof/>
            <w:webHidden/>
          </w:rPr>
        </w:r>
        <w:r w:rsidR="0045686B">
          <w:rPr>
            <w:noProof/>
            <w:webHidden/>
          </w:rPr>
          <w:fldChar w:fldCharType="separate"/>
        </w:r>
        <w:r w:rsidR="0045686B">
          <w:rPr>
            <w:noProof/>
            <w:webHidden/>
          </w:rPr>
          <w:t>10</w:t>
        </w:r>
        <w:r w:rsidR="0045686B">
          <w:rPr>
            <w:noProof/>
            <w:webHidden/>
          </w:rPr>
          <w:fldChar w:fldCharType="end"/>
        </w:r>
      </w:hyperlink>
    </w:p>
    <w:p w14:paraId="23E1BE05" w14:textId="7A51D393" w:rsidR="0045686B" w:rsidRDefault="00000000">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173" w:history="1">
        <w:r w:rsidR="0045686B" w:rsidRPr="00D9624D">
          <w:rPr>
            <w:rStyle w:val="Hyperlink"/>
            <w:noProof/>
            <w:lang w:val="en-US"/>
          </w:rPr>
          <w:t>Figure 10 Chaotic Chess Random Position Example</w:t>
        </w:r>
        <w:r w:rsidR="0045686B">
          <w:rPr>
            <w:noProof/>
            <w:webHidden/>
          </w:rPr>
          <w:tab/>
        </w:r>
        <w:r w:rsidR="0045686B">
          <w:rPr>
            <w:noProof/>
            <w:webHidden/>
          </w:rPr>
          <w:fldChar w:fldCharType="begin"/>
        </w:r>
        <w:r w:rsidR="0045686B">
          <w:rPr>
            <w:noProof/>
            <w:webHidden/>
          </w:rPr>
          <w:instrText xml:space="preserve"> PAGEREF _Toc155188173 \h </w:instrText>
        </w:r>
        <w:r w:rsidR="0045686B">
          <w:rPr>
            <w:noProof/>
            <w:webHidden/>
          </w:rPr>
        </w:r>
        <w:r w:rsidR="0045686B">
          <w:rPr>
            <w:noProof/>
            <w:webHidden/>
          </w:rPr>
          <w:fldChar w:fldCharType="separate"/>
        </w:r>
        <w:r w:rsidR="0045686B">
          <w:rPr>
            <w:noProof/>
            <w:webHidden/>
          </w:rPr>
          <w:t>12</w:t>
        </w:r>
        <w:r w:rsidR="0045686B">
          <w:rPr>
            <w:noProof/>
            <w:webHidden/>
          </w:rPr>
          <w:fldChar w:fldCharType="end"/>
        </w:r>
      </w:hyperlink>
    </w:p>
    <w:p w14:paraId="26438116" w14:textId="2CDA4733" w:rsidR="0045686B" w:rsidRDefault="00000000">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174" w:history="1">
        <w:r w:rsidR="0045686B" w:rsidRPr="00D9624D">
          <w:rPr>
            <w:rStyle w:val="Hyperlink"/>
            <w:noProof/>
            <w:lang w:val="en-US"/>
          </w:rPr>
          <w:t>Figure 11 Chaotic Chess Barrier Usage Example Prior</w:t>
        </w:r>
        <w:r w:rsidR="0045686B">
          <w:rPr>
            <w:noProof/>
            <w:webHidden/>
          </w:rPr>
          <w:tab/>
        </w:r>
        <w:r w:rsidR="0045686B">
          <w:rPr>
            <w:noProof/>
            <w:webHidden/>
          </w:rPr>
          <w:fldChar w:fldCharType="begin"/>
        </w:r>
        <w:r w:rsidR="0045686B">
          <w:rPr>
            <w:noProof/>
            <w:webHidden/>
          </w:rPr>
          <w:instrText xml:space="preserve"> PAGEREF _Toc155188174 \h </w:instrText>
        </w:r>
        <w:r w:rsidR="0045686B">
          <w:rPr>
            <w:noProof/>
            <w:webHidden/>
          </w:rPr>
        </w:r>
        <w:r w:rsidR="0045686B">
          <w:rPr>
            <w:noProof/>
            <w:webHidden/>
          </w:rPr>
          <w:fldChar w:fldCharType="separate"/>
        </w:r>
        <w:r w:rsidR="0045686B">
          <w:rPr>
            <w:noProof/>
            <w:webHidden/>
          </w:rPr>
          <w:t>12</w:t>
        </w:r>
        <w:r w:rsidR="0045686B">
          <w:rPr>
            <w:noProof/>
            <w:webHidden/>
          </w:rPr>
          <w:fldChar w:fldCharType="end"/>
        </w:r>
      </w:hyperlink>
    </w:p>
    <w:p w14:paraId="06BBF679" w14:textId="7C858B63" w:rsidR="0045686B" w:rsidRDefault="00000000">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175" w:history="1">
        <w:r w:rsidR="0045686B" w:rsidRPr="00D9624D">
          <w:rPr>
            <w:rStyle w:val="Hyperlink"/>
            <w:noProof/>
            <w:lang w:val="en-US"/>
          </w:rPr>
          <w:t>Figure 12 Chaotic Chess Barrier Usage Example After</w:t>
        </w:r>
        <w:r w:rsidR="0045686B">
          <w:rPr>
            <w:noProof/>
            <w:webHidden/>
          </w:rPr>
          <w:tab/>
        </w:r>
        <w:r w:rsidR="0045686B">
          <w:rPr>
            <w:noProof/>
            <w:webHidden/>
          </w:rPr>
          <w:fldChar w:fldCharType="begin"/>
        </w:r>
        <w:r w:rsidR="0045686B">
          <w:rPr>
            <w:noProof/>
            <w:webHidden/>
          </w:rPr>
          <w:instrText xml:space="preserve"> PAGEREF _Toc155188175 \h </w:instrText>
        </w:r>
        <w:r w:rsidR="0045686B">
          <w:rPr>
            <w:noProof/>
            <w:webHidden/>
          </w:rPr>
        </w:r>
        <w:r w:rsidR="0045686B">
          <w:rPr>
            <w:noProof/>
            <w:webHidden/>
          </w:rPr>
          <w:fldChar w:fldCharType="separate"/>
        </w:r>
        <w:r w:rsidR="0045686B">
          <w:rPr>
            <w:noProof/>
            <w:webHidden/>
          </w:rPr>
          <w:t>13</w:t>
        </w:r>
        <w:r w:rsidR="0045686B">
          <w:rPr>
            <w:noProof/>
            <w:webHidden/>
          </w:rPr>
          <w:fldChar w:fldCharType="end"/>
        </w:r>
      </w:hyperlink>
    </w:p>
    <w:p w14:paraId="73EB2C63" w14:textId="0B509230" w:rsidR="0045686B" w:rsidRDefault="00000000">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176" w:history="1">
        <w:r w:rsidR="0045686B" w:rsidRPr="00D9624D">
          <w:rPr>
            <w:rStyle w:val="Hyperlink"/>
            <w:noProof/>
            <w:lang w:val="en-US"/>
          </w:rPr>
          <w:t>Figure 13 Chaotic Chess Shield Usage Example Prior</w:t>
        </w:r>
        <w:r w:rsidR="0045686B">
          <w:rPr>
            <w:noProof/>
            <w:webHidden/>
          </w:rPr>
          <w:tab/>
        </w:r>
        <w:r w:rsidR="0045686B">
          <w:rPr>
            <w:noProof/>
            <w:webHidden/>
          </w:rPr>
          <w:fldChar w:fldCharType="begin"/>
        </w:r>
        <w:r w:rsidR="0045686B">
          <w:rPr>
            <w:noProof/>
            <w:webHidden/>
          </w:rPr>
          <w:instrText xml:space="preserve"> PAGEREF _Toc155188176 \h </w:instrText>
        </w:r>
        <w:r w:rsidR="0045686B">
          <w:rPr>
            <w:noProof/>
            <w:webHidden/>
          </w:rPr>
        </w:r>
        <w:r w:rsidR="0045686B">
          <w:rPr>
            <w:noProof/>
            <w:webHidden/>
          </w:rPr>
          <w:fldChar w:fldCharType="separate"/>
        </w:r>
        <w:r w:rsidR="0045686B">
          <w:rPr>
            <w:noProof/>
            <w:webHidden/>
          </w:rPr>
          <w:t>13</w:t>
        </w:r>
        <w:r w:rsidR="0045686B">
          <w:rPr>
            <w:noProof/>
            <w:webHidden/>
          </w:rPr>
          <w:fldChar w:fldCharType="end"/>
        </w:r>
      </w:hyperlink>
    </w:p>
    <w:p w14:paraId="2012C728" w14:textId="742ECD4A" w:rsidR="0045686B" w:rsidRDefault="00000000">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177" w:history="1">
        <w:r w:rsidR="0045686B" w:rsidRPr="00D9624D">
          <w:rPr>
            <w:rStyle w:val="Hyperlink"/>
            <w:noProof/>
            <w:lang w:val="en-US"/>
          </w:rPr>
          <w:t>Figure 14 Chaotic Chess Shield Usage Example After</w:t>
        </w:r>
        <w:r w:rsidR="0045686B">
          <w:rPr>
            <w:noProof/>
            <w:webHidden/>
          </w:rPr>
          <w:tab/>
        </w:r>
        <w:r w:rsidR="0045686B">
          <w:rPr>
            <w:noProof/>
            <w:webHidden/>
          </w:rPr>
          <w:fldChar w:fldCharType="begin"/>
        </w:r>
        <w:r w:rsidR="0045686B">
          <w:rPr>
            <w:noProof/>
            <w:webHidden/>
          </w:rPr>
          <w:instrText xml:space="preserve"> PAGEREF _Toc155188177 \h </w:instrText>
        </w:r>
        <w:r w:rsidR="0045686B">
          <w:rPr>
            <w:noProof/>
            <w:webHidden/>
          </w:rPr>
        </w:r>
        <w:r w:rsidR="0045686B">
          <w:rPr>
            <w:noProof/>
            <w:webHidden/>
          </w:rPr>
          <w:fldChar w:fldCharType="separate"/>
        </w:r>
        <w:r w:rsidR="0045686B">
          <w:rPr>
            <w:noProof/>
            <w:webHidden/>
          </w:rPr>
          <w:t>14</w:t>
        </w:r>
        <w:r w:rsidR="0045686B">
          <w:rPr>
            <w:noProof/>
            <w:webHidden/>
          </w:rPr>
          <w:fldChar w:fldCharType="end"/>
        </w:r>
      </w:hyperlink>
    </w:p>
    <w:p w14:paraId="0B6F004F" w14:textId="0F59928B" w:rsidR="0045686B" w:rsidRDefault="00000000">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178" w:history="1">
        <w:r w:rsidR="0045686B" w:rsidRPr="00D9624D">
          <w:rPr>
            <w:rStyle w:val="Hyperlink"/>
            <w:noProof/>
            <w:lang w:val="en-US"/>
          </w:rPr>
          <w:t>Figure 15 Chaotic Chess Coin Usage Example Prior</w:t>
        </w:r>
        <w:r w:rsidR="0045686B">
          <w:rPr>
            <w:noProof/>
            <w:webHidden/>
          </w:rPr>
          <w:tab/>
        </w:r>
        <w:r w:rsidR="0045686B">
          <w:rPr>
            <w:noProof/>
            <w:webHidden/>
          </w:rPr>
          <w:fldChar w:fldCharType="begin"/>
        </w:r>
        <w:r w:rsidR="0045686B">
          <w:rPr>
            <w:noProof/>
            <w:webHidden/>
          </w:rPr>
          <w:instrText xml:space="preserve"> PAGEREF _Toc155188178 \h </w:instrText>
        </w:r>
        <w:r w:rsidR="0045686B">
          <w:rPr>
            <w:noProof/>
            <w:webHidden/>
          </w:rPr>
        </w:r>
        <w:r w:rsidR="0045686B">
          <w:rPr>
            <w:noProof/>
            <w:webHidden/>
          </w:rPr>
          <w:fldChar w:fldCharType="separate"/>
        </w:r>
        <w:r w:rsidR="0045686B">
          <w:rPr>
            <w:noProof/>
            <w:webHidden/>
          </w:rPr>
          <w:t>14</w:t>
        </w:r>
        <w:r w:rsidR="0045686B">
          <w:rPr>
            <w:noProof/>
            <w:webHidden/>
          </w:rPr>
          <w:fldChar w:fldCharType="end"/>
        </w:r>
      </w:hyperlink>
    </w:p>
    <w:p w14:paraId="3C6B81B5" w14:textId="1FE22149" w:rsidR="0045686B" w:rsidRDefault="00000000">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179" w:history="1">
        <w:r w:rsidR="0045686B" w:rsidRPr="00D9624D">
          <w:rPr>
            <w:rStyle w:val="Hyperlink"/>
            <w:noProof/>
            <w:lang w:val="en-US"/>
          </w:rPr>
          <w:t>Figure 16 Chaotic Chess Coin Usage Example After</w:t>
        </w:r>
        <w:r w:rsidR="0045686B">
          <w:rPr>
            <w:noProof/>
            <w:webHidden/>
          </w:rPr>
          <w:tab/>
        </w:r>
        <w:r w:rsidR="0045686B">
          <w:rPr>
            <w:noProof/>
            <w:webHidden/>
          </w:rPr>
          <w:fldChar w:fldCharType="begin"/>
        </w:r>
        <w:r w:rsidR="0045686B">
          <w:rPr>
            <w:noProof/>
            <w:webHidden/>
          </w:rPr>
          <w:instrText xml:space="preserve"> PAGEREF _Toc155188179 \h </w:instrText>
        </w:r>
        <w:r w:rsidR="0045686B">
          <w:rPr>
            <w:noProof/>
            <w:webHidden/>
          </w:rPr>
        </w:r>
        <w:r w:rsidR="0045686B">
          <w:rPr>
            <w:noProof/>
            <w:webHidden/>
          </w:rPr>
          <w:fldChar w:fldCharType="separate"/>
        </w:r>
        <w:r w:rsidR="0045686B">
          <w:rPr>
            <w:noProof/>
            <w:webHidden/>
          </w:rPr>
          <w:t>15</w:t>
        </w:r>
        <w:r w:rsidR="0045686B">
          <w:rPr>
            <w:noProof/>
            <w:webHidden/>
          </w:rPr>
          <w:fldChar w:fldCharType="end"/>
        </w:r>
      </w:hyperlink>
    </w:p>
    <w:p w14:paraId="035BE0A3" w14:textId="33DD9197" w:rsidR="0045686B" w:rsidRDefault="00000000">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180" w:history="1">
        <w:r w:rsidR="0045686B" w:rsidRPr="00D9624D">
          <w:rPr>
            <w:rStyle w:val="Hyperlink"/>
            <w:noProof/>
            <w:lang w:val="en-US"/>
          </w:rPr>
          <w:t>Figure 17 Chaotic Chess Bomb Usage Example Prior</w:t>
        </w:r>
        <w:r w:rsidR="0045686B">
          <w:rPr>
            <w:noProof/>
            <w:webHidden/>
          </w:rPr>
          <w:tab/>
        </w:r>
        <w:r w:rsidR="0045686B">
          <w:rPr>
            <w:noProof/>
            <w:webHidden/>
          </w:rPr>
          <w:fldChar w:fldCharType="begin"/>
        </w:r>
        <w:r w:rsidR="0045686B">
          <w:rPr>
            <w:noProof/>
            <w:webHidden/>
          </w:rPr>
          <w:instrText xml:space="preserve"> PAGEREF _Toc155188180 \h </w:instrText>
        </w:r>
        <w:r w:rsidR="0045686B">
          <w:rPr>
            <w:noProof/>
            <w:webHidden/>
          </w:rPr>
        </w:r>
        <w:r w:rsidR="0045686B">
          <w:rPr>
            <w:noProof/>
            <w:webHidden/>
          </w:rPr>
          <w:fldChar w:fldCharType="separate"/>
        </w:r>
        <w:r w:rsidR="0045686B">
          <w:rPr>
            <w:noProof/>
            <w:webHidden/>
          </w:rPr>
          <w:t>15</w:t>
        </w:r>
        <w:r w:rsidR="0045686B">
          <w:rPr>
            <w:noProof/>
            <w:webHidden/>
          </w:rPr>
          <w:fldChar w:fldCharType="end"/>
        </w:r>
      </w:hyperlink>
    </w:p>
    <w:p w14:paraId="76C5858F" w14:textId="1C79A401" w:rsidR="0045686B" w:rsidRDefault="00000000">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181" w:history="1">
        <w:r w:rsidR="0045686B" w:rsidRPr="00D9624D">
          <w:rPr>
            <w:rStyle w:val="Hyperlink"/>
            <w:noProof/>
            <w:lang w:val="en-US"/>
          </w:rPr>
          <w:t>Figure 18 Chaotic Chess Bomb Usage Example After</w:t>
        </w:r>
        <w:r w:rsidR="0045686B">
          <w:rPr>
            <w:noProof/>
            <w:webHidden/>
          </w:rPr>
          <w:tab/>
        </w:r>
        <w:r w:rsidR="0045686B">
          <w:rPr>
            <w:noProof/>
            <w:webHidden/>
          </w:rPr>
          <w:fldChar w:fldCharType="begin"/>
        </w:r>
        <w:r w:rsidR="0045686B">
          <w:rPr>
            <w:noProof/>
            <w:webHidden/>
          </w:rPr>
          <w:instrText xml:space="preserve"> PAGEREF _Toc155188181 \h </w:instrText>
        </w:r>
        <w:r w:rsidR="0045686B">
          <w:rPr>
            <w:noProof/>
            <w:webHidden/>
          </w:rPr>
        </w:r>
        <w:r w:rsidR="0045686B">
          <w:rPr>
            <w:noProof/>
            <w:webHidden/>
          </w:rPr>
          <w:fldChar w:fldCharType="separate"/>
        </w:r>
        <w:r w:rsidR="0045686B">
          <w:rPr>
            <w:noProof/>
            <w:webHidden/>
          </w:rPr>
          <w:t>16</w:t>
        </w:r>
        <w:r w:rsidR="0045686B">
          <w:rPr>
            <w:noProof/>
            <w:webHidden/>
          </w:rPr>
          <w:fldChar w:fldCharType="end"/>
        </w:r>
      </w:hyperlink>
    </w:p>
    <w:p w14:paraId="53C1CB98" w14:textId="3BA7EA53" w:rsidR="009A2ACE" w:rsidRPr="00C03B2B" w:rsidRDefault="00604FD4" w:rsidP="009A2ACE">
      <w:pPr>
        <w:rPr>
          <w:rFonts w:cs="Arial"/>
          <w:color w:val="444444"/>
          <w:sz w:val="19"/>
          <w:szCs w:val="19"/>
          <w:lang w:val="en-US"/>
        </w:rPr>
      </w:pPr>
      <w:r w:rsidRPr="00C03B2B">
        <w:rPr>
          <w:rFonts w:cs="Arial"/>
          <w:color w:val="444444"/>
          <w:sz w:val="19"/>
          <w:szCs w:val="19"/>
          <w:lang w:val="en-US"/>
        </w:rPr>
        <w:fldChar w:fldCharType="end"/>
      </w:r>
      <w:r w:rsidR="009A2ACE" w:rsidRPr="00C03B2B">
        <w:rPr>
          <w:rFonts w:cs="Arial"/>
          <w:color w:val="444444"/>
          <w:sz w:val="19"/>
          <w:szCs w:val="19"/>
          <w:lang w:val="en-US"/>
        </w:rPr>
        <w:br w:type="page"/>
      </w:r>
    </w:p>
    <w:p w14:paraId="4CAC74F6" w14:textId="77777777" w:rsidR="009A2ACE" w:rsidRPr="00C03B2B" w:rsidRDefault="00094606" w:rsidP="007B33AF">
      <w:pPr>
        <w:pStyle w:val="Heading1"/>
        <w:numPr>
          <w:ilvl w:val="0"/>
          <w:numId w:val="0"/>
        </w:numPr>
        <w:ind w:left="432" w:hanging="432"/>
        <w:rPr>
          <w:lang w:val="en-US"/>
        </w:rPr>
      </w:pPr>
      <w:bookmarkStart w:id="276" w:name="_Toc155188309"/>
      <w:r w:rsidRPr="00C03B2B">
        <w:rPr>
          <w:lang w:val="en-US"/>
        </w:rPr>
        <w:lastRenderedPageBreak/>
        <w:t>Appendix</w:t>
      </w:r>
      <w:bookmarkEnd w:id="276"/>
    </w:p>
    <w:p w14:paraId="0F0FED0B" w14:textId="77777777" w:rsidR="009A2ACE" w:rsidRPr="00C03B2B" w:rsidRDefault="00094606" w:rsidP="007B33AF">
      <w:pPr>
        <w:pStyle w:val="Heading2"/>
        <w:numPr>
          <w:ilvl w:val="1"/>
          <w:numId w:val="1"/>
        </w:numPr>
        <w:rPr>
          <w:lang w:val="en-US"/>
        </w:rPr>
      </w:pPr>
      <w:bookmarkStart w:id="277" w:name="_Toc155188310"/>
      <w:r w:rsidRPr="00C03B2B">
        <w:rPr>
          <w:lang w:val="en-US"/>
        </w:rPr>
        <w:t>Appendix</w:t>
      </w:r>
      <w:r w:rsidR="009A2ACE" w:rsidRPr="00C03B2B">
        <w:rPr>
          <w:lang w:val="en-US"/>
        </w:rPr>
        <w:t xml:space="preserve"> 1</w:t>
      </w:r>
      <w:bookmarkEnd w:id="277"/>
    </w:p>
    <w:p w14:paraId="71057325" w14:textId="56B737AD" w:rsidR="00604FD4" w:rsidRPr="00C03B2B" w:rsidRDefault="00C07A2B" w:rsidP="00604FD4">
      <w:pPr>
        <w:rPr>
          <w:lang w:val="en-US"/>
        </w:rPr>
      </w:pPr>
      <w:r w:rsidRPr="00C03B2B">
        <w:rPr>
          <w:noProof/>
          <w:lang w:val="en-US" w:eastAsia="de-CH"/>
        </w:rPr>
        <w:tab/>
      </w:r>
      <w:r w:rsidR="00604FD4" w:rsidRPr="00C03B2B">
        <w:rPr>
          <w:noProof/>
          <w:lang w:val="en-US" w:eastAsia="de-CH"/>
        </w:rPr>
        <w:drawing>
          <wp:inline distT="0" distB="0" distL="0" distR="0" wp14:anchorId="4885C3CB" wp14:editId="36792D52">
            <wp:extent cx="5912641" cy="3597044"/>
            <wp:effectExtent l="0" t="0" r="571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hang 1.gif"/>
                    <pic:cNvPicPr/>
                  </pic:nvPicPr>
                  <pic:blipFill>
                    <a:blip r:embed="rId37">
                      <a:extLst>
                        <a:ext uri="{28A0092B-C50C-407E-A947-70E740481C1C}">
                          <a14:useLocalDpi xmlns:a14="http://schemas.microsoft.com/office/drawing/2010/main" val="0"/>
                        </a:ext>
                      </a:extLst>
                    </a:blip>
                    <a:stretch>
                      <a:fillRect/>
                    </a:stretch>
                  </pic:blipFill>
                  <pic:spPr>
                    <a:xfrm>
                      <a:off x="0" y="0"/>
                      <a:ext cx="5942321" cy="3615100"/>
                    </a:xfrm>
                    <a:prstGeom prst="rect">
                      <a:avLst/>
                    </a:prstGeom>
                  </pic:spPr>
                </pic:pic>
              </a:graphicData>
            </a:graphic>
          </wp:inline>
        </w:drawing>
      </w:r>
    </w:p>
    <w:p w14:paraId="791F3C76" w14:textId="77777777" w:rsidR="00604FD4" w:rsidRPr="00C03B2B" w:rsidRDefault="00604FD4" w:rsidP="00604FD4">
      <w:pPr>
        <w:rPr>
          <w:lang w:val="en-US"/>
        </w:rPr>
      </w:pPr>
    </w:p>
    <w:p w14:paraId="3E5F7BF8" w14:textId="77777777" w:rsidR="008E048D" w:rsidRPr="00C03B2B" w:rsidRDefault="008E048D" w:rsidP="008E048D">
      <w:pPr>
        <w:pStyle w:val="Heading2"/>
        <w:numPr>
          <w:ilvl w:val="0"/>
          <w:numId w:val="0"/>
        </w:numPr>
        <w:rPr>
          <w:lang w:val="en-US"/>
        </w:rPr>
      </w:pPr>
      <w:r w:rsidRPr="00C03B2B">
        <w:rPr>
          <w:lang w:val="en-US"/>
        </w:rPr>
        <w:br w:type="page"/>
      </w:r>
    </w:p>
    <w:p w14:paraId="7023B1BB" w14:textId="77777777" w:rsidR="009A2ACE" w:rsidRPr="00C03B2B" w:rsidRDefault="00094606" w:rsidP="008E048D">
      <w:pPr>
        <w:pStyle w:val="Heading2"/>
        <w:numPr>
          <w:ilvl w:val="1"/>
          <w:numId w:val="1"/>
        </w:numPr>
        <w:rPr>
          <w:lang w:val="en-US"/>
        </w:rPr>
      </w:pPr>
      <w:bookmarkStart w:id="278" w:name="_Toc155188311"/>
      <w:r w:rsidRPr="00C03B2B">
        <w:rPr>
          <w:lang w:val="en-US"/>
        </w:rPr>
        <w:lastRenderedPageBreak/>
        <w:t xml:space="preserve">Appendix </w:t>
      </w:r>
      <w:r w:rsidR="009A2ACE" w:rsidRPr="00C03B2B">
        <w:rPr>
          <w:lang w:val="en-US"/>
        </w:rPr>
        <w:t>2</w:t>
      </w:r>
      <w:bookmarkEnd w:id="278"/>
    </w:p>
    <w:p w14:paraId="24664E91" w14:textId="77777777" w:rsidR="00604FD4" w:rsidRPr="00C03B2B" w:rsidRDefault="00604FD4" w:rsidP="00604FD4">
      <w:pPr>
        <w:rPr>
          <w:lang w:val="en-US"/>
        </w:rPr>
      </w:pPr>
      <w:r w:rsidRPr="00C03B2B">
        <w:rPr>
          <w:noProof/>
          <w:lang w:val="en-US" w:eastAsia="de-CH"/>
        </w:rPr>
        <w:drawing>
          <wp:inline distT="0" distB="0" distL="0" distR="0" wp14:anchorId="16C5A4C5" wp14:editId="374EC83F">
            <wp:extent cx="5760085" cy="3212465"/>
            <wp:effectExtent l="0" t="0" r="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hang 2.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212465"/>
                    </a:xfrm>
                    <a:prstGeom prst="rect">
                      <a:avLst/>
                    </a:prstGeom>
                  </pic:spPr>
                </pic:pic>
              </a:graphicData>
            </a:graphic>
          </wp:inline>
        </w:drawing>
      </w:r>
    </w:p>
    <w:p w14:paraId="03E0DF6E" w14:textId="77777777" w:rsidR="00604FD4" w:rsidRPr="00C03B2B" w:rsidRDefault="00604FD4" w:rsidP="00604FD4">
      <w:pPr>
        <w:rPr>
          <w:lang w:val="en-US"/>
        </w:rPr>
      </w:pPr>
    </w:p>
    <w:p w14:paraId="64E82EC3" w14:textId="77777777" w:rsidR="00C15E3B" w:rsidRPr="00C03B2B" w:rsidRDefault="00C15E3B">
      <w:pPr>
        <w:spacing w:after="0" w:line="240" w:lineRule="auto"/>
        <w:jc w:val="left"/>
        <w:rPr>
          <w:rFonts w:ascii="Calibri" w:eastAsiaTheme="majorEastAsia" w:hAnsi="Calibri" w:cstheme="majorBidi"/>
          <w:b/>
          <w:color w:val="2E74B5" w:themeColor="accent1" w:themeShade="BF"/>
          <w:sz w:val="26"/>
          <w:szCs w:val="26"/>
          <w:lang w:val="en-US"/>
        </w:rPr>
      </w:pPr>
      <w:r w:rsidRPr="00C03B2B">
        <w:rPr>
          <w:lang w:val="en-US"/>
        </w:rPr>
        <w:br w:type="page"/>
      </w:r>
    </w:p>
    <w:p w14:paraId="3A56EAB2" w14:textId="77777777" w:rsidR="009A2ACE" w:rsidRPr="00C03B2B" w:rsidRDefault="00094606" w:rsidP="00094606">
      <w:pPr>
        <w:pStyle w:val="Heading2"/>
        <w:numPr>
          <w:ilvl w:val="1"/>
          <w:numId w:val="1"/>
        </w:numPr>
        <w:rPr>
          <w:lang w:val="en-US"/>
        </w:rPr>
      </w:pPr>
      <w:bookmarkStart w:id="279" w:name="_Toc155188312"/>
      <w:r w:rsidRPr="00C03B2B">
        <w:rPr>
          <w:lang w:val="en-US"/>
        </w:rPr>
        <w:lastRenderedPageBreak/>
        <w:t>Declaration of Authenticity</w:t>
      </w:r>
      <w:bookmarkEnd w:id="279"/>
    </w:p>
    <w:p w14:paraId="3376922C" w14:textId="77777777" w:rsidR="00C15E3B" w:rsidRPr="00C03B2B" w:rsidRDefault="00C15E3B" w:rsidP="00C15E3B">
      <w:pPr>
        <w:rPr>
          <w:lang w:val="en-US"/>
        </w:rPr>
      </w:pPr>
    </w:p>
    <w:p w14:paraId="66D25DDA" w14:textId="77777777" w:rsidR="00C15E3B" w:rsidRPr="00C03B2B" w:rsidRDefault="00094606" w:rsidP="00094606">
      <w:pPr>
        <w:rPr>
          <w:lang w:val="en-US"/>
        </w:rPr>
      </w:pPr>
      <w:r w:rsidRPr="00C03B2B">
        <w:rPr>
          <w:lang w:val="en-US"/>
        </w:rPr>
        <w:t>I hereby declare that the work submitted is my own and that all passages and ideas that are not mine have been fully and properly acknowledged.</w:t>
      </w:r>
      <w:r w:rsidRPr="00C03B2B">
        <w:rPr>
          <w:lang w:val="en-US"/>
        </w:rPr>
        <w:cr/>
      </w:r>
    </w:p>
    <w:p w14:paraId="2F67530E" w14:textId="77777777" w:rsidR="00C15E3B" w:rsidRPr="00C03B2B" w:rsidRDefault="00C15E3B" w:rsidP="00C15E3B">
      <w:pPr>
        <w:tabs>
          <w:tab w:val="left" w:pos="8963"/>
        </w:tabs>
        <w:rPr>
          <w:rFonts w:cs="Arial"/>
          <w:lang w:val="en-US"/>
        </w:rPr>
      </w:pPr>
      <w:r w:rsidRPr="00C03B2B">
        <w:rPr>
          <w:rFonts w:cs="Arial"/>
          <w:noProof/>
          <w:sz w:val="20"/>
          <w:szCs w:val="20"/>
          <w:lang w:val="en-US" w:eastAsia="de-CH"/>
        </w:rPr>
        <w:drawing>
          <wp:anchor distT="0" distB="0" distL="114300" distR="114300" simplePos="0" relativeHeight="251663360" behindDoc="1" locked="0" layoutInCell="1" allowOverlap="1" wp14:anchorId="6464F8F1" wp14:editId="10AF3083">
            <wp:simplePos x="0" y="0"/>
            <wp:positionH relativeFrom="column">
              <wp:posOffset>2137068</wp:posOffset>
            </wp:positionH>
            <wp:positionV relativeFrom="paragraph">
              <wp:posOffset>167640</wp:posOffset>
            </wp:positionV>
            <wp:extent cx="2893060" cy="1027430"/>
            <wp:effectExtent l="0" t="0" r="0" b="0"/>
            <wp:wrapTight wrapText="bothSides">
              <wp:wrapPolygon edited="0">
                <wp:start x="12943" y="400"/>
                <wp:lineTo x="2845" y="1201"/>
                <wp:lineTo x="0" y="2803"/>
                <wp:lineTo x="0" y="8811"/>
                <wp:lineTo x="5263" y="14017"/>
                <wp:lineTo x="6400" y="14017"/>
                <wp:lineTo x="4836" y="15619"/>
                <wp:lineTo x="3982" y="17622"/>
                <wp:lineTo x="4125" y="20826"/>
                <wp:lineTo x="4836" y="20826"/>
                <wp:lineTo x="4978" y="20025"/>
                <wp:lineTo x="7254" y="14017"/>
                <wp:lineTo x="19628" y="10813"/>
                <wp:lineTo x="19912" y="8010"/>
                <wp:lineTo x="13939" y="7609"/>
                <wp:lineTo x="14223" y="400"/>
                <wp:lineTo x="12943" y="400"/>
              </wp:wrapPolygon>
            </wp:wrapTight>
            <wp:docPr id="2" name="Grafik 2" descr="http://www.spueredeineenergie.de/Unterschri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spueredeineenergie.de/Unterschrift.gif"/>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93060" cy="1027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EA1847" w14:textId="24B087E9" w:rsidR="00C15E3B" w:rsidRPr="00C03B2B" w:rsidRDefault="00C15E3B" w:rsidP="00094606">
      <w:pPr>
        <w:rPr>
          <w:lang w:val="en-US"/>
        </w:rPr>
      </w:pPr>
      <w:r w:rsidRPr="00C03B2B">
        <w:rPr>
          <w:lang w:val="en-US"/>
        </w:rPr>
        <w:t>Mels, 6.1.</w:t>
      </w:r>
      <w:r w:rsidR="008666AE" w:rsidRPr="00C03B2B">
        <w:rPr>
          <w:lang w:val="en-US"/>
        </w:rPr>
        <w:t>202</w:t>
      </w:r>
      <w:r w:rsidR="002A71A0">
        <w:rPr>
          <w:lang w:val="en-US"/>
        </w:rPr>
        <w:t>1</w:t>
      </w:r>
    </w:p>
    <w:p w14:paraId="14B22D9E" w14:textId="77777777" w:rsidR="00C15E3B" w:rsidRPr="00C03B2B" w:rsidRDefault="00C15E3B" w:rsidP="00C15E3B">
      <w:pPr>
        <w:rPr>
          <w:rFonts w:cs="Arial"/>
          <w:color w:val="444444"/>
          <w:sz w:val="19"/>
          <w:szCs w:val="19"/>
          <w:lang w:val="en-US"/>
        </w:rPr>
      </w:pPr>
    </w:p>
    <w:p w14:paraId="128CC75D" w14:textId="77777777" w:rsidR="00C15E3B" w:rsidRPr="00C03B2B" w:rsidRDefault="00C15E3B" w:rsidP="00C15E3B">
      <w:pPr>
        <w:rPr>
          <w:rFonts w:cs="Arial"/>
          <w:color w:val="444444"/>
          <w:sz w:val="19"/>
          <w:szCs w:val="19"/>
          <w:lang w:val="en-US"/>
        </w:rPr>
      </w:pPr>
    </w:p>
    <w:p w14:paraId="3DC900C5" w14:textId="77777777" w:rsidR="00C15E3B" w:rsidRPr="00C03B2B" w:rsidRDefault="00C15E3B" w:rsidP="00C15E3B">
      <w:pPr>
        <w:rPr>
          <w:rFonts w:cs="Arial"/>
          <w:color w:val="444444"/>
          <w:sz w:val="19"/>
          <w:szCs w:val="19"/>
          <w:lang w:val="en-US"/>
        </w:rPr>
      </w:pPr>
    </w:p>
    <w:p w14:paraId="632F5211" w14:textId="77777777" w:rsidR="00C15E3B" w:rsidRPr="00C03B2B" w:rsidRDefault="00C15E3B" w:rsidP="00C15E3B">
      <w:pPr>
        <w:rPr>
          <w:lang w:val="en-US"/>
        </w:rPr>
      </w:pPr>
    </w:p>
    <w:p w14:paraId="296C417A" w14:textId="77777777" w:rsidR="00944E56" w:rsidRPr="00C03B2B" w:rsidRDefault="00944E56" w:rsidP="009A2ACE">
      <w:pPr>
        <w:jc w:val="left"/>
        <w:rPr>
          <w:rFonts w:asciiTheme="minorHAnsi" w:hAnsiTheme="minorHAnsi" w:cstheme="minorHAnsi"/>
          <w:sz w:val="32"/>
          <w:szCs w:val="32"/>
          <w:lang w:val="en-US"/>
        </w:rPr>
      </w:pPr>
    </w:p>
    <w:p w14:paraId="39189CFE" w14:textId="77777777" w:rsidR="007A3C45" w:rsidRPr="00C03B2B" w:rsidRDefault="007A3C45" w:rsidP="003F4F21">
      <w:pPr>
        <w:ind w:left="5670"/>
        <w:jc w:val="left"/>
        <w:rPr>
          <w:lang w:val="en-US"/>
        </w:rPr>
      </w:pPr>
    </w:p>
    <w:sectPr w:rsidR="007A3C45" w:rsidRPr="00C03B2B" w:rsidSect="00F74A05">
      <w:headerReference w:type="default" r:id="rId40"/>
      <w:pgSz w:w="11906" w:h="16838"/>
      <w:pgMar w:top="1418" w:right="1134" w:bottom="1134" w:left="1701"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610D5" w14:textId="77777777" w:rsidR="00F74A05" w:rsidRDefault="00F74A05" w:rsidP="003F4F21">
      <w:pPr>
        <w:spacing w:after="0" w:line="240" w:lineRule="auto"/>
      </w:pPr>
      <w:r>
        <w:separator/>
      </w:r>
    </w:p>
  </w:endnote>
  <w:endnote w:type="continuationSeparator" w:id="0">
    <w:p w14:paraId="3802F58A" w14:textId="77777777" w:rsidR="00F74A05" w:rsidRDefault="00F74A05" w:rsidP="003F4F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B8875" w14:textId="77777777" w:rsidR="00F74A05" w:rsidRDefault="00F74A05" w:rsidP="003F4F21">
      <w:pPr>
        <w:spacing w:after="0" w:line="240" w:lineRule="auto"/>
      </w:pPr>
      <w:r>
        <w:separator/>
      </w:r>
    </w:p>
  </w:footnote>
  <w:footnote w:type="continuationSeparator" w:id="0">
    <w:p w14:paraId="3DEF7864" w14:textId="77777777" w:rsidR="00F74A05" w:rsidRDefault="00F74A05" w:rsidP="003F4F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988EB" w14:textId="164FCCFF" w:rsidR="000C36A4" w:rsidRDefault="0060023E">
    <w:pPr>
      <w:pStyle w:val="Header"/>
    </w:pPr>
    <w:r>
      <w:fldChar w:fldCharType="begin"/>
    </w:r>
    <w:r>
      <w:instrText xml:space="preserve"> STYLEREF  "Überschrift 1"  \* MERGEFORMAT </w:instrText>
    </w:r>
    <w:r>
      <w:fldChar w:fldCharType="separate"/>
    </w:r>
    <w:r w:rsidR="003A0407">
      <w:rPr>
        <w:b/>
        <w:bCs/>
        <w:noProof/>
        <w:lang w:val="en-GB"/>
      </w:rPr>
      <w:t>Error! Use the Home tab to apply Überschrift 1 to the text that you want to appear here.</w:t>
    </w:r>
    <w:r>
      <w:rPr>
        <w:noProof/>
      </w:rPr>
      <w:fldChar w:fldCharType="end"/>
    </w:r>
    <w:r w:rsidR="000C36A4">
      <w:tab/>
    </w:r>
    <w:r w:rsidR="000C36A4">
      <w:tab/>
    </w:r>
    <w:r w:rsidR="000C36A4">
      <w:fldChar w:fldCharType="begin"/>
    </w:r>
    <w:r w:rsidR="000C36A4">
      <w:instrText>PAGE   \* MERGEFORMAT</w:instrText>
    </w:r>
    <w:r w:rsidR="000C36A4">
      <w:fldChar w:fldCharType="separate"/>
    </w:r>
    <w:r w:rsidR="009B1D29" w:rsidRPr="009B1D29">
      <w:rPr>
        <w:noProof/>
        <w:lang w:val="de-DE"/>
      </w:rPr>
      <w:t>III</w:t>
    </w:r>
    <w:r w:rsidR="000C36A4">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D8E74" w14:textId="246DB6DF" w:rsidR="000C36A4" w:rsidRDefault="0060023E">
    <w:pPr>
      <w:pStyle w:val="Header"/>
    </w:pPr>
    <w:r>
      <w:fldChar w:fldCharType="begin"/>
    </w:r>
    <w:r>
      <w:instrText xml:space="preserve"> STYLEREF  "Überschrift 1"  \* MERGEFORMAT </w:instrText>
    </w:r>
    <w:r>
      <w:fldChar w:fldCharType="separate"/>
    </w:r>
    <w:r w:rsidR="003A0407">
      <w:rPr>
        <w:b/>
        <w:bCs/>
        <w:noProof/>
        <w:lang w:val="en-GB"/>
      </w:rPr>
      <w:t>Error! Use the Home tab to apply Überschrift 1 to the text that you want to appear here.</w:t>
    </w:r>
    <w:r>
      <w:rPr>
        <w:noProof/>
      </w:rPr>
      <w:fldChar w:fldCharType="end"/>
    </w:r>
    <w:r w:rsidR="000C36A4">
      <w:tab/>
    </w:r>
    <w:r w:rsidR="000C36A4">
      <w:tab/>
    </w:r>
    <w:r w:rsidR="000C36A4">
      <w:fldChar w:fldCharType="begin"/>
    </w:r>
    <w:r w:rsidR="000C36A4">
      <w:instrText>PAGE   \* MERGEFORMAT</w:instrText>
    </w:r>
    <w:r w:rsidR="000C36A4">
      <w:fldChar w:fldCharType="separate"/>
    </w:r>
    <w:r w:rsidR="009B1D29" w:rsidRPr="009B1D29">
      <w:rPr>
        <w:noProof/>
        <w:lang w:val="de-DE"/>
      </w:rPr>
      <w:t>5</w:t>
    </w:r>
    <w:r w:rsidR="000C36A4">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EABD9" w14:textId="736569D7" w:rsidR="000C36A4" w:rsidRPr="00ED79A7" w:rsidRDefault="000C36A4">
    <w:pPr>
      <w:pStyle w:val="Header"/>
      <w:rPr>
        <w:sz w:val="20"/>
        <w:szCs w:val="20"/>
      </w:rPr>
    </w:pPr>
    <w:r w:rsidRPr="00ED79A7">
      <w:rPr>
        <w:sz w:val="20"/>
        <w:szCs w:val="20"/>
      </w:rPr>
      <w:fldChar w:fldCharType="begin"/>
    </w:r>
    <w:r w:rsidRPr="00ED79A7">
      <w:rPr>
        <w:sz w:val="20"/>
        <w:szCs w:val="20"/>
      </w:rPr>
      <w:instrText xml:space="preserve"> STYLEREF  "Überschrift 1"  \* MERGEFORMAT </w:instrText>
    </w:r>
    <w:r w:rsidRPr="00ED79A7">
      <w:rPr>
        <w:sz w:val="20"/>
        <w:szCs w:val="20"/>
      </w:rPr>
      <w:fldChar w:fldCharType="separate"/>
    </w:r>
    <w:r w:rsidR="003A0407">
      <w:rPr>
        <w:b/>
        <w:bCs/>
        <w:noProof/>
        <w:sz w:val="20"/>
        <w:szCs w:val="20"/>
        <w:lang w:val="en-GB"/>
      </w:rPr>
      <w:t>Error! Use the Home tab to apply Überschrift 1 to the text that you want to appear here.</w:t>
    </w:r>
    <w:r w:rsidRPr="00ED79A7">
      <w:rPr>
        <w:sz w:val="20"/>
        <w:szCs w:val="20"/>
      </w:rPr>
      <w:fldChar w:fldCharType="end"/>
    </w:r>
    <w:r w:rsidRPr="00ED79A7">
      <w:rPr>
        <w:sz w:val="20"/>
        <w:szCs w:val="20"/>
      </w:rPr>
      <w:tab/>
    </w:r>
    <w:r w:rsidRPr="00ED79A7">
      <w:rPr>
        <w:sz w:val="20"/>
        <w:szCs w:val="20"/>
      </w:rPr>
      <w:tab/>
    </w:r>
    <w:r w:rsidRPr="00ED79A7">
      <w:rPr>
        <w:sz w:val="20"/>
        <w:szCs w:val="20"/>
      </w:rPr>
      <w:fldChar w:fldCharType="begin"/>
    </w:r>
    <w:r w:rsidRPr="00ED79A7">
      <w:rPr>
        <w:sz w:val="20"/>
        <w:szCs w:val="20"/>
      </w:rPr>
      <w:instrText>PAGE   \* MERGEFORMAT</w:instrText>
    </w:r>
    <w:r w:rsidRPr="00ED79A7">
      <w:rPr>
        <w:sz w:val="20"/>
        <w:szCs w:val="20"/>
      </w:rPr>
      <w:fldChar w:fldCharType="separate"/>
    </w:r>
    <w:r w:rsidR="009B1D29" w:rsidRPr="009B1D29">
      <w:rPr>
        <w:noProof/>
        <w:sz w:val="20"/>
        <w:szCs w:val="20"/>
        <w:lang w:val="de-DE"/>
      </w:rPr>
      <w:t>VIII</w:t>
    </w:r>
    <w:r w:rsidRPr="00ED79A7">
      <w:rP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0D394C"/>
    <w:multiLevelType w:val="multilevel"/>
    <w:tmpl w:val="9FC6FC22"/>
    <w:lvl w:ilvl="0">
      <w:start w:val="1"/>
      <w:numFmt w:val="decimal"/>
      <w:lvlText w:val="%1"/>
      <w:lvlJc w:val="left"/>
      <w:pPr>
        <w:ind w:left="432" w:hanging="432"/>
      </w:pPr>
    </w:lvl>
    <w:lvl w:ilvl="1">
      <w:start w:val="1"/>
      <w:numFmt w:val="upperLetter"/>
      <w:lvlText w:val="%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D122DFE"/>
    <w:multiLevelType w:val="hybridMultilevel"/>
    <w:tmpl w:val="429E2E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E1618D1"/>
    <w:multiLevelType w:val="multilevel"/>
    <w:tmpl w:val="9FC6FC22"/>
    <w:lvl w:ilvl="0">
      <w:start w:val="1"/>
      <w:numFmt w:val="decimal"/>
      <w:lvlText w:val="%1"/>
      <w:lvlJc w:val="left"/>
      <w:pPr>
        <w:ind w:left="432" w:hanging="432"/>
      </w:pPr>
    </w:lvl>
    <w:lvl w:ilvl="1">
      <w:start w:val="1"/>
      <w:numFmt w:val="upperLetter"/>
      <w:lvlText w:val="%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42847EEA"/>
    <w:multiLevelType w:val="hybridMultilevel"/>
    <w:tmpl w:val="2E002C14"/>
    <w:lvl w:ilvl="0" w:tplc="91A279B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2D644E1"/>
    <w:multiLevelType w:val="hybridMultilevel"/>
    <w:tmpl w:val="36D273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5184D17"/>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123186268">
    <w:abstractNumId w:val="0"/>
  </w:num>
  <w:num w:numId="2" w16cid:durableId="908425342">
    <w:abstractNumId w:val="5"/>
  </w:num>
  <w:num w:numId="3" w16cid:durableId="138152029">
    <w:abstractNumId w:val="2"/>
  </w:num>
  <w:num w:numId="4" w16cid:durableId="852957656">
    <w:abstractNumId w:val="1"/>
  </w:num>
  <w:num w:numId="5" w16cid:durableId="425729177">
    <w:abstractNumId w:val="4"/>
  </w:num>
  <w:num w:numId="6" w16cid:durableId="196215420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ttila Vizhanyo">
    <w15:presenceInfo w15:providerId="Windows Live" w15:userId="87be6beb4917d8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trackRevisions/>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E56"/>
    <w:rsid w:val="00005D34"/>
    <w:rsid w:val="00014200"/>
    <w:rsid w:val="000176C7"/>
    <w:rsid w:val="00027488"/>
    <w:rsid w:val="000676BE"/>
    <w:rsid w:val="00087AE1"/>
    <w:rsid w:val="00092DDB"/>
    <w:rsid w:val="00094606"/>
    <w:rsid w:val="000A7E84"/>
    <w:rsid w:val="000C36A4"/>
    <w:rsid w:val="00113623"/>
    <w:rsid w:val="00132FA5"/>
    <w:rsid w:val="00171642"/>
    <w:rsid w:val="00202812"/>
    <w:rsid w:val="00210E13"/>
    <w:rsid w:val="00226DDC"/>
    <w:rsid w:val="002A27D1"/>
    <w:rsid w:val="002A71A0"/>
    <w:rsid w:val="002B0766"/>
    <w:rsid w:val="002B3A9C"/>
    <w:rsid w:val="002F177B"/>
    <w:rsid w:val="0032091C"/>
    <w:rsid w:val="003336BE"/>
    <w:rsid w:val="003604BF"/>
    <w:rsid w:val="00373016"/>
    <w:rsid w:val="00387258"/>
    <w:rsid w:val="00387C0A"/>
    <w:rsid w:val="00396B5A"/>
    <w:rsid w:val="003A0407"/>
    <w:rsid w:val="003C2679"/>
    <w:rsid w:val="003E058F"/>
    <w:rsid w:val="003E6AD4"/>
    <w:rsid w:val="003F38E0"/>
    <w:rsid w:val="003F4F21"/>
    <w:rsid w:val="0044200F"/>
    <w:rsid w:val="00447AED"/>
    <w:rsid w:val="00451BEC"/>
    <w:rsid w:val="0045686B"/>
    <w:rsid w:val="004B1924"/>
    <w:rsid w:val="0051519D"/>
    <w:rsid w:val="0052139D"/>
    <w:rsid w:val="00530B06"/>
    <w:rsid w:val="00547AF8"/>
    <w:rsid w:val="005540F1"/>
    <w:rsid w:val="005661F0"/>
    <w:rsid w:val="00592253"/>
    <w:rsid w:val="00596FD0"/>
    <w:rsid w:val="005B42FC"/>
    <w:rsid w:val="005C6B46"/>
    <w:rsid w:val="005E2103"/>
    <w:rsid w:val="0060023E"/>
    <w:rsid w:val="00604FD4"/>
    <w:rsid w:val="006241CC"/>
    <w:rsid w:val="00630155"/>
    <w:rsid w:val="0063452C"/>
    <w:rsid w:val="006550C4"/>
    <w:rsid w:val="00660DEC"/>
    <w:rsid w:val="00684233"/>
    <w:rsid w:val="006945F0"/>
    <w:rsid w:val="006A1226"/>
    <w:rsid w:val="006E7A5B"/>
    <w:rsid w:val="00724081"/>
    <w:rsid w:val="00742C1C"/>
    <w:rsid w:val="007505CB"/>
    <w:rsid w:val="00755CA8"/>
    <w:rsid w:val="0076015E"/>
    <w:rsid w:val="00762B7D"/>
    <w:rsid w:val="00762BF7"/>
    <w:rsid w:val="00766BF9"/>
    <w:rsid w:val="00774095"/>
    <w:rsid w:val="007915B0"/>
    <w:rsid w:val="00794074"/>
    <w:rsid w:val="00797D64"/>
    <w:rsid w:val="007A3C45"/>
    <w:rsid w:val="007B33AF"/>
    <w:rsid w:val="007C5DED"/>
    <w:rsid w:val="007D3196"/>
    <w:rsid w:val="0081026D"/>
    <w:rsid w:val="00814712"/>
    <w:rsid w:val="00823ADE"/>
    <w:rsid w:val="00825E5F"/>
    <w:rsid w:val="00835251"/>
    <w:rsid w:val="008666AE"/>
    <w:rsid w:val="00880813"/>
    <w:rsid w:val="00882A91"/>
    <w:rsid w:val="00895F67"/>
    <w:rsid w:val="008E048D"/>
    <w:rsid w:val="008F0949"/>
    <w:rsid w:val="00906D3E"/>
    <w:rsid w:val="009247CB"/>
    <w:rsid w:val="00944E56"/>
    <w:rsid w:val="00951F0F"/>
    <w:rsid w:val="00961FCA"/>
    <w:rsid w:val="0097467F"/>
    <w:rsid w:val="009962FD"/>
    <w:rsid w:val="009A2ACE"/>
    <w:rsid w:val="009B1D29"/>
    <w:rsid w:val="009E1174"/>
    <w:rsid w:val="00A64441"/>
    <w:rsid w:val="00A812B4"/>
    <w:rsid w:val="00AA3FFB"/>
    <w:rsid w:val="00B02657"/>
    <w:rsid w:val="00B35712"/>
    <w:rsid w:val="00B7600B"/>
    <w:rsid w:val="00BA2E92"/>
    <w:rsid w:val="00BA5015"/>
    <w:rsid w:val="00BB6E1E"/>
    <w:rsid w:val="00BF3D87"/>
    <w:rsid w:val="00C03B2B"/>
    <w:rsid w:val="00C054D7"/>
    <w:rsid w:val="00C07A2B"/>
    <w:rsid w:val="00C11681"/>
    <w:rsid w:val="00C15E3B"/>
    <w:rsid w:val="00C23DA6"/>
    <w:rsid w:val="00C34905"/>
    <w:rsid w:val="00C71F4E"/>
    <w:rsid w:val="00CA152E"/>
    <w:rsid w:val="00D339E7"/>
    <w:rsid w:val="00D44486"/>
    <w:rsid w:val="00D4453D"/>
    <w:rsid w:val="00D519D8"/>
    <w:rsid w:val="00D6484B"/>
    <w:rsid w:val="00D67AF2"/>
    <w:rsid w:val="00DF74C5"/>
    <w:rsid w:val="00E00030"/>
    <w:rsid w:val="00E1362A"/>
    <w:rsid w:val="00E21C7D"/>
    <w:rsid w:val="00E30733"/>
    <w:rsid w:val="00E343BC"/>
    <w:rsid w:val="00E65F3C"/>
    <w:rsid w:val="00EA589D"/>
    <w:rsid w:val="00ED40C9"/>
    <w:rsid w:val="00ED79A7"/>
    <w:rsid w:val="00F16046"/>
    <w:rsid w:val="00F16D7D"/>
    <w:rsid w:val="00F251F1"/>
    <w:rsid w:val="00F55F7F"/>
    <w:rsid w:val="00F74A05"/>
    <w:rsid w:val="00F74C84"/>
    <w:rsid w:val="00F84A8C"/>
    <w:rsid w:val="00F85269"/>
    <w:rsid w:val="00F9638F"/>
    <w:rsid w:val="00FA1AAC"/>
    <w:rsid w:val="00FD07EB"/>
    <w:rsid w:val="00FD626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4425C"/>
  <w15:chartTrackingRefBased/>
  <w15:docId w15:val="{918BA37B-3A9A-438A-8DEB-E1BA9A668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F3C"/>
    <w:pPr>
      <w:spacing w:after="120" w:line="288" w:lineRule="auto"/>
      <w:jc w:val="both"/>
    </w:pPr>
    <w:rPr>
      <w:color w:val="0D0D0D" w:themeColor="text1" w:themeTint="F2"/>
    </w:rPr>
  </w:style>
  <w:style w:type="paragraph" w:styleId="Heading1">
    <w:name w:val="heading 1"/>
    <w:basedOn w:val="Normal"/>
    <w:next w:val="Normal"/>
    <w:link w:val="Heading1Char"/>
    <w:uiPriority w:val="9"/>
    <w:qFormat/>
    <w:rsid w:val="00E65F3C"/>
    <w:pPr>
      <w:keepNext/>
      <w:keepLines/>
      <w:numPr>
        <w:numId w:val="2"/>
      </w:numPr>
      <w:spacing w:before="480" w:after="0"/>
      <w:outlineLvl w:val="0"/>
    </w:pPr>
    <w:rPr>
      <w:rFonts w:ascii="Calibri" w:eastAsiaTheme="majorEastAsia" w:hAnsi="Calibri" w:cstheme="majorBidi"/>
      <w:b/>
      <w:color w:val="2E74B5" w:themeColor="accent1" w:themeShade="BF"/>
      <w:sz w:val="28"/>
      <w:szCs w:val="32"/>
    </w:rPr>
  </w:style>
  <w:style w:type="paragraph" w:styleId="Heading2">
    <w:name w:val="heading 2"/>
    <w:basedOn w:val="Normal"/>
    <w:next w:val="Normal"/>
    <w:link w:val="Heading2Char"/>
    <w:uiPriority w:val="9"/>
    <w:unhideWhenUsed/>
    <w:qFormat/>
    <w:rsid w:val="00EA589D"/>
    <w:pPr>
      <w:keepNext/>
      <w:keepLines/>
      <w:numPr>
        <w:ilvl w:val="1"/>
        <w:numId w:val="2"/>
      </w:numPr>
      <w:spacing w:before="200" w:after="0"/>
      <w:outlineLvl w:val="1"/>
    </w:pPr>
    <w:rPr>
      <w:rFonts w:ascii="Calibri" w:eastAsiaTheme="majorEastAsia" w:hAnsi="Calibr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EA589D"/>
    <w:pPr>
      <w:keepNext/>
      <w:keepLines/>
      <w:numPr>
        <w:ilvl w:val="2"/>
        <w:numId w:val="2"/>
      </w:numPr>
      <w:spacing w:before="200" w:after="0"/>
      <w:outlineLvl w:val="2"/>
    </w:pPr>
    <w:rPr>
      <w:rFonts w:ascii="Calibri" w:eastAsiaTheme="majorEastAsia" w:hAnsi="Calibri" w:cstheme="majorBidi"/>
      <w:b/>
      <w:color w:val="1F4D78" w:themeColor="accent1" w:themeShade="7F"/>
      <w:szCs w:val="24"/>
    </w:rPr>
  </w:style>
  <w:style w:type="paragraph" w:styleId="Heading4">
    <w:name w:val="heading 4"/>
    <w:basedOn w:val="Normal"/>
    <w:next w:val="Normal"/>
    <w:link w:val="Heading4Char"/>
    <w:uiPriority w:val="9"/>
    <w:unhideWhenUsed/>
    <w:qFormat/>
    <w:rsid w:val="00EA589D"/>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A589D"/>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A589D"/>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A589D"/>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A589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A589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4F21"/>
    <w:pPr>
      <w:tabs>
        <w:tab w:val="center" w:pos="4536"/>
        <w:tab w:val="right" w:pos="9072"/>
      </w:tabs>
      <w:spacing w:after="0" w:line="240" w:lineRule="auto"/>
    </w:pPr>
  </w:style>
  <w:style w:type="character" w:customStyle="1" w:styleId="HeaderChar">
    <w:name w:val="Header Char"/>
    <w:basedOn w:val="DefaultParagraphFont"/>
    <w:link w:val="Header"/>
    <w:uiPriority w:val="99"/>
    <w:rsid w:val="003F4F21"/>
    <w:rPr>
      <w:color w:val="0D0D0D" w:themeColor="text1" w:themeTint="F2"/>
    </w:rPr>
  </w:style>
  <w:style w:type="paragraph" w:styleId="Footer">
    <w:name w:val="footer"/>
    <w:basedOn w:val="Normal"/>
    <w:link w:val="FooterChar"/>
    <w:uiPriority w:val="99"/>
    <w:unhideWhenUsed/>
    <w:rsid w:val="003F4F21"/>
    <w:pPr>
      <w:tabs>
        <w:tab w:val="center" w:pos="4536"/>
        <w:tab w:val="right" w:pos="9072"/>
      </w:tabs>
      <w:spacing w:after="0" w:line="240" w:lineRule="auto"/>
    </w:pPr>
  </w:style>
  <w:style w:type="character" w:customStyle="1" w:styleId="FooterChar">
    <w:name w:val="Footer Char"/>
    <w:basedOn w:val="DefaultParagraphFont"/>
    <w:link w:val="Footer"/>
    <w:uiPriority w:val="99"/>
    <w:rsid w:val="003F4F21"/>
    <w:rPr>
      <w:color w:val="0D0D0D" w:themeColor="text1" w:themeTint="F2"/>
    </w:rPr>
  </w:style>
  <w:style w:type="paragraph" w:styleId="NoSpacing">
    <w:name w:val="No Spacing"/>
    <w:link w:val="NoSpacingChar"/>
    <w:uiPriority w:val="1"/>
    <w:qFormat/>
    <w:rsid w:val="003F4F21"/>
    <w:rPr>
      <w:rFonts w:asciiTheme="minorHAnsi" w:eastAsiaTheme="minorEastAsia" w:hAnsiTheme="minorHAnsi"/>
      <w:lang w:eastAsia="de-CH"/>
    </w:rPr>
  </w:style>
  <w:style w:type="character" w:customStyle="1" w:styleId="NoSpacingChar">
    <w:name w:val="No Spacing Char"/>
    <w:basedOn w:val="DefaultParagraphFont"/>
    <w:link w:val="NoSpacing"/>
    <w:uiPriority w:val="1"/>
    <w:rsid w:val="003F4F21"/>
    <w:rPr>
      <w:rFonts w:asciiTheme="minorHAnsi" w:eastAsiaTheme="minorEastAsia" w:hAnsiTheme="minorHAnsi"/>
      <w:lang w:eastAsia="de-CH"/>
    </w:rPr>
  </w:style>
  <w:style w:type="paragraph" w:styleId="ListParagraph">
    <w:name w:val="List Paragraph"/>
    <w:basedOn w:val="Normal"/>
    <w:uiPriority w:val="34"/>
    <w:qFormat/>
    <w:rsid w:val="009A2ACE"/>
    <w:pPr>
      <w:ind w:left="720"/>
      <w:contextualSpacing/>
    </w:pPr>
  </w:style>
  <w:style w:type="character" w:customStyle="1" w:styleId="Heading1Char">
    <w:name w:val="Heading 1 Char"/>
    <w:basedOn w:val="DefaultParagraphFont"/>
    <w:link w:val="Heading1"/>
    <w:uiPriority w:val="9"/>
    <w:rsid w:val="00E65F3C"/>
    <w:rPr>
      <w:rFonts w:ascii="Calibri" w:eastAsiaTheme="majorEastAsia" w:hAnsi="Calibri" w:cstheme="majorBidi"/>
      <w:b/>
      <w:color w:val="2E74B5" w:themeColor="accent1" w:themeShade="BF"/>
      <w:sz w:val="28"/>
      <w:szCs w:val="32"/>
    </w:rPr>
  </w:style>
  <w:style w:type="character" w:customStyle="1" w:styleId="Heading2Char">
    <w:name w:val="Heading 2 Char"/>
    <w:basedOn w:val="DefaultParagraphFont"/>
    <w:link w:val="Heading2"/>
    <w:uiPriority w:val="9"/>
    <w:rsid w:val="00EA589D"/>
    <w:rPr>
      <w:rFonts w:ascii="Calibri" w:eastAsiaTheme="majorEastAsia" w:hAnsi="Calibri" w:cstheme="majorBidi"/>
      <w:b/>
      <w:color w:val="2E74B5" w:themeColor="accent1" w:themeShade="BF"/>
      <w:sz w:val="26"/>
      <w:szCs w:val="26"/>
    </w:rPr>
  </w:style>
  <w:style w:type="character" w:customStyle="1" w:styleId="Heading3Char">
    <w:name w:val="Heading 3 Char"/>
    <w:basedOn w:val="DefaultParagraphFont"/>
    <w:link w:val="Heading3"/>
    <w:uiPriority w:val="9"/>
    <w:rsid w:val="00EA589D"/>
    <w:rPr>
      <w:rFonts w:ascii="Calibri" w:eastAsiaTheme="majorEastAsia" w:hAnsi="Calibri" w:cstheme="majorBidi"/>
      <w:b/>
      <w:color w:val="1F4D78" w:themeColor="accent1" w:themeShade="7F"/>
      <w:szCs w:val="24"/>
    </w:rPr>
  </w:style>
  <w:style w:type="character" w:customStyle="1" w:styleId="Heading4Char">
    <w:name w:val="Heading 4 Char"/>
    <w:basedOn w:val="DefaultParagraphFont"/>
    <w:link w:val="Heading4"/>
    <w:uiPriority w:val="9"/>
    <w:rsid w:val="00EA589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EA589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A589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A589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A589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A589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6A1226"/>
    <w:pPr>
      <w:spacing w:after="0" w:line="240" w:lineRule="auto"/>
    </w:pPr>
    <w:rPr>
      <w:i/>
      <w:iCs/>
      <w:color w:val="1F4E79" w:themeColor="accent1" w:themeShade="80"/>
      <w:sz w:val="18"/>
      <w:szCs w:val="18"/>
    </w:rPr>
  </w:style>
  <w:style w:type="paragraph" w:styleId="TOC1">
    <w:name w:val="toc 1"/>
    <w:basedOn w:val="Normal"/>
    <w:next w:val="Normal"/>
    <w:autoRedefine/>
    <w:uiPriority w:val="39"/>
    <w:unhideWhenUsed/>
    <w:rsid w:val="000C36A4"/>
    <w:pPr>
      <w:spacing w:before="120" w:after="100"/>
    </w:pPr>
    <w:rPr>
      <w:b/>
    </w:rPr>
  </w:style>
  <w:style w:type="paragraph" w:styleId="TOC2">
    <w:name w:val="toc 2"/>
    <w:basedOn w:val="Normal"/>
    <w:next w:val="Normal"/>
    <w:autoRedefine/>
    <w:uiPriority w:val="39"/>
    <w:unhideWhenUsed/>
    <w:rsid w:val="006A1226"/>
    <w:pPr>
      <w:spacing w:after="100"/>
    </w:pPr>
  </w:style>
  <w:style w:type="character" w:styleId="Hyperlink">
    <w:name w:val="Hyperlink"/>
    <w:basedOn w:val="DefaultParagraphFont"/>
    <w:uiPriority w:val="99"/>
    <w:unhideWhenUsed/>
    <w:rsid w:val="006A1226"/>
    <w:rPr>
      <w:color w:val="0563C1" w:themeColor="hyperlink"/>
      <w:u w:val="single"/>
    </w:rPr>
  </w:style>
  <w:style w:type="paragraph" w:styleId="Bibliography">
    <w:name w:val="Bibliography"/>
    <w:basedOn w:val="Normal"/>
    <w:next w:val="Normal"/>
    <w:uiPriority w:val="37"/>
    <w:unhideWhenUsed/>
    <w:rsid w:val="00604FD4"/>
  </w:style>
  <w:style w:type="paragraph" w:styleId="TOC3">
    <w:name w:val="toc 3"/>
    <w:basedOn w:val="Normal"/>
    <w:next w:val="Normal"/>
    <w:autoRedefine/>
    <w:uiPriority w:val="39"/>
    <w:unhideWhenUsed/>
    <w:rsid w:val="0097467F"/>
    <w:pPr>
      <w:tabs>
        <w:tab w:val="left" w:pos="960"/>
        <w:tab w:val="right" w:leader="dot" w:pos="9061"/>
      </w:tabs>
      <w:spacing w:after="100"/>
    </w:pPr>
  </w:style>
  <w:style w:type="paragraph" w:styleId="TableofFigures">
    <w:name w:val="table of figures"/>
    <w:basedOn w:val="Normal"/>
    <w:next w:val="Normal"/>
    <w:uiPriority w:val="99"/>
    <w:unhideWhenUsed/>
    <w:rsid w:val="00604FD4"/>
    <w:pPr>
      <w:spacing w:after="0"/>
    </w:pPr>
  </w:style>
  <w:style w:type="paragraph" w:styleId="NormalWeb">
    <w:name w:val="Normal (Web)"/>
    <w:basedOn w:val="Normal"/>
    <w:uiPriority w:val="99"/>
    <w:unhideWhenUsed/>
    <w:rsid w:val="00C23DA6"/>
    <w:pPr>
      <w:spacing w:before="100" w:beforeAutospacing="1" w:after="100" w:afterAutospacing="1" w:line="240" w:lineRule="auto"/>
      <w:jc w:val="left"/>
    </w:pPr>
    <w:rPr>
      <w:rFonts w:ascii="Times New Roman" w:eastAsia="Times New Roman" w:hAnsi="Times New Roman" w:cs="Times New Roman"/>
      <w:color w:val="auto"/>
      <w:sz w:val="24"/>
      <w:szCs w:val="24"/>
      <w:lang w:val="en-CH" w:eastAsia="en-GB"/>
    </w:rPr>
  </w:style>
  <w:style w:type="character" w:styleId="Strong">
    <w:name w:val="Strong"/>
    <w:basedOn w:val="DefaultParagraphFont"/>
    <w:uiPriority w:val="22"/>
    <w:qFormat/>
    <w:rsid w:val="00C23DA6"/>
    <w:rPr>
      <w:b/>
      <w:bCs/>
    </w:rPr>
  </w:style>
  <w:style w:type="paragraph" w:customStyle="1" w:styleId="intro">
    <w:name w:val="intro"/>
    <w:basedOn w:val="Normal"/>
    <w:rsid w:val="009E1174"/>
    <w:pPr>
      <w:spacing w:before="100" w:beforeAutospacing="1" w:after="100" w:afterAutospacing="1" w:line="240" w:lineRule="auto"/>
      <w:jc w:val="left"/>
    </w:pPr>
    <w:rPr>
      <w:rFonts w:ascii="Times New Roman" w:eastAsia="Times New Roman" w:hAnsi="Times New Roman" w:cs="Times New Roman"/>
      <w:color w:val="auto"/>
      <w:sz w:val="24"/>
      <w:szCs w:val="24"/>
      <w:lang w:val="en-CH" w:eastAsia="en-GB"/>
    </w:rPr>
  </w:style>
  <w:style w:type="paragraph" w:styleId="Revision">
    <w:name w:val="Revision"/>
    <w:hidden/>
    <w:uiPriority w:val="99"/>
    <w:semiHidden/>
    <w:rsid w:val="00C11681"/>
    <w:rPr>
      <w:color w:val="0D0D0D" w:themeColor="text1" w:themeTint="F2"/>
    </w:rPr>
  </w:style>
  <w:style w:type="table" w:styleId="GridTable4-Accent1">
    <w:name w:val="Grid Table 4 Accent 1"/>
    <w:basedOn w:val="TableNormal"/>
    <w:uiPriority w:val="49"/>
    <w:rsid w:val="00C1168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
    <w:name w:val="Table Grid"/>
    <w:basedOn w:val="TableNormal"/>
    <w:uiPriority w:val="39"/>
    <w:rsid w:val="00FA1A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A1AA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A1AA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A1AA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A1AA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A1AA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A1AA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A1AA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A1AAC"/>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A1AAC"/>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A1AAC"/>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3-Accent5">
    <w:name w:val="Grid Table 3 Accent 5"/>
    <w:basedOn w:val="TableNormal"/>
    <w:uiPriority w:val="48"/>
    <w:rsid w:val="00FA1AAC"/>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2-Accent5">
    <w:name w:val="Grid Table 2 Accent 5"/>
    <w:basedOn w:val="TableNormal"/>
    <w:uiPriority w:val="47"/>
    <w:rsid w:val="00FA1AAC"/>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1">
    <w:name w:val="Grid Table 2 Accent 1"/>
    <w:basedOn w:val="TableNormal"/>
    <w:uiPriority w:val="47"/>
    <w:rsid w:val="00FA1AAC"/>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5">
    <w:name w:val="Grid Table 5 Dark Accent 5"/>
    <w:basedOn w:val="TableNormal"/>
    <w:uiPriority w:val="50"/>
    <w:rsid w:val="00FA1AA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5">
    <w:name w:val="Grid Table 4 Accent 5"/>
    <w:basedOn w:val="TableNormal"/>
    <w:uiPriority w:val="49"/>
    <w:rsid w:val="00FA1AAC"/>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2">
    <w:name w:val="Grid Table 2 Accent 2"/>
    <w:basedOn w:val="TableNormal"/>
    <w:uiPriority w:val="47"/>
    <w:rsid w:val="00DF74C5"/>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2">
    <w:name w:val="Grid Table 4 Accent 2"/>
    <w:basedOn w:val="TableNormal"/>
    <w:uiPriority w:val="49"/>
    <w:rsid w:val="00DF74C5"/>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w3-codespan">
    <w:name w:val="w3-codespan"/>
    <w:basedOn w:val="DefaultParagraphFont"/>
    <w:rsid w:val="00FD62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7793">
      <w:bodyDiv w:val="1"/>
      <w:marLeft w:val="0"/>
      <w:marRight w:val="0"/>
      <w:marTop w:val="0"/>
      <w:marBottom w:val="0"/>
      <w:divBdr>
        <w:top w:val="none" w:sz="0" w:space="0" w:color="auto"/>
        <w:left w:val="none" w:sz="0" w:space="0" w:color="auto"/>
        <w:bottom w:val="none" w:sz="0" w:space="0" w:color="auto"/>
        <w:right w:val="none" w:sz="0" w:space="0" w:color="auto"/>
      </w:divBdr>
    </w:div>
    <w:div w:id="34933149">
      <w:bodyDiv w:val="1"/>
      <w:marLeft w:val="0"/>
      <w:marRight w:val="0"/>
      <w:marTop w:val="0"/>
      <w:marBottom w:val="0"/>
      <w:divBdr>
        <w:top w:val="none" w:sz="0" w:space="0" w:color="auto"/>
        <w:left w:val="none" w:sz="0" w:space="0" w:color="auto"/>
        <w:bottom w:val="none" w:sz="0" w:space="0" w:color="auto"/>
        <w:right w:val="none" w:sz="0" w:space="0" w:color="auto"/>
      </w:divBdr>
    </w:div>
    <w:div w:id="61568563">
      <w:bodyDiv w:val="1"/>
      <w:marLeft w:val="0"/>
      <w:marRight w:val="0"/>
      <w:marTop w:val="0"/>
      <w:marBottom w:val="0"/>
      <w:divBdr>
        <w:top w:val="none" w:sz="0" w:space="0" w:color="auto"/>
        <w:left w:val="none" w:sz="0" w:space="0" w:color="auto"/>
        <w:bottom w:val="none" w:sz="0" w:space="0" w:color="auto"/>
        <w:right w:val="none" w:sz="0" w:space="0" w:color="auto"/>
      </w:divBdr>
    </w:div>
    <w:div w:id="87240354">
      <w:bodyDiv w:val="1"/>
      <w:marLeft w:val="0"/>
      <w:marRight w:val="0"/>
      <w:marTop w:val="0"/>
      <w:marBottom w:val="0"/>
      <w:divBdr>
        <w:top w:val="none" w:sz="0" w:space="0" w:color="auto"/>
        <w:left w:val="none" w:sz="0" w:space="0" w:color="auto"/>
        <w:bottom w:val="none" w:sz="0" w:space="0" w:color="auto"/>
        <w:right w:val="none" w:sz="0" w:space="0" w:color="auto"/>
      </w:divBdr>
    </w:div>
    <w:div w:id="99381131">
      <w:bodyDiv w:val="1"/>
      <w:marLeft w:val="0"/>
      <w:marRight w:val="0"/>
      <w:marTop w:val="0"/>
      <w:marBottom w:val="0"/>
      <w:divBdr>
        <w:top w:val="none" w:sz="0" w:space="0" w:color="auto"/>
        <w:left w:val="none" w:sz="0" w:space="0" w:color="auto"/>
        <w:bottom w:val="none" w:sz="0" w:space="0" w:color="auto"/>
        <w:right w:val="none" w:sz="0" w:space="0" w:color="auto"/>
      </w:divBdr>
    </w:div>
    <w:div w:id="108160253">
      <w:bodyDiv w:val="1"/>
      <w:marLeft w:val="0"/>
      <w:marRight w:val="0"/>
      <w:marTop w:val="0"/>
      <w:marBottom w:val="0"/>
      <w:divBdr>
        <w:top w:val="none" w:sz="0" w:space="0" w:color="auto"/>
        <w:left w:val="none" w:sz="0" w:space="0" w:color="auto"/>
        <w:bottom w:val="none" w:sz="0" w:space="0" w:color="auto"/>
        <w:right w:val="none" w:sz="0" w:space="0" w:color="auto"/>
      </w:divBdr>
    </w:div>
    <w:div w:id="110170969">
      <w:bodyDiv w:val="1"/>
      <w:marLeft w:val="0"/>
      <w:marRight w:val="0"/>
      <w:marTop w:val="0"/>
      <w:marBottom w:val="0"/>
      <w:divBdr>
        <w:top w:val="none" w:sz="0" w:space="0" w:color="auto"/>
        <w:left w:val="none" w:sz="0" w:space="0" w:color="auto"/>
        <w:bottom w:val="none" w:sz="0" w:space="0" w:color="auto"/>
        <w:right w:val="none" w:sz="0" w:space="0" w:color="auto"/>
      </w:divBdr>
    </w:div>
    <w:div w:id="111099130">
      <w:bodyDiv w:val="1"/>
      <w:marLeft w:val="0"/>
      <w:marRight w:val="0"/>
      <w:marTop w:val="0"/>
      <w:marBottom w:val="0"/>
      <w:divBdr>
        <w:top w:val="none" w:sz="0" w:space="0" w:color="auto"/>
        <w:left w:val="none" w:sz="0" w:space="0" w:color="auto"/>
        <w:bottom w:val="none" w:sz="0" w:space="0" w:color="auto"/>
        <w:right w:val="none" w:sz="0" w:space="0" w:color="auto"/>
      </w:divBdr>
    </w:div>
    <w:div w:id="120267894">
      <w:bodyDiv w:val="1"/>
      <w:marLeft w:val="0"/>
      <w:marRight w:val="0"/>
      <w:marTop w:val="0"/>
      <w:marBottom w:val="0"/>
      <w:divBdr>
        <w:top w:val="none" w:sz="0" w:space="0" w:color="auto"/>
        <w:left w:val="none" w:sz="0" w:space="0" w:color="auto"/>
        <w:bottom w:val="none" w:sz="0" w:space="0" w:color="auto"/>
        <w:right w:val="none" w:sz="0" w:space="0" w:color="auto"/>
      </w:divBdr>
    </w:div>
    <w:div w:id="151798868">
      <w:bodyDiv w:val="1"/>
      <w:marLeft w:val="0"/>
      <w:marRight w:val="0"/>
      <w:marTop w:val="0"/>
      <w:marBottom w:val="0"/>
      <w:divBdr>
        <w:top w:val="none" w:sz="0" w:space="0" w:color="auto"/>
        <w:left w:val="none" w:sz="0" w:space="0" w:color="auto"/>
        <w:bottom w:val="none" w:sz="0" w:space="0" w:color="auto"/>
        <w:right w:val="none" w:sz="0" w:space="0" w:color="auto"/>
      </w:divBdr>
      <w:divsChild>
        <w:div w:id="413212798">
          <w:marLeft w:val="0"/>
          <w:marRight w:val="0"/>
          <w:marTop w:val="0"/>
          <w:marBottom w:val="0"/>
          <w:divBdr>
            <w:top w:val="none" w:sz="0" w:space="0" w:color="auto"/>
            <w:left w:val="none" w:sz="0" w:space="0" w:color="auto"/>
            <w:bottom w:val="none" w:sz="0" w:space="0" w:color="auto"/>
            <w:right w:val="none" w:sz="0" w:space="0" w:color="auto"/>
          </w:divBdr>
          <w:divsChild>
            <w:div w:id="458651500">
              <w:marLeft w:val="0"/>
              <w:marRight w:val="0"/>
              <w:marTop w:val="0"/>
              <w:marBottom w:val="0"/>
              <w:divBdr>
                <w:top w:val="none" w:sz="0" w:space="0" w:color="auto"/>
                <w:left w:val="none" w:sz="0" w:space="0" w:color="auto"/>
                <w:bottom w:val="none" w:sz="0" w:space="0" w:color="auto"/>
                <w:right w:val="none" w:sz="0" w:space="0" w:color="auto"/>
              </w:divBdr>
            </w:div>
            <w:div w:id="589510779">
              <w:marLeft w:val="0"/>
              <w:marRight w:val="0"/>
              <w:marTop w:val="0"/>
              <w:marBottom w:val="0"/>
              <w:divBdr>
                <w:top w:val="none" w:sz="0" w:space="0" w:color="auto"/>
                <w:left w:val="none" w:sz="0" w:space="0" w:color="auto"/>
                <w:bottom w:val="none" w:sz="0" w:space="0" w:color="auto"/>
                <w:right w:val="none" w:sz="0" w:space="0" w:color="auto"/>
              </w:divBdr>
            </w:div>
            <w:div w:id="1330870173">
              <w:marLeft w:val="0"/>
              <w:marRight w:val="0"/>
              <w:marTop w:val="0"/>
              <w:marBottom w:val="0"/>
              <w:divBdr>
                <w:top w:val="none" w:sz="0" w:space="0" w:color="auto"/>
                <w:left w:val="none" w:sz="0" w:space="0" w:color="auto"/>
                <w:bottom w:val="none" w:sz="0" w:space="0" w:color="auto"/>
                <w:right w:val="none" w:sz="0" w:space="0" w:color="auto"/>
              </w:divBdr>
            </w:div>
            <w:div w:id="1896819469">
              <w:marLeft w:val="0"/>
              <w:marRight w:val="0"/>
              <w:marTop w:val="0"/>
              <w:marBottom w:val="0"/>
              <w:divBdr>
                <w:top w:val="none" w:sz="0" w:space="0" w:color="auto"/>
                <w:left w:val="none" w:sz="0" w:space="0" w:color="auto"/>
                <w:bottom w:val="none" w:sz="0" w:space="0" w:color="auto"/>
                <w:right w:val="none" w:sz="0" w:space="0" w:color="auto"/>
              </w:divBdr>
            </w:div>
            <w:div w:id="869991230">
              <w:marLeft w:val="0"/>
              <w:marRight w:val="0"/>
              <w:marTop w:val="0"/>
              <w:marBottom w:val="0"/>
              <w:divBdr>
                <w:top w:val="none" w:sz="0" w:space="0" w:color="auto"/>
                <w:left w:val="none" w:sz="0" w:space="0" w:color="auto"/>
                <w:bottom w:val="none" w:sz="0" w:space="0" w:color="auto"/>
                <w:right w:val="none" w:sz="0" w:space="0" w:color="auto"/>
              </w:divBdr>
            </w:div>
            <w:div w:id="2044936603">
              <w:marLeft w:val="0"/>
              <w:marRight w:val="0"/>
              <w:marTop w:val="0"/>
              <w:marBottom w:val="0"/>
              <w:divBdr>
                <w:top w:val="none" w:sz="0" w:space="0" w:color="auto"/>
                <w:left w:val="none" w:sz="0" w:space="0" w:color="auto"/>
                <w:bottom w:val="none" w:sz="0" w:space="0" w:color="auto"/>
                <w:right w:val="none" w:sz="0" w:space="0" w:color="auto"/>
              </w:divBdr>
            </w:div>
            <w:div w:id="1963027066">
              <w:marLeft w:val="0"/>
              <w:marRight w:val="0"/>
              <w:marTop w:val="0"/>
              <w:marBottom w:val="0"/>
              <w:divBdr>
                <w:top w:val="none" w:sz="0" w:space="0" w:color="auto"/>
                <w:left w:val="none" w:sz="0" w:space="0" w:color="auto"/>
                <w:bottom w:val="none" w:sz="0" w:space="0" w:color="auto"/>
                <w:right w:val="none" w:sz="0" w:space="0" w:color="auto"/>
              </w:divBdr>
            </w:div>
            <w:div w:id="75518427">
              <w:marLeft w:val="0"/>
              <w:marRight w:val="0"/>
              <w:marTop w:val="0"/>
              <w:marBottom w:val="0"/>
              <w:divBdr>
                <w:top w:val="none" w:sz="0" w:space="0" w:color="auto"/>
                <w:left w:val="none" w:sz="0" w:space="0" w:color="auto"/>
                <w:bottom w:val="none" w:sz="0" w:space="0" w:color="auto"/>
                <w:right w:val="none" w:sz="0" w:space="0" w:color="auto"/>
              </w:divBdr>
            </w:div>
            <w:div w:id="1820413690">
              <w:marLeft w:val="0"/>
              <w:marRight w:val="0"/>
              <w:marTop w:val="0"/>
              <w:marBottom w:val="0"/>
              <w:divBdr>
                <w:top w:val="none" w:sz="0" w:space="0" w:color="auto"/>
                <w:left w:val="none" w:sz="0" w:space="0" w:color="auto"/>
                <w:bottom w:val="none" w:sz="0" w:space="0" w:color="auto"/>
                <w:right w:val="none" w:sz="0" w:space="0" w:color="auto"/>
              </w:divBdr>
            </w:div>
            <w:div w:id="1997487270">
              <w:marLeft w:val="0"/>
              <w:marRight w:val="0"/>
              <w:marTop w:val="0"/>
              <w:marBottom w:val="0"/>
              <w:divBdr>
                <w:top w:val="none" w:sz="0" w:space="0" w:color="auto"/>
                <w:left w:val="none" w:sz="0" w:space="0" w:color="auto"/>
                <w:bottom w:val="none" w:sz="0" w:space="0" w:color="auto"/>
                <w:right w:val="none" w:sz="0" w:space="0" w:color="auto"/>
              </w:divBdr>
            </w:div>
            <w:div w:id="115318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4912">
      <w:bodyDiv w:val="1"/>
      <w:marLeft w:val="0"/>
      <w:marRight w:val="0"/>
      <w:marTop w:val="0"/>
      <w:marBottom w:val="0"/>
      <w:divBdr>
        <w:top w:val="none" w:sz="0" w:space="0" w:color="auto"/>
        <w:left w:val="none" w:sz="0" w:space="0" w:color="auto"/>
        <w:bottom w:val="none" w:sz="0" w:space="0" w:color="auto"/>
        <w:right w:val="none" w:sz="0" w:space="0" w:color="auto"/>
      </w:divBdr>
    </w:div>
    <w:div w:id="165747920">
      <w:bodyDiv w:val="1"/>
      <w:marLeft w:val="0"/>
      <w:marRight w:val="0"/>
      <w:marTop w:val="0"/>
      <w:marBottom w:val="0"/>
      <w:divBdr>
        <w:top w:val="none" w:sz="0" w:space="0" w:color="auto"/>
        <w:left w:val="none" w:sz="0" w:space="0" w:color="auto"/>
        <w:bottom w:val="none" w:sz="0" w:space="0" w:color="auto"/>
        <w:right w:val="none" w:sz="0" w:space="0" w:color="auto"/>
      </w:divBdr>
    </w:div>
    <w:div w:id="168838853">
      <w:bodyDiv w:val="1"/>
      <w:marLeft w:val="0"/>
      <w:marRight w:val="0"/>
      <w:marTop w:val="0"/>
      <w:marBottom w:val="0"/>
      <w:divBdr>
        <w:top w:val="none" w:sz="0" w:space="0" w:color="auto"/>
        <w:left w:val="none" w:sz="0" w:space="0" w:color="auto"/>
        <w:bottom w:val="none" w:sz="0" w:space="0" w:color="auto"/>
        <w:right w:val="none" w:sz="0" w:space="0" w:color="auto"/>
      </w:divBdr>
    </w:div>
    <w:div w:id="209150002">
      <w:bodyDiv w:val="1"/>
      <w:marLeft w:val="0"/>
      <w:marRight w:val="0"/>
      <w:marTop w:val="0"/>
      <w:marBottom w:val="0"/>
      <w:divBdr>
        <w:top w:val="none" w:sz="0" w:space="0" w:color="auto"/>
        <w:left w:val="none" w:sz="0" w:space="0" w:color="auto"/>
        <w:bottom w:val="none" w:sz="0" w:space="0" w:color="auto"/>
        <w:right w:val="none" w:sz="0" w:space="0" w:color="auto"/>
      </w:divBdr>
    </w:div>
    <w:div w:id="218253816">
      <w:bodyDiv w:val="1"/>
      <w:marLeft w:val="0"/>
      <w:marRight w:val="0"/>
      <w:marTop w:val="0"/>
      <w:marBottom w:val="0"/>
      <w:divBdr>
        <w:top w:val="none" w:sz="0" w:space="0" w:color="auto"/>
        <w:left w:val="none" w:sz="0" w:space="0" w:color="auto"/>
        <w:bottom w:val="none" w:sz="0" w:space="0" w:color="auto"/>
        <w:right w:val="none" w:sz="0" w:space="0" w:color="auto"/>
      </w:divBdr>
    </w:div>
    <w:div w:id="244192797">
      <w:bodyDiv w:val="1"/>
      <w:marLeft w:val="0"/>
      <w:marRight w:val="0"/>
      <w:marTop w:val="0"/>
      <w:marBottom w:val="0"/>
      <w:divBdr>
        <w:top w:val="none" w:sz="0" w:space="0" w:color="auto"/>
        <w:left w:val="none" w:sz="0" w:space="0" w:color="auto"/>
        <w:bottom w:val="none" w:sz="0" w:space="0" w:color="auto"/>
        <w:right w:val="none" w:sz="0" w:space="0" w:color="auto"/>
      </w:divBdr>
    </w:div>
    <w:div w:id="252707743">
      <w:bodyDiv w:val="1"/>
      <w:marLeft w:val="0"/>
      <w:marRight w:val="0"/>
      <w:marTop w:val="0"/>
      <w:marBottom w:val="0"/>
      <w:divBdr>
        <w:top w:val="none" w:sz="0" w:space="0" w:color="auto"/>
        <w:left w:val="none" w:sz="0" w:space="0" w:color="auto"/>
        <w:bottom w:val="none" w:sz="0" w:space="0" w:color="auto"/>
        <w:right w:val="none" w:sz="0" w:space="0" w:color="auto"/>
      </w:divBdr>
    </w:div>
    <w:div w:id="254871894">
      <w:bodyDiv w:val="1"/>
      <w:marLeft w:val="0"/>
      <w:marRight w:val="0"/>
      <w:marTop w:val="0"/>
      <w:marBottom w:val="0"/>
      <w:divBdr>
        <w:top w:val="none" w:sz="0" w:space="0" w:color="auto"/>
        <w:left w:val="none" w:sz="0" w:space="0" w:color="auto"/>
        <w:bottom w:val="none" w:sz="0" w:space="0" w:color="auto"/>
        <w:right w:val="none" w:sz="0" w:space="0" w:color="auto"/>
      </w:divBdr>
    </w:div>
    <w:div w:id="261501411">
      <w:bodyDiv w:val="1"/>
      <w:marLeft w:val="0"/>
      <w:marRight w:val="0"/>
      <w:marTop w:val="0"/>
      <w:marBottom w:val="0"/>
      <w:divBdr>
        <w:top w:val="none" w:sz="0" w:space="0" w:color="auto"/>
        <w:left w:val="none" w:sz="0" w:space="0" w:color="auto"/>
        <w:bottom w:val="none" w:sz="0" w:space="0" w:color="auto"/>
        <w:right w:val="none" w:sz="0" w:space="0" w:color="auto"/>
      </w:divBdr>
    </w:div>
    <w:div w:id="269633395">
      <w:bodyDiv w:val="1"/>
      <w:marLeft w:val="0"/>
      <w:marRight w:val="0"/>
      <w:marTop w:val="0"/>
      <w:marBottom w:val="0"/>
      <w:divBdr>
        <w:top w:val="none" w:sz="0" w:space="0" w:color="auto"/>
        <w:left w:val="none" w:sz="0" w:space="0" w:color="auto"/>
        <w:bottom w:val="none" w:sz="0" w:space="0" w:color="auto"/>
        <w:right w:val="none" w:sz="0" w:space="0" w:color="auto"/>
      </w:divBdr>
    </w:div>
    <w:div w:id="340206388">
      <w:bodyDiv w:val="1"/>
      <w:marLeft w:val="0"/>
      <w:marRight w:val="0"/>
      <w:marTop w:val="0"/>
      <w:marBottom w:val="0"/>
      <w:divBdr>
        <w:top w:val="none" w:sz="0" w:space="0" w:color="auto"/>
        <w:left w:val="none" w:sz="0" w:space="0" w:color="auto"/>
        <w:bottom w:val="none" w:sz="0" w:space="0" w:color="auto"/>
        <w:right w:val="none" w:sz="0" w:space="0" w:color="auto"/>
      </w:divBdr>
    </w:div>
    <w:div w:id="355473957">
      <w:bodyDiv w:val="1"/>
      <w:marLeft w:val="0"/>
      <w:marRight w:val="0"/>
      <w:marTop w:val="0"/>
      <w:marBottom w:val="0"/>
      <w:divBdr>
        <w:top w:val="none" w:sz="0" w:space="0" w:color="auto"/>
        <w:left w:val="none" w:sz="0" w:space="0" w:color="auto"/>
        <w:bottom w:val="none" w:sz="0" w:space="0" w:color="auto"/>
        <w:right w:val="none" w:sz="0" w:space="0" w:color="auto"/>
      </w:divBdr>
    </w:div>
    <w:div w:id="388654327">
      <w:bodyDiv w:val="1"/>
      <w:marLeft w:val="0"/>
      <w:marRight w:val="0"/>
      <w:marTop w:val="0"/>
      <w:marBottom w:val="0"/>
      <w:divBdr>
        <w:top w:val="none" w:sz="0" w:space="0" w:color="auto"/>
        <w:left w:val="none" w:sz="0" w:space="0" w:color="auto"/>
        <w:bottom w:val="none" w:sz="0" w:space="0" w:color="auto"/>
        <w:right w:val="none" w:sz="0" w:space="0" w:color="auto"/>
      </w:divBdr>
    </w:div>
    <w:div w:id="402139696">
      <w:bodyDiv w:val="1"/>
      <w:marLeft w:val="0"/>
      <w:marRight w:val="0"/>
      <w:marTop w:val="0"/>
      <w:marBottom w:val="0"/>
      <w:divBdr>
        <w:top w:val="none" w:sz="0" w:space="0" w:color="auto"/>
        <w:left w:val="none" w:sz="0" w:space="0" w:color="auto"/>
        <w:bottom w:val="none" w:sz="0" w:space="0" w:color="auto"/>
        <w:right w:val="none" w:sz="0" w:space="0" w:color="auto"/>
      </w:divBdr>
      <w:divsChild>
        <w:div w:id="2093893520">
          <w:marLeft w:val="0"/>
          <w:marRight w:val="0"/>
          <w:marTop w:val="0"/>
          <w:marBottom w:val="0"/>
          <w:divBdr>
            <w:top w:val="none" w:sz="0" w:space="0" w:color="auto"/>
            <w:left w:val="none" w:sz="0" w:space="0" w:color="auto"/>
            <w:bottom w:val="none" w:sz="0" w:space="0" w:color="auto"/>
            <w:right w:val="none" w:sz="0" w:space="0" w:color="auto"/>
          </w:divBdr>
        </w:div>
        <w:div w:id="188375291">
          <w:marLeft w:val="0"/>
          <w:marRight w:val="0"/>
          <w:marTop w:val="0"/>
          <w:marBottom w:val="0"/>
          <w:divBdr>
            <w:top w:val="none" w:sz="0" w:space="0" w:color="auto"/>
            <w:left w:val="none" w:sz="0" w:space="0" w:color="auto"/>
            <w:bottom w:val="none" w:sz="0" w:space="0" w:color="auto"/>
            <w:right w:val="none" w:sz="0" w:space="0" w:color="auto"/>
          </w:divBdr>
        </w:div>
        <w:div w:id="733236734">
          <w:marLeft w:val="0"/>
          <w:marRight w:val="0"/>
          <w:marTop w:val="0"/>
          <w:marBottom w:val="0"/>
          <w:divBdr>
            <w:top w:val="none" w:sz="0" w:space="0" w:color="auto"/>
            <w:left w:val="none" w:sz="0" w:space="0" w:color="auto"/>
            <w:bottom w:val="none" w:sz="0" w:space="0" w:color="auto"/>
            <w:right w:val="none" w:sz="0" w:space="0" w:color="auto"/>
          </w:divBdr>
        </w:div>
        <w:div w:id="485631732">
          <w:marLeft w:val="0"/>
          <w:marRight w:val="0"/>
          <w:marTop w:val="0"/>
          <w:marBottom w:val="0"/>
          <w:divBdr>
            <w:top w:val="none" w:sz="0" w:space="0" w:color="auto"/>
            <w:left w:val="none" w:sz="0" w:space="0" w:color="auto"/>
            <w:bottom w:val="none" w:sz="0" w:space="0" w:color="auto"/>
            <w:right w:val="none" w:sz="0" w:space="0" w:color="auto"/>
          </w:divBdr>
        </w:div>
        <w:div w:id="60716023">
          <w:marLeft w:val="0"/>
          <w:marRight w:val="0"/>
          <w:marTop w:val="0"/>
          <w:marBottom w:val="0"/>
          <w:divBdr>
            <w:top w:val="none" w:sz="0" w:space="0" w:color="auto"/>
            <w:left w:val="none" w:sz="0" w:space="0" w:color="auto"/>
            <w:bottom w:val="none" w:sz="0" w:space="0" w:color="auto"/>
            <w:right w:val="none" w:sz="0" w:space="0" w:color="auto"/>
          </w:divBdr>
        </w:div>
        <w:div w:id="1827087497">
          <w:marLeft w:val="0"/>
          <w:marRight w:val="0"/>
          <w:marTop w:val="0"/>
          <w:marBottom w:val="0"/>
          <w:divBdr>
            <w:top w:val="none" w:sz="0" w:space="0" w:color="auto"/>
            <w:left w:val="none" w:sz="0" w:space="0" w:color="auto"/>
            <w:bottom w:val="none" w:sz="0" w:space="0" w:color="auto"/>
            <w:right w:val="none" w:sz="0" w:space="0" w:color="auto"/>
          </w:divBdr>
        </w:div>
        <w:div w:id="909192081">
          <w:marLeft w:val="0"/>
          <w:marRight w:val="0"/>
          <w:marTop w:val="0"/>
          <w:marBottom w:val="0"/>
          <w:divBdr>
            <w:top w:val="none" w:sz="0" w:space="0" w:color="auto"/>
            <w:left w:val="none" w:sz="0" w:space="0" w:color="auto"/>
            <w:bottom w:val="none" w:sz="0" w:space="0" w:color="auto"/>
            <w:right w:val="none" w:sz="0" w:space="0" w:color="auto"/>
          </w:divBdr>
        </w:div>
        <w:div w:id="1474503">
          <w:marLeft w:val="0"/>
          <w:marRight w:val="0"/>
          <w:marTop w:val="0"/>
          <w:marBottom w:val="0"/>
          <w:divBdr>
            <w:top w:val="none" w:sz="0" w:space="0" w:color="auto"/>
            <w:left w:val="none" w:sz="0" w:space="0" w:color="auto"/>
            <w:bottom w:val="none" w:sz="0" w:space="0" w:color="auto"/>
            <w:right w:val="none" w:sz="0" w:space="0" w:color="auto"/>
          </w:divBdr>
        </w:div>
        <w:div w:id="309989247">
          <w:marLeft w:val="0"/>
          <w:marRight w:val="0"/>
          <w:marTop w:val="0"/>
          <w:marBottom w:val="0"/>
          <w:divBdr>
            <w:top w:val="none" w:sz="0" w:space="0" w:color="auto"/>
            <w:left w:val="none" w:sz="0" w:space="0" w:color="auto"/>
            <w:bottom w:val="none" w:sz="0" w:space="0" w:color="auto"/>
            <w:right w:val="none" w:sz="0" w:space="0" w:color="auto"/>
          </w:divBdr>
        </w:div>
        <w:div w:id="2029066458">
          <w:marLeft w:val="0"/>
          <w:marRight w:val="0"/>
          <w:marTop w:val="0"/>
          <w:marBottom w:val="0"/>
          <w:divBdr>
            <w:top w:val="none" w:sz="0" w:space="0" w:color="auto"/>
            <w:left w:val="none" w:sz="0" w:space="0" w:color="auto"/>
            <w:bottom w:val="none" w:sz="0" w:space="0" w:color="auto"/>
            <w:right w:val="none" w:sz="0" w:space="0" w:color="auto"/>
          </w:divBdr>
        </w:div>
        <w:div w:id="1966303065">
          <w:marLeft w:val="0"/>
          <w:marRight w:val="0"/>
          <w:marTop w:val="0"/>
          <w:marBottom w:val="0"/>
          <w:divBdr>
            <w:top w:val="none" w:sz="0" w:space="0" w:color="auto"/>
            <w:left w:val="none" w:sz="0" w:space="0" w:color="auto"/>
            <w:bottom w:val="none" w:sz="0" w:space="0" w:color="auto"/>
            <w:right w:val="none" w:sz="0" w:space="0" w:color="auto"/>
          </w:divBdr>
        </w:div>
        <w:div w:id="2047758078">
          <w:marLeft w:val="0"/>
          <w:marRight w:val="0"/>
          <w:marTop w:val="0"/>
          <w:marBottom w:val="0"/>
          <w:divBdr>
            <w:top w:val="none" w:sz="0" w:space="0" w:color="auto"/>
            <w:left w:val="none" w:sz="0" w:space="0" w:color="auto"/>
            <w:bottom w:val="none" w:sz="0" w:space="0" w:color="auto"/>
            <w:right w:val="none" w:sz="0" w:space="0" w:color="auto"/>
          </w:divBdr>
        </w:div>
        <w:div w:id="2121139819">
          <w:marLeft w:val="0"/>
          <w:marRight w:val="0"/>
          <w:marTop w:val="0"/>
          <w:marBottom w:val="0"/>
          <w:divBdr>
            <w:top w:val="none" w:sz="0" w:space="0" w:color="auto"/>
            <w:left w:val="none" w:sz="0" w:space="0" w:color="auto"/>
            <w:bottom w:val="none" w:sz="0" w:space="0" w:color="auto"/>
            <w:right w:val="none" w:sz="0" w:space="0" w:color="auto"/>
          </w:divBdr>
        </w:div>
        <w:div w:id="1189372233">
          <w:marLeft w:val="0"/>
          <w:marRight w:val="0"/>
          <w:marTop w:val="0"/>
          <w:marBottom w:val="0"/>
          <w:divBdr>
            <w:top w:val="none" w:sz="0" w:space="0" w:color="auto"/>
            <w:left w:val="none" w:sz="0" w:space="0" w:color="auto"/>
            <w:bottom w:val="none" w:sz="0" w:space="0" w:color="auto"/>
            <w:right w:val="none" w:sz="0" w:space="0" w:color="auto"/>
          </w:divBdr>
        </w:div>
        <w:div w:id="1559049584">
          <w:marLeft w:val="0"/>
          <w:marRight w:val="0"/>
          <w:marTop w:val="0"/>
          <w:marBottom w:val="0"/>
          <w:divBdr>
            <w:top w:val="none" w:sz="0" w:space="0" w:color="auto"/>
            <w:left w:val="none" w:sz="0" w:space="0" w:color="auto"/>
            <w:bottom w:val="none" w:sz="0" w:space="0" w:color="auto"/>
            <w:right w:val="none" w:sz="0" w:space="0" w:color="auto"/>
          </w:divBdr>
        </w:div>
        <w:div w:id="647636085">
          <w:marLeft w:val="0"/>
          <w:marRight w:val="0"/>
          <w:marTop w:val="0"/>
          <w:marBottom w:val="0"/>
          <w:divBdr>
            <w:top w:val="none" w:sz="0" w:space="0" w:color="auto"/>
            <w:left w:val="none" w:sz="0" w:space="0" w:color="auto"/>
            <w:bottom w:val="none" w:sz="0" w:space="0" w:color="auto"/>
            <w:right w:val="none" w:sz="0" w:space="0" w:color="auto"/>
          </w:divBdr>
        </w:div>
        <w:div w:id="795413193">
          <w:marLeft w:val="0"/>
          <w:marRight w:val="0"/>
          <w:marTop w:val="0"/>
          <w:marBottom w:val="0"/>
          <w:divBdr>
            <w:top w:val="none" w:sz="0" w:space="0" w:color="auto"/>
            <w:left w:val="none" w:sz="0" w:space="0" w:color="auto"/>
            <w:bottom w:val="none" w:sz="0" w:space="0" w:color="auto"/>
            <w:right w:val="none" w:sz="0" w:space="0" w:color="auto"/>
          </w:divBdr>
        </w:div>
        <w:div w:id="1446079305">
          <w:marLeft w:val="0"/>
          <w:marRight w:val="0"/>
          <w:marTop w:val="0"/>
          <w:marBottom w:val="0"/>
          <w:divBdr>
            <w:top w:val="none" w:sz="0" w:space="0" w:color="auto"/>
            <w:left w:val="none" w:sz="0" w:space="0" w:color="auto"/>
            <w:bottom w:val="none" w:sz="0" w:space="0" w:color="auto"/>
            <w:right w:val="none" w:sz="0" w:space="0" w:color="auto"/>
          </w:divBdr>
        </w:div>
        <w:div w:id="2017533699">
          <w:marLeft w:val="0"/>
          <w:marRight w:val="0"/>
          <w:marTop w:val="0"/>
          <w:marBottom w:val="0"/>
          <w:divBdr>
            <w:top w:val="none" w:sz="0" w:space="0" w:color="auto"/>
            <w:left w:val="none" w:sz="0" w:space="0" w:color="auto"/>
            <w:bottom w:val="none" w:sz="0" w:space="0" w:color="auto"/>
            <w:right w:val="none" w:sz="0" w:space="0" w:color="auto"/>
          </w:divBdr>
        </w:div>
        <w:div w:id="1275284743">
          <w:marLeft w:val="0"/>
          <w:marRight w:val="0"/>
          <w:marTop w:val="0"/>
          <w:marBottom w:val="0"/>
          <w:divBdr>
            <w:top w:val="none" w:sz="0" w:space="0" w:color="auto"/>
            <w:left w:val="none" w:sz="0" w:space="0" w:color="auto"/>
            <w:bottom w:val="none" w:sz="0" w:space="0" w:color="auto"/>
            <w:right w:val="none" w:sz="0" w:space="0" w:color="auto"/>
          </w:divBdr>
        </w:div>
      </w:divsChild>
    </w:div>
    <w:div w:id="452673429">
      <w:bodyDiv w:val="1"/>
      <w:marLeft w:val="0"/>
      <w:marRight w:val="0"/>
      <w:marTop w:val="0"/>
      <w:marBottom w:val="0"/>
      <w:divBdr>
        <w:top w:val="none" w:sz="0" w:space="0" w:color="auto"/>
        <w:left w:val="none" w:sz="0" w:space="0" w:color="auto"/>
        <w:bottom w:val="none" w:sz="0" w:space="0" w:color="auto"/>
        <w:right w:val="none" w:sz="0" w:space="0" w:color="auto"/>
      </w:divBdr>
    </w:div>
    <w:div w:id="453910185">
      <w:bodyDiv w:val="1"/>
      <w:marLeft w:val="0"/>
      <w:marRight w:val="0"/>
      <w:marTop w:val="0"/>
      <w:marBottom w:val="0"/>
      <w:divBdr>
        <w:top w:val="none" w:sz="0" w:space="0" w:color="auto"/>
        <w:left w:val="none" w:sz="0" w:space="0" w:color="auto"/>
        <w:bottom w:val="none" w:sz="0" w:space="0" w:color="auto"/>
        <w:right w:val="none" w:sz="0" w:space="0" w:color="auto"/>
      </w:divBdr>
    </w:div>
    <w:div w:id="487940041">
      <w:bodyDiv w:val="1"/>
      <w:marLeft w:val="0"/>
      <w:marRight w:val="0"/>
      <w:marTop w:val="0"/>
      <w:marBottom w:val="0"/>
      <w:divBdr>
        <w:top w:val="none" w:sz="0" w:space="0" w:color="auto"/>
        <w:left w:val="none" w:sz="0" w:space="0" w:color="auto"/>
        <w:bottom w:val="none" w:sz="0" w:space="0" w:color="auto"/>
        <w:right w:val="none" w:sz="0" w:space="0" w:color="auto"/>
      </w:divBdr>
    </w:div>
    <w:div w:id="536309323">
      <w:bodyDiv w:val="1"/>
      <w:marLeft w:val="0"/>
      <w:marRight w:val="0"/>
      <w:marTop w:val="0"/>
      <w:marBottom w:val="0"/>
      <w:divBdr>
        <w:top w:val="none" w:sz="0" w:space="0" w:color="auto"/>
        <w:left w:val="none" w:sz="0" w:space="0" w:color="auto"/>
        <w:bottom w:val="none" w:sz="0" w:space="0" w:color="auto"/>
        <w:right w:val="none" w:sz="0" w:space="0" w:color="auto"/>
      </w:divBdr>
    </w:div>
    <w:div w:id="570582859">
      <w:bodyDiv w:val="1"/>
      <w:marLeft w:val="0"/>
      <w:marRight w:val="0"/>
      <w:marTop w:val="0"/>
      <w:marBottom w:val="0"/>
      <w:divBdr>
        <w:top w:val="none" w:sz="0" w:space="0" w:color="auto"/>
        <w:left w:val="none" w:sz="0" w:space="0" w:color="auto"/>
        <w:bottom w:val="none" w:sz="0" w:space="0" w:color="auto"/>
        <w:right w:val="none" w:sz="0" w:space="0" w:color="auto"/>
      </w:divBdr>
    </w:div>
    <w:div w:id="571935550">
      <w:bodyDiv w:val="1"/>
      <w:marLeft w:val="0"/>
      <w:marRight w:val="0"/>
      <w:marTop w:val="0"/>
      <w:marBottom w:val="0"/>
      <w:divBdr>
        <w:top w:val="none" w:sz="0" w:space="0" w:color="auto"/>
        <w:left w:val="none" w:sz="0" w:space="0" w:color="auto"/>
        <w:bottom w:val="none" w:sz="0" w:space="0" w:color="auto"/>
        <w:right w:val="none" w:sz="0" w:space="0" w:color="auto"/>
      </w:divBdr>
    </w:div>
    <w:div w:id="586154177">
      <w:bodyDiv w:val="1"/>
      <w:marLeft w:val="0"/>
      <w:marRight w:val="0"/>
      <w:marTop w:val="0"/>
      <w:marBottom w:val="0"/>
      <w:divBdr>
        <w:top w:val="none" w:sz="0" w:space="0" w:color="auto"/>
        <w:left w:val="none" w:sz="0" w:space="0" w:color="auto"/>
        <w:bottom w:val="none" w:sz="0" w:space="0" w:color="auto"/>
        <w:right w:val="none" w:sz="0" w:space="0" w:color="auto"/>
      </w:divBdr>
      <w:divsChild>
        <w:div w:id="351689171">
          <w:marLeft w:val="0"/>
          <w:marRight w:val="0"/>
          <w:marTop w:val="0"/>
          <w:marBottom w:val="0"/>
          <w:divBdr>
            <w:top w:val="none" w:sz="0" w:space="0" w:color="auto"/>
            <w:left w:val="none" w:sz="0" w:space="0" w:color="auto"/>
            <w:bottom w:val="none" w:sz="0" w:space="0" w:color="auto"/>
            <w:right w:val="none" w:sz="0" w:space="0" w:color="auto"/>
          </w:divBdr>
          <w:divsChild>
            <w:div w:id="2019043078">
              <w:marLeft w:val="0"/>
              <w:marRight w:val="0"/>
              <w:marTop w:val="0"/>
              <w:marBottom w:val="0"/>
              <w:divBdr>
                <w:top w:val="none" w:sz="0" w:space="0" w:color="auto"/>
                <w:left w:val="none" w:sz="0" w:space="0" w:color="auto"/>
                <w:bottom w:val="none" w:sz="0" w:space="0" w:color="auto"/>
                <w:right w:val="none" w:sz="0" w:space="0" w:color="auto"/>
              </w:divBdr>
            </w:div>
            <w:div w:id="84397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97332">
      <w:bodyDiv w:val="1"/>
      <w:marLeft w:val="0"/>
      <w:marRight w:val="0"/>
      <w:marTop w:val="0"/>
      <w:marBottom w:val="0"/>
      <w:divBdr>
        <w:top w:val="none" w:sz="0" w:space="0" w:color="auto"/>
        <w:left w:val="none" w:sz="0" w:space="0" w:color="auto"/>
        <w:bottom w:val="none" w:sz="0" w:space="0" w:color="auto"/>
        <w:right w:val="none" w:sz="0" w:space="0" w:color="auto"/>
      </w:divBdr>
    </w:div>
    <w:div w:id="588850419">
      <w:bodyDiv w:val="1"/>
      <w:marLeft w:val="0"/>
      <w:marRight w:val="0"/>
      <w:marTop w:val="0"/>
      <w:marBottom w:val="0"/>
      <w:divBdr>
        <w:top w:val="none" w:sz="0" w:space="0" w:color="auto"/>
        <w:left w:val="none" w:sz="0" w:space="0" w:color="auto"/>
        <w:bottom w:val="none" w:sz="0" w:space="0" w:color="auto"/>
        <w:right w:val="none" w:sz="0" w:space="0" w:color="auto"/>
      </w:divBdr>
    </w:div>
    <w:div w:id="591623934">
      <w:bodyDiv w:val="1"/>
      <w:marLeft w:val="0"/>
      <w:marRight w:val="0"/>
      <w:marTop w:val="0"/>
      <w:marBottom w:val="0"/>
      <w:divBdr>
        <w:top w:val="none" w:sz="0" w:space="0" w:color="auto"/>
        <w:left w:val="none" w:sz="0" w:space="0" w:color="auto"/>
        <w:bottom w:val="none" w:sz="0" w:space="0" w:color="auto"/>
        <w:right w:val="none" w:sz="0" w:space="0" w:color="auto"/>
      </w:divBdr>
    </w:div>
    <w:div w:id="618993235">
      <w:bodyDiv w:val="1"/>
      <w:marLeft w:val="0"/>
      <w:marRight w:val="0"/>
      <w:marTop w:val="0"/>
      <w:marBottom w:val="0"/>
      <w:divBdr>
        <w:top w:val="none" w:sz="0" w:space="0" w:color="auto"/>
        <w:left w:val="none" w:sz="0" w:space="0" w:color="auto"/>
        <w:bottom w:val="none" w:sz="0" w:space="0" w:color="auto"/>
        <w:right w:val="none" w:sz="0" w:space="0" w:color="auto"/>
      </w:divBdr>
    </w:div>
    <w:div w:id="636909356">
      <w:bodyDiv w:val="1"/>
      <w:marLeft w:val="0"/>
      <w:marRight w:val="0"/>
      <w:marTop w:val="0"/>
      <w:marBottom w:val="0"/>
      <w:divBdr>
        <w:top w:val="none" w:sz="0" w:space="0" w:color="auto"/>
        <w:left w:val="none" w:sz="0" w:space="0" w:color="auto"/>
        <w:bottom w:val="none" w:sz="0" w:space="0" w:color="auto"/>
        <w:right w:val="none" w:sz="0" w:space="0" w:color="auto"/>
      </w:divBdr>
    </w:div>
    <w:div w:id="643777830">
      <w:bodyDiv w:val="1"/>
      <w:marLeft w:val="0"/>
      <w:marRight w:val="0"/>
      <w:marTop w:val="0"/>
      <w:marBottom w:val="0"/>
      <w:divBdr>
        <w:top w:val="none" w:sz="0" w:space="0" w:color="auto"/>
        <w:left w:val="none" w:sz="0" w:space="0" w:color="auto"/>
        <w:bottom w:val="none" w:sz="0" w:space="0" w:color="auto"/>
        <w:right w:val="none" w:sz="0" w:space="0" w:color="auto"/>
      </w:divBdr>
    </w:div>
    <w:div w:id="645276866">
      <w:bodyDiv w:val="1"/>
      <w:marLeft w:val="0"/>
      <w:marRight w:val="0"/>
      <w:marTop w:val="0"/>
      <w:marBottom w:val="0"/>
      <w:divBdr>
        <w:top w:val="none" w:sz="0" w:space="0" w:color="auto"/>
        <w:left w:val="none" w:sz="0" w:space="0" w:color="auto"/>
        <w:bottom w:val="none" w:sz="0" w:space="0" w:color="auto"/>
        <w:right w:val="none" w:sz="0" w:space="0" w:color="auto"/>
      </w:divBdr>
    </w:div>
    <w:div w:id="677849316">
      <w:bodyDiv w:val="1"/>
      <w:marLeft w:val="0"/>
      <w:marRight w:val="0"/>
      <w:marTop w:val="0"/>
      <w:marBottom w:val="0"/>
      <w:divBdr>
        <w:top w:val="none" w:sz="0" w:space="0" w:color="auto"/>
        <w:left w:val="none" w:sz="0" w:space="0" w:color="auto"/>
        <w:bottom w:val="none" w:sz="0" w:space="0" w:color="auto"/>
        <w:right w:val="none" w:sz="0" w:space="0" w:color="auto"/>
      </w:divBdr>
      <w:divsChild>
        <w:div w:id="83109688">
          <w:marLeft w:val="0"/>
          <w:marRight w:val="0"/>
          <w:marTop w:val="0"/>
          <w:marBottom w:val="0"/>
          <w:divBdr>
            <w:top w:val="none" w:sz="0" w:space="0" w:color="auto"/>
            <w:left w:val="none" w:sz="0" w:space="0" w:color="auto"/>
            <w:bottom w:val="none" w:sz="0" w:space="0" w:color="auto"/>
            <w:right w:val="none" w:sz="0" w:space="0" w:color="auto"/>
          </w:divBdr>
        </w:div>
      </w:divsChild>
    </w:div>
    <w:div w:id="686442451">
      <w:bodyDiv w:val="1"/>
      <w:marLeft w:val="0"/>
      <w:marRight w:val="0"/>
      <w:marTop w:val="0"/>
      <w:marBottom w:val="0"/>
      <w:divBdr>
        <w:top w:val="none" w:sz="0" w:space="0" w:color="auto"/>
        <w:left w:val="none" w:sz="0" w:space="0" w:color="auto"/>
        <w:bottom w:val="none" w:sz="0" w:space="0" w:color="auto"/>
        <w:right w:val="none" w:sz="0" w:space="0" w:color="auto"/>
      </w:divBdr>
    </w:div>
    <w:div w:id="690761822">
      <w:bodyDiv w:val="1"/>
      <w:marLeft w:val="0"/>
      <w:marRight w:val="0"/>
      <w:marTop w:val="0"/>
      <w:marBottom w:val="0"/>
      <w:divBdr>
        <w:top w:val="none" w:sz="0" w:space="0" w:color="auto"/>
        <w:left w:val="none" w:sz="0" w:space="0" w:color="auto"/>
        <w:bottom w:val="none" w:sz="0" w:space="0" w:color="auto"/>
        <w:right w:val="none" w:sz="0" w:space="0" w:color="auto"/>
      </w:divBdr>
    </w:div>
    <w:div w:id="703792492">
      <w:bodyDiv w:val="1"/>
      <w:marLeft w:val="0"/>
      <w:marRight w:val="0"/>
      <w:marTop w:val="0"/>
      <w:marBottom w:val="0"/>
      <w:divBdr>
        <w:top w:val="none" w:sz="0" w:space="0" w:color="auto"/>
        <w:left w:val="none" w:sz="0" w:space="0" w:color="auto"/>
        <w:bottom w:val="none" w:sz="0" w:space="0" w:color="auto"/>
        <w:right w:val="none" w:sz="0" w:space="0" w:color="auto"/>
      </w:divBdr>
    </w:div>
    <w:div w:id="717239483">
      <w:bodyDiv w:val="1"/>
      <w:marLeft w:val="0"/>
      <w:marRight w:val="0"/>
      <w:marTop w:val="0"/>
      <w:marBottom w:val="0"/>
      <w:divBdr>
        <w:top w:val="none" w:sz="0" w:space="0" w:color="auto"/>
        <w:left w:val="none" w:sz="0" w:space="0" w:color="auto"/>
        <w:bottom w:val="none" w:sz="0" w:space="0" w:color="auto"/>
        <w:right w:val="none" w:sz="0" w:space="0" w:color="auto"/>
      </w:divBdr>
    </w:div>
    <w:div w:id="717364182">
      <w:bodyDiv w:val="1"/>
      <w:marLeft w:val="0"/>
      <w:marRight w:val="0"/>
      <w:marTop w:val="0"/>
      <w:marBottom w:val="0"/>
      <w:divBdr>
        <w:top w:val="none" w:sz="0" w:space="0" w:color="auto"/>
        <w:left w:val="none" w:sz="0" w:space="0" w:color="auto"/>
        <w:bottom w:val="none" w:sz="0" w:space="0" w:color="auto"/>
        <w:right w:val="none" w:sz="0" w:space="0" w:color="auto"/>
      </w:divBdr>
      <w:divsChild>
        <w:div w:id="1232883822">
          <w:marLeft w:val="0"/>
          <w:marRight w:val="0"/>
          <w:marTop w:val="0"/>
          <w:marBottom w:val="0"/>
          <w:divBdr>
            <w:top w:val="none" w:sz="0" w:space="0" w:color="auto"/>
            <w:left w:val="none" w:sz="0" w:space="0" w:color="auto"/>
            <w:bottom w:val="none" w:sz="0" w:space="0" w:color="auto"/>
            <w:right w:val="none" w:sz="0" w:space="0" w:color="auto"/>
          </w:divBdr>
          <w:divsChild>
            <w:div w:id="181544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541661">
      <w:bodyDiv w:val="1"/>
      <w:marLeft w:val="0"/>
      <w:marRight w:val="0"/>
      <w:marTop w:val="0"/>
      <w:marBottom w:val="0"/>
      <w:divBdr>
        <w:top w:val="none" w:sz="0" w:space="0" w:color="auto"/>
        <w:left w:val="none" w:sz="0" w:space="0" w:color="auto"/>
        <w:bottom w:val="none" w:sz="0" w:space="0" w:color="auto"/>
        <w:right w:val="none" w:sz="0" w:space="0" w:color="auto"/>
      </w:divBdr>
    </w:div>
    <w:div w:id="762725870">
      <w:bodyDiv w:val="1"/>
      <w:marLeft w:val="0"/>
      <w:marRight w:val="0"/>
      <w:marTop w:val="0"/>
      <w:marBottom w:val="0"/>
      <w:divBdr>
        <w:top w:val="none" w:sz="0" w:space="0" w:color="auto"/>
        <w:left w:val="none" w:sz="0" w:space="0" w:color="auto"/>
        <w:bottom w:val="none" w:sz="0" w:space="0" w:color="auto"/>
        <w:right w:val="none" w:sz="0" w:space="0" w:color="auto"/>
      </w:divBdr>
    </w:div>
    <w:div w:id="780104757">
      <w:bodyDiv w:val="1"/>
      <w:marLeft w:val="0"/>
      <w:marRight w:val="0"/>
      <w:marTop w:val="0"/>
      <w:marBottom w:val="0"/>
      <w:divBdr>
        <w:top w:val="none" w:sz="0" w:space="0" w:color="auto"/>
        <w:left w:val="none" w:sz="0" w:space="0" w:color="auto"/>
        <w:bottom w:val="none" w:sz="0" w:space="0" w:color="auto"/>
        <w:right w:val="none" w:sz="0" w:space="0" w:color="auto"/>
      </w:divBdr>
    </w:div>
    <w:div w:id="793250184">
      <w:bodyDiv w:val="1"/>
      <w:marLeft w:val="0"/>
      <w:marRight w:val="0"/>
      <w:marTop w:val="0"/>
      <w:marBottom w:val="0"/>
      <w:divBdr>
        <w:top w:val="none" w:sz="0" w:space="0" w:color="auto"/>
        <w:left w:val="none" w:sz="0" w:space="0" w:color="auto"/>
        <w:bottom w:val="none" w:sz="0" w:space="0" w:color="auto"/>
        <w:right w:val="none" w:sz="0" w:space="0" w:color="auto"/>
      </w:divBdr>
    </w:div>
    <w:div w:id="800153699">
      <w:bodyDiv w:val="1"/>
      <w:marLeft w:val="0"/>
      <w:marRight w:val="0"/>
      <w:marTop w:val="0"/>
      <w:marBottom w:val="0"/>
      <w:divBdr>
        <w:top w:val="none" w:sz="0" w:space="0" w:color="auto"/>
        <w:left w:val="none" w:sz="0" w:space="0" w:color="auto"/>
        <w:bottom w:val="none" w:sz="0" w:space="0" w:color="auto"/>
        <w:right w:val="none" w:sz="0" w:space="0" w:color="auto"/>
      </w:divBdr>
    </w:div>
    <w:div w:id="844629815">
      <w:bodyDiv w:val="1"/>
      <w:marLeft w:val="0"/>
      <w:marRight w:val="0"/>
      <w:marTop w:val="0"/>
      <w:marBottom w:val="0"/>
      <w:divBdr>
        <w:top w:val="none" w:sz="0" w:space="0" w:color="auto"/>
        <w:left w:val="none" w:sz="0" w:space="0" w:color="auto"/>
        <w:bottom w:val="none" w:sz="0" w:space="0" w:color="auto"/>
        <w:right w:val="none" w:sz="0" w:space="0" w:color="auto"/>
      </w:divBdr>
    </w:div>
    <w:div w:id="847718401">
      <w:bodyDiv w:val="1"/>
      <w:marLeft w:val="0"/>
      <w:marRight w:val="0"/>
      <w:marTop w:val="0"/>
      <w:marBottom w:val="0"/>
      <w:divBdr>
        <w:top w:val="none" w:sz="0" w:space="0" w:color="auto"/>
        <w:left w:val="none" w:sz="0" w:space="0" w:color="auto"/>
        <w:bottom w:val="none" w:sz="0" w:space="0" w:color="auto"/>
        <w:right w:val="none" w:sz="0" w:space="0" w:color="auto"/>
      </w:divBdr>
    </w:div>
    <w:div w:id="851340129">
      <w:bodyDiv w:val="1"/>
      <w:marLeft w:val="0"/>
      <w:marRight w:val="0"/>
      <w:marTop w:val="0"/>
      <w:marBottom w:val="0"/>
      <w:divBdr>
        <w:top w:val="none" w:sz="0" w:space="0" w:color="auto"/>
        <w:left w:val="none" w:sz="0" w:space="0" w:color="auto"/>
        <w:bottom w:val="none" w:sz="0" w:space="0" w:color="auto"/>
        <w:right w:val="none" w:sz="0" w:space="0" w:color="auto"/>
      </w:divBdr>
    </w:div>
    <w:div w:id="853230915">
      <w:bodyDiv w:val="1"/>
      <w:marLeft w:val="0"/>
      <w:marRight w:val="0"/>
      <w:marTop w:val="0"/>
      <w:marBottom w:val="0"/>
      <w:divBdr>
        <w:top w:val="none" w:sz="0" w:space="0" w:color="auto"/>
        <w:left w:val="none" w:sz="0" w:space="0" w:color="auto"/>
        <w:bottom w:val="none" w:sz="0" w:space="0" w:color="auto"/>
        <w:right w:val="none" w:sz="0" w:space="0" w:color="auto"/>
      </w:divBdr>
    </w:div>
    <w:div w:id="862593933">
      <w:bodyDiv w:val="1"/>
      <w:marLeft w:val="0"/>
      <w:marRight w:val="0"/>
      <w:marTop w:val="0"/>
      <w:marBottom w:val="0"/>
      <w:divBdr>
        <w:top w:val="none" w:sz="0" w:space="0" w:color="auto"/>
        <w:left w:val="none" w:sz="0" w:space="0" w:color="auto"/>
        <w:bottom w:val="none" w:sz="0" w:space="0" w:color="auto"/>
        <w:right w:val="none" w:sz="0" w:space="0" w:color="auto"/>
      </w:divBdr>
      <w:divsChild>
        <w:div w:id="1555963067">
          <w:marLeft w:val="0"/>
          <w:marRight w:val="0"/>
          <w:marTop w:val="0"/>
          <w:marBottom w:val="0"/>
          <w:divBdr>
            <w:top w:val="none" w:sz="0" w:space="0" w:color="auto"/>
            <w:left w:val="none" w:sz="0" w:space="0" w:color="auto"/>
            <w:bottom w:val="none" w:sz="0" w:space="0" w:color="auto"/>
            <w:right w:val="none" w:sz="0" w:space="0" w:color="auto"/>
          </w:divBdr>
        </w:div>
        <w:div w:id="1048384910">
          <w:marLeft w:val="0"/>
          <w:marRight w:val="0"/>
          <w:marTop w:val="0"/>
          <w:marBottom w:val="0"/>
          <w:divBdr>
            <w:top w:val="none" w:sz="0" w:space="0" w:color="auto"/>
            <w:left w:val="none" w:sz="0" w:space="0" w:color="auto"/>
            <w:bottom w:val="none" w:sz="0" w:space="0" w:color="auto"/>
            <w:right w:val="none" w:sz="0" w:space="0" w:color="auto"/>
          </w:divBdr>
        </w:div>
        <w:div w:id="1862740791">
          <w:marLeft w:val="0"/>
          <w:marRight w:val="0"/>
          <w:marTop w:val="0"/>
          <w:marBottom w:val="0"/>
          <w:divBdr>
            <w:top w:val="none" w:sz="0" w:space="0" w:color="auto"/>
            <w:left w:val="none" w:sz="0" w:space="0" w:color="auto"/>
            <w:bottom w:val="none" w:sz="0" w:space="0" w:color="auto"/>
            <w:right w:val="none" w:sz="0" w:space="0" w:color="auto"/>
          </w:divBdr>
        </w:div>
        <w:div w:id="1870023015">
          <w:marLeft w:val="0"/>
          <w:marRight w:val="0"/>
          <w:marTop w:val="0"/>
          <w:marBottom w:val="0"/>
          <w:divBdr>
            <w:top w:val="none" w:sz="0" w:space="0" w:color="auto"/>
            <w:left w:val="none" w:sz="0" w:space="0" w:color="auto"/>
            <w:bottom w:val="none" w:sz="0" w:space="0" w:color="auto"/>
            <w:right w:val="none" w:sz="0" w:space="0" w:color="auto"/>
          </w:divBdr>
        </w:div>
        <w:div w:id="385110190">
          <w:marLeft w:val="0"/>
          <w:marRight w:val="0"/>
          <w:marTop w:val="0"/>
          <w:marBottom w:val="0"/>
          <w:divBdr>
            <w:top w:val="none" w:sz="0" w:space="0" w:color="auto"/>
            <w:left w:val="none" w:sz="0" w:space="0" w:color="auto"/>
            <w:bottom w:val="none" w:sz="0" w:space="0" w:color="auto"/>
            <w:right w:val="none" w:sz="0" w:space="0" w:color="auto"/>
          </w:divBdr>
        </w:div>
        <w:div w:id="1270891795">
          <w:marLeft w:val="0"/>
          <w:marRight w:val="0"/>
          <w:marTop w:val="0"/>
          <w:marBottom w:val="0"/>
          <w:divBdr>
            <w:top w:val="none" w:sz="0" w:space="0" w:color="auto"/>
            <w:left w:val="none" w:sz="0" w:space="0" w:color="auto"/>
            <w:bottom w:val="none" w:sz="0" w:space="0" w:color="auto"/>
            <w:right w:val="none" w:sz="0" w:space="0" w:color="auto"/>
          </w:divBdr>
        </w:div>
        <w:div w:id="291637790">
          <w:marLeft w:val="0"/>
          <w:marRight w:val="0"/>
          <w:marTop w:val="0"/>
          <w:marBottom w:val="0"/>
          <w:divBdr>
            <w:top w:val="none" w:sz="0" w:space="0" w:color="auto"/>
            <w:left w:val="none" w:sz="0" w:space="0" w:color="auto"/>
            <w:bottom w:val="none" w:sz="0" w:space="0" w:color="auto"/>
            <w:right w:val="none" w:sz="0" w:space="0" w:color="auto"/>
          </w:divBdr>
        </w:div>
        <w:div w:id="790172897">
          <w:marLeft w:val="0"/>
          <w:marRight w:val="0"/>
          <w:marTop w:val="0"/>
          <w:marBottom w:val="0"/>
          <w:divBdr>
            <w:top w:val="none" w:sz="0" w:space="0" w:color="auto"/>
            <w:left w:val="none" w:sz="0" w:space="0" w:color="auto"/>
            <w:bottom w:val="none" w:sz="0" w:space="0" w:color="auto"/>
            <w:right w:val="none" w:sz="0" w:space="0" w:color="auto"/>
          </w:divBdr>
        </w:div>
        <w:div w:id="446198657">
          <w:marLeft w:val="0"/>
          <w:marRight w:val="0"/>
          <w:marTop w:val="0"/>
          <w:marBottom w:val="0"/>
          <w:divBdr>
            <w:top w:val="none" w:sz="0" w:space="0" w:color="auto"/>
            <w:left w:val="none" w:sz="0" w:space="0" w:color="auto"/>
            <w:bottom w:val="none" w:sz="0" w:space="0" w:color="auto"/>
            <w:right w:val="none" w:sz="0" w:space="0" w:color="auto"/>
          </w:divBdr>
        </w:div>
        <w:div w:id="1299795838">
          <w:marLeft w:val="0"/>
          <w:marRight w:val="0"/>
          <w:marTop w:val="0"/>
          <w:marBottom w:val="0"/>
          <w:divBdr>
            <w:top w:val="none" w:sz="0" w:space="0" w:color="auto"/>
            <w:left w:val="none" w:sz="0" w:space="0" w:color="auto"/>
            <w:bottom w:val="none" w:sz="0" w:space="0" w:color="auto"/>
            <w:right w:val="none" w:sz="0" w:space="0" w:color="auto"/>
          </w:divBdr>
        </w:div>
      </w:divsChild>
    </w:div>
    <w:div w:id="879899392">
      <w:bodyDiv w:val="1"/>
      <w:marLeft w:val="0"/>
      <w:marRight w:val="0"/>
      <w:marTop w:val="0"/>
      <w:marBottom w:val="0"/>
      <w:divBdr>
        <w:top w:val="none" w:sz="0" w:space="0" w:color="auto"/>
        <w:left w:val="none" w:sz="0" w:space="0" w:color="auto"/>
        <w:bottom w:val="none" w:sz="0" w:space="0" w:color="auto"/>
        <w:right w:val="none" w:sz="0" w:space="0" w:color="auto"/>
      </w:divBdr>
    </w:div>
    <w:div w:id="884215343">
      <w:bodyDiv w:val="1"/>
      <w:marLeft w:val="0"/>
      <w:marRight w:val="0"/>
      <w:marTop w:val="0"/>
      <w:marBottom w:val="0"/>
      <w:divBdr>
        <w:top w:val="none" w:sz="0" w:space="0" w:color="auto"/>
        <w:left w:val="none" w:sz="0" w:space="0" w:color="auto"/>
        <w:bottom w:val="none" w:sz="0" w:space="0" w:color="auto"/>
        <w:right w:val="none" w:sz="0" w:space="0" w:color="auto"/>
      </w:divBdr>
    </w:div>
    <w:div w:id="884608701">
      <w:bodyDiv w:val="1"/>
      <w:marLeft w:val="0"/>
      <w:marRight w:val="0"/>
      <w:marTop w:val="0"/>
      <w:marBottom w:val="0"/>
      <w:divBdr>
        <w:top w:val="none" w:sz="0" w:space="0" w:color="auto"/>
        <w:left w:val="none" w:sz="0" w:space="0" w:color="auto"/>
        <w:bottom w:val="none" w:sz="0" w:space="0" w:color="auto"/>
        <w:right w:val="none" w:sz="0" w:space="0" w:color="auto"/>
      </w:divBdr>
    </w:div>
    <w:div w:id="888804580">
      <w:bodyDiv w:val="1"/>
      <w:marLeft w:val="0"/>
      <w:marRight w:val="0"/>
      <w:marTop w:val="0"/>
      <w:marBottom w:val="0"/>
      <w:divBdr>
        <w:top w:val="none" w:sz="0" w:space="0" w:color="auto"/>
        <w:left w:val="none" w:sz="0" w:space="0" w:color="auto"/>
        <w:bottom w:val="none" w:sz="0" w:space="0" w:color="auto"/>
        <w:right w:val="none" w:sz="0" w:space="0" w:color="auto"/>
      </w:divBdr>
    </w:div>
    <w:div w:id="919482115">
      <w:bodyDiv w:val="1"/>
      <w:marLeft w:val="0"/>
      <w:marRight w:val="0"/>
      <w:marTop w:val="0"/>
      <w:marBottom w:val="0"/>
      <w:divBdr>
        <w:top w:val="none" w:sz="0" w:space="0" w:color="auto"/>
        <w:left w:val="none" w:sz="0" w:space="0" w:color="auto"/>
        <w:bottom w:val="none" w:sz="0" w:space="0" w:color="auto"/>
        <w:right w:val="none" w:sz="0" w:space="0" w:color="auto"/>
      </w:divBdr>
    </w:div>
    <w:div w:id="943265708">
      <w:bodyDiv w:val="1"/>
      <w:marLeft w:val="0"/>
      <w:marRight w:val="0"/>
      <w:marTop w:val="0"/>
      <w:marBottom w:val="0"/>
      <w:divBdr>
        <w:top w:val="none" w:sz="0" w:space="0" w:color="auto"/>
        <w:left w:val="none" w:sz="0" w:space="0" w:color="auto"/>
        <w:bottom w:val="none" w:sz="0" w:space="0" w:color="auto"/>
        <w:right w:val="none" w:sz="0" w:space="0" w:color="auto"/>
      </w:divBdr>
    </w:div>
    <w:div w:id="943541627">
      <w:bodyDiv w:val="1"/>
      <w:marLeft w:val="0"/>
      <w:marRight w:val="0"/>
      <w:marTop w:val="0"/>
      <w:marBottom w:val="0"/>
      <w:divBdr>
        <w:top w:val="none" w:sz="0" w:space="0" w:color="auto"/>
        <w:left w:val="none" w:sz="0" w:space="0" w:color="auto"/>
        <w:bottom w:val="none" w:sz="0" w:space="0" w:color="auto"/>
        <w:right w:val="none" w:sz="0" w:space="0" w:color="auto"/>
      </w:divBdr>
    </w:div>
    <w:div w:id="951714310">
      <w:bodyDiv w:val="1"/>
      <w:marLeft w:val="0"/>
      <w:marRight w:val="0"/>
      <w:marTop w:val="0"/>
      <w:marBottom w:val="0"/>
      <w:divBdr>
        <w:top w:val="none" w:sz="0" w:space="0" w:color="auto"/>
        <w:left w:val="none" w:sz="0" w:space="0" w:color="auto"/>
        <w:bottom w:val="none" w:sz="0" w:space="0" w:color="auto"/>
        <w:right w:val="none" w:sz="0" w:space="0" w:color="auto"/>
      </w:divBdr>
    </w:div>
    <w:div w:id="969169733">
      <w:bodyDiv w:val="1"/>
      <w:marLeft w:val="0"/>
      <w:marRight w:val="0"/>
      <w:marTop w:val="0"/>
      <w:marBottom w:val="0"/>
      <w:divBdr>
        <w:top w:val="none" w:sz="0" w:space="0" w:color="auto"/>
        <w:left w:val="none" w:sz="0" w:space="0" w:color="auto"/>
        <w:bottom w:val="none" w:sz="0" w:space="0" w:color="auto"/>
        <w:right w:val="none" w:sz="0" w:space="0" w:color="auto"/>
      </w:divBdr>
    </w:div>
    <w:div w:id="978151896">
      <w:bodyDiv w:val="1"/>
      <w:marLeft w:val="0"/>
      <w:marRight w:val="0"/>
      <w:marTop w:val="0"/>
      <w:marBottom w:val="0"/>
      <w:divBdr>
        <w:top w:val="none" w:sz="0" w:space="0" w:color="auto"/>
        <w:left w:val="none" w:sz="0" w:space="0" w:color="auto"/>
        <w:bottom w:val="none" w:sz="0" w:space="0" w:color="auto"/>
        <w:right w:val="none" w:sz="0" w:space="0" w:color="auto"/>
      </w:divBdr>
    </w:div>
    <w:div w:id="987713172">
      <w:bodyDiv w:val="1"/>
      <w:marLeft w:val="0"/>
      <w:marRight w:val="0"/>
      <w:marTop w:val="0"/>
      <w:marBottom w:val="0"/>
      <w:divBdr>
        <w:top w:val="none" w:sz="0" w:space="0" w:color="auto"/>
        <w:left w:val="none" w:sz="0" w:space="0" w:color="auto"/>
        <w:bottom w:val="none" w:sz="0" w:space="0" w:color="auto"/>
        <w:right w:val="none" w:sz="0" w:space="0" w:color="auto"/>
      </w:divBdr>
    </w:div>
    <w:div w:id="1020012155">
      <w:bodyDiv w:val="1"/>
      <w:marLeft w:val="0"/>
      <w:marRight w:val="0"/>
      <w:marTop w:val="0"/>
      <w:marBottom w:val="0"/>
      <w:divBdr>
        <w:top w:val="none" w:sz="0" w:space="0" w:color="auto"/>
        <w:left w:val="none" w:sz="0" w:space="0" w:color="auto"/>
        <w:bottom w:val="none" w:sz="0" w:space="0" w:color="auto"/>
        <w:right w:val="none" w:sz="0" w:space="0" w:color="auto"/>
      </w:divBdr>
    </w:div>
    <w:div w:id="1031226835">
      <w:bodyDiv w:val="1"/>
      <w:marLeft w:val="0"/>
      <w:marRight w:val="0"/>
      <w:marTop w:val="0"/>
      <w:marBottom w:val="0"/>
      <w:divBdr>
        <w:top w:val="none" w:sz="0" w:space="0" w:color="auto"/>
        <w:left w:val="none" w:sz="0" w:space="0" w:color="auto"/>
        <w:bottom w:val="none" w:sz="0" w:space="0" w:color="auto"/>
        <w:right w:val="none" w:sz="0" w:space="0" w:color="auto"/>
      </w:divBdr>
    </w:div>
    <w:div w:id="1035429135">
      <w:bodyDiv w:val="1"/>
      <w:marLeft w:val="0"/>
      <w:marRight w:val="0"/>
      <w:marTop w:val="0"/>
      <w:marBottom w:val="0"/>
      <w:divBdr>
        <w:top w:val="none" w:sz="0" w:space="0" w:color="auto"/>
        <w:left w:val="none" w:sz="0" w:space="0" w:color="auto"/>
        <w:bottom w:val="none" w:sz="0" w:space="0" w:color="auto"/>
        <w:right w:val="none" w:sz="0" w:space="0" w:color="auto"/>
      </w:divBdr>
    </w:div>
    <w:div w:id="1035619102">
      <w:bodyDiv w:val="1"/>
      <w:marLeft w:val="0"/>
      <w:marRight w:val="0"/>
      <w:marTop w:val="0"/>
      <w:marBottom w:val="0"/>
      <w:divBdr>
        <w:top w:val="none" w:sz="0" w:space="0" w:color="auto"/>
        <w:left w:val="none" w:sz="0" w:space="0" w:color="auto"/>
        <w:bottom w:val="none" w:sz="0" w:space="0" w:color="auto"/>
        <w:right w:val="none" w:sz="0" w:space="0" w:color="auto"/>
      </w:divBdr>
    </w:div>
    <w:div w:id="1054157076">
      <w:bodyDiv w:val="1"/>
      <w:marLeft w:val="0"/>
      <w:marRight w:val="0"/>
      <w:marTop w:val="0"/>
      <w:marBottom w:val="0"/>
      <w:divBdr>
        <w:top w:val="none" w:sz="0" w:space="0" w:color="auto"/>
        <w:left w:val="none" w:sz="0" w:space="0" w:color="auto"/>
        <w:bottom w:val="none" w:sz="0" w:space="0" w:color="auto"/>
        <w:right w:val="none" w:sz="0" w:space="0" w:color="auto"/>
      </w:divBdr>
    </w:div>
    <w:div w:id="1065224404">
      <w:bodyDiv w:val="1"/>
      <w:marLeft w:val="0"/>
      <w:marRight w:val="0"/>
      <w:marTop w:val="0"/>
      <w:marBottom w:val="0"/>
      <w:divBdr>
        <w:top w:val="none" w:sz="0" w:space="0" w:color="auto"/>
        <w:left w:val="none" w:sz="0" w:space="0" w:color="auto"/>
        <w:bottom w:val="none" w:sz="0" w:space="0" w:color="auto"/>
        <w:right w:val="none" w:sz="0" w:space="0" w:color="auto"/>
      </w:divBdr>
    </w:div>
    <w:div w:id="1072656782">
      <w:bodyDiv w:val="1"/>
      <w:marLeft w:val="0"/>
      <w:marRight w:val="0"/>
      <w:marTop w:val="0"/>
      <w:marBottom w:val="0"/>
      <w:divBdr>
        <w:top w:val="none" w:sz="0" w:space="0" w:color="auto"/>
        <w:left w:val="none" w:sz="0" w:space="0" w:color="auto"/>
        <w:bottom w:val="none" w:sz="0" w:space="0" w:color="auto"/>
        <w:right w:val="none" w:sz="0" w:space="0" w:color="auto"/>
      </w:divBdr>
    </w:div>
    <w:div w:id="1074351821">
      <w:bodyDiv w:val="1"/>
      <w:marLeft w:val="0"/>
      <w:marRight w:val="0"/>
      <w:marTop w:val="0"/>
      <w:marBottom w:val="0"/>
      <w:divBdr>
        <w:top w:val="none" w:sz="0" w:space="0" w:color="auto"/>
        <w:left w:val="none" w:sz="0" w:space="0" w:color="auto"/>
        <w:bottom w:val="none" w:sz="0" w:space="0" w:color="auto"/>
        <w:right w:val="none" w:sz="0" w:space="0" w:color="auto"/>
      </w:divBdr>
    </w:div>
    <w:div w:id="1084566317">
      <w:bodyDiv w:val="1"/>
      <w:marLeft w:val="0"/>
      <w:marRight w:val="0"/>
      <w:marTop w:val="0"/>
      <w:marBottom w:val="0"/>
      <w:divBdr>
        <w:top w:val="none" w:sz="0" w:space="0" w:color="auto"/>
        <w:left w:val="none" w:sz="0" w:space="0" w:color="auto"/>
        <w:bottom w:val="none" w:sz="0" w:space="0" w:color="auto"/>
        <w:right w:val="none" w:sz="0" w:space="0" w:color="auto"/>
      </w:divBdr>
    </w:div>
    <w:div w:id="1085224482">
      <w:bodyDiv w:val="1"/>
      <w:marLeft w:val="0"/>
      <w:marRight w:val="0"/>
      <w:marTop w:val="0"/>
      <w:marBottom w:val="0"/>
      <w:divBdr>
        <w:top w:val="none" w:sz="0" w:space="0" w:color="auto"/>
        <w:left w:val="none" w:sz="0" w:space="0" w:color="auto"/>
        <w:bottom w:val="none" w:sz="0" w:space="0" w:color="auto"/>
        <w:right w:val="none" w:sz="0" w:space="0" w:color="auto"/>
      </w:divBdr>
      <w:divsChild>
        <w:div w:id="1043403185">
          <w:marLeft w:val="0"/>
          <w:marRight w:val="0"/>
          <w:marTop w:val="0"/>
          <w:marBottom w:val="0"/>
          <w:divBdr>
            <w:top w:val="none" w:sz="0" w:space="0" w:color="auto"/>
            <w:left w:val="none" w:sz="0" w:space="0" w:color="auto"/>
            <w:bottom w:val="none" w:sz="0" w:space="0" w:color="auto"/>
            <w:right w:val="none" w:sz="0" w:space="0" w:color="auto"/>
          </w:divBdr>
          <w:divsChild>
            <w:div w:id="1242833378">
              <w:marLeft w:val="0"/>
              <w:marRight w:val="0"/>
              <w:marTop w:val="0"/>
              <w:marBottom w:val="0"/>
              <w:divBdr>
                <w:top w:val="none" w:sz="0" w:space="0" w:color="auto"/>
                <w:left w:val="none" w:sz="0" w:space="0" w:color="auto"/>
                <w:bottom w:val="none" w:sz="0" w:space="0" w:color="auto"/>
                <w:right w:val="none" w:sz="0" w:space="0" w:color="auto"/>
              </w:divBdr>
            </w:div>
            <w:div w:id="493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46593">
      <w:bodyDiv w:val="1"/>
      <w:marLeft w:val="0"/>
      <w:marRight w:val="0"/>
      <w:marTop w:val="0"/>
      <w:marBottom w:val="0"/>
      <w:divBdr>
        <w:top w:val="none" w:sz="0" w:space="0" w:color="auto"/>
        <w:left w:val="none" w:sz="0" w:space="0" w:color="auto"/>
        <w:bottom w:val="none" w:sz="0" w:space="0" w:color="auto"/>
        <w:right w:val="none" w:sz="0" w:space="0" w:color="auto"/>
      </w:divBdr>
    </w:div>
    <w:div w:id="1114446250">
      <w:bodyDiv w:val="1"/>
      <w:marLeft w:val="0"/>
      <w:marRight w:val="0"/>
      <w:marTop w:val="0"/>
      <w:marBottom w:val="0"/>
      <w:divBdr>
        <w:top w:val="none" w:sz="0" w:space="0" w:color="auto"/>
        <w:left w:val="none" w:sz="0" w:space="0" w:color="auto"/>
        <w:bottom w:val="none" w:sz="0" w:space="0" w:color="auto"/>
        <w:right w:val="none" w:sz="0" w:space="0" w:color="auto"/>
      </w:divBdr>
    </w:div>
    <w:div w:id="1130975486">
      <w:bodyDiv w:val="1"/>
      <w:marLeft w:val="0"/>
      <w:marRight w:val="0"/>
      <w:marTop w:val="0"/>
      <w:marBottom w:val="0"/>
      <w:divBdr>
        <w:top w:val="none" w:sz="0" w:space="0" w:color="auto"/>
        <w:left w:val="none" w:sz="0" w:space="0" w:color="auto"/>
        <w:bottom w:val="none" w:sz="0" w:space="0" w:color="auto"/>
        <w:right w:val="none" w:sz="0" w:space="0" w:color="auto"/>
      </w:divBdr>
    </w:div>
    <w:div w:id="1134180477">
      <w:bodyDiv w:val="1"/>
      <w:marLeft w:val="0"/>
      <w:marRight w:val="0"/>
      <w:marTop w:val="0"/>
      <w:marBottom w:val="0"/>
      <w:divBdr>
        <w:top w:val="none" w:sz="0" w:space="0" w:color="auto"/>
        <w:left w:val="none" w:sz="0" w:space="0" w:color="auto"/>
        <w:bottom w:val="none" w:sz="0" w:space="0" w:color="auto"/>
        <w:right w:val="none" w:sz="0" w:space="0" w:color="auto"/>
      </w:divBdr>
    </w:div>
    <w:div w:id="1155727623">
      <w:bodyDiv w:val="1"/>
      <w:marLeft w:val="0"/>
      <w:marRight w:val="0"/>
      <w:marTop w:val="0"/>
      <w:marBottom w:val="0"/>
      <w:divBdr>
        <w:top w:val="none" w:sz="0" w:space="0" w:color="auto"/>
        <w:left w:val="none" w:sz="0" w:space="0" w:color="auto"/>
        <w:bottom w:val="none" w:sz="0" w:space="0" w:color="auto"/>
        <w:right w:val="none" w:sz="0" w:space="0" w:color="auto"/>
      </w:divBdr>
    </w:div>
    <w:div w:id="1166243949">
      <w:bodyDiv w:val="1"/>
      <w:marLeft w:val="0"/>
      <w:marRight w:val="0"/>
      <w:marTop w:val="0"/>
      <w:marBottom w:val="0"/>
      <w:divBdr>
        <w:top w:val="none" w:sz="0" w:space="0" w:color="auto"/>
        <w:left w:val="none" w:sz="0" w:space="0" w:color="auto"/>
        <w:bottom w:val="none" w:sz="0" w:space="0" w:color="auto"/>
        <w:right w:val="none" w:sz="0" w:space="0" w:color="auto"/>
      </w:divBdr>
    </w:div>
    <w:div w:id="1176386334">
      <w:bodyDiv w:val="1"/>
      <w:marLeft w:val="0"/>
      <w:marRight w:val="0"/>
      <w:marTop w:val="0"/>
      <w:marBottom w:val="0"/>
      <w:divBdr>
        <w:top w:val="none" w:sz="0" w:space="0" w:color="auto"/>
        <w:left w:val="none" w:sz="0" w:space="0" w:color="auto"/>
        <w:bottom w:val="none" w:sz="0" w:space="0" w:color="auto"/>
        <w:right w:val="none" w:sz="0" w:space="0" w:color="auto"/>
      </w:divBdr>
      <w:divsChild>
        <w:div w:id="1374043002">
          <w:marLeft w:val="0"/>
          <w:marRight w:val="0"/>
          <w:marTop w:val="0"/>
          <w:marBottom w:val="0"/>
          <w:divBdr>
            <w:top w:val="none" w:sz="0" w:space="0" w:color="auto"/>
            <w:left w:val="none" w:sz="0" w:space="0" w:color="auto"/>
            <w:bottom w:val="none" w:sz="0" w:space="0" w:color="auto"/>
            <w:right w:val="none" w:sz="0" w:space="0" w:color="auto"/>
          </w:divBdr>
          <w:divsChild>
            <w:div w:id="34506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16079">
      <w:bodyDiv w:val="1"/>
      <w:marLeft w:val="0"/>
      <w:marRight w:val="0"/>
      <w:marTop w:val="0"/>
      <w:marBottom w:val="0"/>
      <w:divBdr>
        <w:top w:val="none" w:sz="0" w:space="0" w:color="auto"/>
        <w:left w:val="none" w:sz="0" w:space="0" w:color="auto"/>
        <w:bottom w:val="none" w:sz="0" w:space="0" w:color="auto"/>
        <w:right w:val="none" w:sz="0" w:space="0" w:color="auto"/>
      </w:divBdr>
      <w:divsChild>
        <w:div w:id="1710182517">
          <w:marLeft w:val="0"/>
          <w:marRight w:val="0"/>
          <w:marTop w:val="0"/>
          <w:marBottom w:val="0"/>
          <w:divBdr>
            <w:top w:val="none" w:sz="0" w:space="0" w:color="auto"/>
            <w:left w:val="none" w:sz="0" w:space="0" w:color="auto"/>
            <w:bottom w:val="none" w:sz="0" w:space="0" w:color="auto"/>
            <w:right w:val="none" w:sz="0" w:space="0" w:color="auto"/>
          </w:divBdr>
          <w:divsChild>
            <w:div w:id="572357317">
              <w:marLeft w:val="0"/>
              <w:marRight w:val="0"/>
              <w:marTop w:val="0"/>
              <w:marBottom w:val="0"/>
              <w:divBdr>
                <w:top w:val="none" w:sz="0" w:space="0" w:color="auto"/>
                <w:left w:val="none" w:sz="0" w:space="0" w:color="auto"/>
                <w:bottom w:val="none" w:sz="0" w:space="0" w:color="auto"/>
                <w:right w:val="none" w:sz="0" w:space="0" w:color="auto"/>
              </w:divBdr>
            </w:div>
            <w:div w:id="2013600027">
              <w:marLeft w:val="0"/>
              <w:marRight w:val="0"/>
              <w:marTop w:val="0"/>
              <w:marBottom w:val="0"/>
              <w:divBdr>
                <w:top w:val="none" w:sz="0" w:space="0" w:color="auto"/>
                <w:left w:val="none" w:sz="0" w:space="0" w:color="auto"/>
                <w:bottom w:val="none" w:sz="0" w:space="0" w:color="auto"/>
                <w:right w:val="none" w:sz="0" w:space="0" w:color="auto"/>
              </w:divBdr>
            </w:div>
            <w:div w:id="821435300">
              <w:marLeft w:val="0"/>
              <w:marRight w:val="0"/>
              <w:marTop w:val="0"/>
              <w:marBottom w:val="0"/>
              <w:divBdr>
                <w:top w:val="none" w:sz="0" w:space="0" w:color="auto"/>
                <w:left w:val="none" w:sz="0" w:space="0" w:color="auto"/>
                <w:bottom w:val="none" w:sz="0" w:space="0" w:color="auto"/>
                <w:right w:val="none" w:sz="0" w:space="0" w:color="auto"/>
              </w:divBdr>
            </w:div>
            <w:div w:id="1679885284">
              <w:marLeft w:val="0"/>
              <w:marRight w:val="0"/>
              <w:marTop w:val="0"/>
              <w:marBottom w:val="0"/>
              <w:divBdr>
                <w:top w:val="none" w:sz="0" w:space="0" w:color="auto"/>
                <w:left w:val="none" w:sz="0" w:space="0" w:color="auto"/>
                <w:bottom w:val="none" w:sz="0" w:space="0" w:color="auto"/>
                <w:right w:val="none" w:sz="0" w:space="0" w:color="auto"/>
              </w:divBdr>
            </w:div>
            <w:div w:id="1295866176">
              <w:marLeft w:val="0"/>
              <w:marRight w:val="0"/>
              <w:marTop w:val="0"/>
              <w:marBottom w:val="0"/>
              <w:divBdr>
                <w:top w:val="none" w:sz="0" w:space="0" w:color="auto"/>
                <w:left w:val="none" w:sz="0" w:space="0" w:color="auto"/>
                <w:bottom w:val="none" w:sz="0" w:space="0" w:color="auto"/>
                <w:right w:val="none" w:sz="0" w:space="0" w:color="auto"/>
              </w:divBdr>
            </w:div>
            <w:div w:id="129983023">
              <w:marLeft w:val="0"/>
              <w:marRight w:val="0"/>
              <w:marTop w:val="0"/>
              <w:marBottom w:val="0"/>
              <w:divBdr>
                <w:top w:val="none" w:sz="0" w:space="0" w:color="auto"/>
                <w:left w:val="none" w:sz="0" w:space="0" w:color="auto"/>
                <w:bottom w:val="none" w:sz="0" w:space="0" w:color="auto"/>
                <w:right w:val="none" w:sz="0" w:space="0" w:color="auto"/>
              </w:divBdr>
            </w:div>
            <w:div w:id="1272781141">
              <w:marLeft w:val="0"/>
              <w:marRight w:val="0"/>
              <w:marTop w:val="0"/>
              <w:marBottom w:val="0"/>
              <w:divBdr>
                <w:top w:val="none" w:sz="0" w:space="0" w:color="auto"/>
                <w:left w:val="none" w:sz="0" w:space="0" w:color="auto"/>
                <w:bottom w:val="none" w:sz="0" w:space="0" w:color="auto"/>
                <w:right w:val="none" w:sz="0" w:space="0" w:color="auto"/>
              </w:divBdr>
            </w:div>
            <w:div w:id="183548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68070">
      <w:bodyDiv w:val="1"/>
      <w:marLeft w:val="0"/>
      <w:marRight w:val="0"/>
      <w:marTop w:val="0"/>
      <w:marBottom w:val="0"/>
      <w:divBdr>
        <w:top w:val="none" w:sz="0" w:space="0" w:color="auto"/>
        <w:left w:val="none" w:sz="0" w:space="0" w:color="auto"/>
        <w:bottom w:val="none" w:sz="0" w:space="0" w:color="auto"/>
        <w:right w:val="none" w:sz="0" w:space="0" w:color="auto"/>
      </w:divBdr>
    </w:div>
    <w:div w:id="1235775233">
      <w:bodyDiv w:val="1"/>
      <w:marLeft w:val="0"/>
      <w:marRight w:val="0"/>
      <w:marTop w:val="0"/>
      <w:marBottom w:val="0"/>
      <w:divBdr>
        <w:top w:val="none" w:sz="0" w:space="0" w:color="auto"/>
        <w:left w:val="none" w:sz="0" w:space="0" w:color="auto"/>
        <w:bottom w:val="none" w:sz="0" w:space="0" w:color="auto"/>
        <w:right w:val="none" w:sz="0" w:space="0" w:color="auto"/>
      </w:divBdr>
    </w:div>
    <w:div w:id="1259145047">
      <w:bodyDiv w:val="1"/>
      <w:marLeft w:val="0"/>
      <w:marRight w:val="0"/>
      <w:marTop w:val="0"/>
      <w:marBottom w:val="0"/>
      <w:divBdr>
        <w:top w:val="none" w:sz="0" w:space="0" w:color="auto"/>
        <w:left w:val="none" w:sz="0" w:space="0" w:color="auto"/>
        <w:bottom w:val="none" w:sz="0" w:space="0" w:color="auto"/>
        <w:right w:val="none" w:sz="0" w:space="0" w:color="auto"/>
      </w:divBdr>
    </w:div>
    <w:div w:id="1263805548">
      <w:bodyDiv w:val="1"/>
      <w:marLeft w:val="0"/>
      <w:marRight w:val="0"/>
      <w:marTop w:val="0"/>
      <w:marBottom w:val="0"/>
      <w:divBdr>
        <w:top w:val="none" w:sz="0" w:space="0" w:color="auto"/>
        <w:left w:val="none" w:sz="0" w:space="0" w:color="auto"/>
        <w:bottom w:val="none" w:sz="0" w:space="0" w:color="auto"/>
        <w:right w:val="none" w:sz="0" w:space="0" w:color="auto"/>
      </w:divBdr>
    </w:div>
    <w:div w:id="1276669292">
      <w:bodyDiv w:val="1"/>
      <w:marLeft w:val="0"/>
      <w:marRight w:val="0"/>
      <w:marTop w:val="0"/>
      <w:marBottom w:val="0"/>
      <w:divBdr>
        <w:top w:val="none" w:sz="0" w:space="0" w:color="auto"/>
        <w:left w:val="none" w:sz="0" w:space="0" w:color="auto"/>
        <w:bottom w:val="none" w:sz="0" w:space="0" w:color="auto"/>
        <w:right w:val="none" w:sz="0" w:space="0" w:color="auto"/>
      </w:divBdr>
    </w:div>
    <w:div w:id="1292639512">
      <w:bodyDiv w:val="1"/>
      <w:marLeft w:val="0"/>
      <w:marRight w:val="0"/>
      <w:marTop w:val="0"/>
      <w:marBottom w:val="0"/>
      <w:divBdr>
        <w:top w:val="none" w:sz="0" w:space="0" w:color="auto"/>
        <w:left w:val="none" w:sz="0" w:space="0" w:color="auto"/>
        <w:bottom w:val="none" w:sz="0" w:space="0" w:color="auto"/>
        <w:right w:val="none" w:sz="0" w:space="0" w:color="auto"/>
      </w:divBdr>
    </w:div>
    <w:div w:id="1326276505">
      <w:bodyDiv w:val="1"/>
      <w:marLeft w:val="0"/>
      <w:marRight w:val="0"/>
      <w:marTop w:val="0"/>
      <w:marBottom w:val="0"/>
      <w:divBdr>
        <w:top w:val="none" w:sz="0" w:space="0" w:color="auto"/>
        <w:left w:val="none" w:sz="0" w:space="0" w:color="auto"/>
        <w:bottom w:val="none" w:sz="0" w:space="0" w:color="auto"/>
        <w:right w:val="none" w:sz="0" w:space="0" w:color="auto"/>
      </w:divBdr>
    </w:div>
    <w:div w:id="1341927207">
      <w:bodyDiv w:val="1"/>
      <w:marLeft w:val="0"/>
      <w:marRight w:val="0"/>
      <w:marTop w:val="0"/>
      <w:marBottom w:val="0"/>
      <w:divBdr>
        <w:top w:val="none" w:sz="0" w:space="0" w:color="auto"/>
        <w:left w:val="none" w:sz="0" w:space="0" w:color="auto"/>
        <w:bottom w:val="none" w:sz="0" w:space="0" w:color="auto"/>
        <w:right w:val="none" w:sz="0" w:space="0" w:color="auto"/>
      </w:divBdr>
    </w:div>
    <w:div w:id="1369256242">
      <w:bodyDiv w:val="1"/>
      <w:marLeft w:val="0"/>
      <w:marRight w:val="0"/>
      <w:marTop w:val="0"/>
      <w:marBottom w:val="0"/>
      <w:divBdr>
        <w:top w:val="none" w:sz="0" w:space="0" w:color="auto"/>
        <w:left w:val="none" w:sz="0" w:space="0" w:color="auto"/>
        <w:bottom w:val="none" w:sz="0" w:space="0" w:color="auto"/>
        <w:right w:val="none" w:sz="0" w:space="0" w:color="auto"/>
      </w:divBdr>
    </w:div>
    <w:div w:id="1372268011">
      <w:bodyDiv w:val="1"/>
      <w:marLeft w:val="0"/>
      <w:marRight w:val="0"/>
      <w:marTop w:val="0"/>
      <w:marBottom w:val="0"/>
      <w:divBdr>
        <w:top w:val="none" w:sz="0" w:space="0" w:color="auto"/>
        <w:left w:val="none" w:sz="0" w:space="0" w:color="auto"/>
        <w:bottom w:val="none" w:sz="0" w:space="0" w:color="auto"/>
        <w:right w:val="none" w:sz="0" w:space="0" w:color="auto"/>
      </w:divBdr>
    </w:div>
    <w:div w:id="1411079521">
      <w:bodyDiv w:val="1"/>
      <w:marLeft w:val="0"/>
      <w:marRight w:val="0"/>
      <w:marTop w:val="0"/>
      <w:marBottom w:val="0"/>
      <w:divBdr>
        <w:top w:val="none" w:sz="0" w:space="0" w:color="auto"/>
        <w:left w:val="none" w:sz="0" w:space="0" w:color="auto"/>
        <w:bottom w:val="none" w:sz="0" w:space="0" w:color="auto"/>
        <w:right w:val="none" w:sz="0" w:space="0" w:color="auto"/>
      </w:divBdr>
    </w:div>
    <w:div w:id="1443039028">
      <w:bodyDiv w:val="1"/>
      <w:marLeft w:val="0"/>
      <w:marRight w:val="0"/>
      <w:marTop w:val="0"/>
      <w:marBottom w:val="0"/>
      <w:divBdr>
        <w:top w:val="none" w:sz="0" w:space="0" w:color="auto"/>
        <w:left w:val="none" w:sz="0" w:space="0" w:color="auto"/>
        <w:bottom w:val="none" w:sz="0" w:space="0" w:color="auto"/>
        <w:right w:val="none" w:sz="0" w:space="0" w:color="auto"/>
      </w:divBdr>
    </w:div>
    <w:div w:id="1447000449">
      <w:bodyDiv w:val="1"/>
      <w:marLeft w:val="0"/>
      <w:marRight w:val="0"/>
      <w:marTop w:val="0"/>
      <w:marBottom w:val="0"/>
      <w:divBdr>
        <w:top w:val="none" w:sz="0" w:space="0" w:color="auto"/>
        <w:left w:val="none" w:sz="0" w:space="0" w:color="auto"/>
        <w:bottom w:val="none" w:sz="0" w:space="0" w:color="auto"/>
        <w:right w:val="none" w:sz="0" w:space="0" w:color="auto"/>
      </w:divBdr>
    </w:div>
    <w:div w:id="1456605523">
      <w:bodyDiv w:val="1"/>
      <w:marLeft w:val="0"/>
      <w:marRight w:val="0"/>
      <w:marTop w:val="0"/>
      <w:marBottom w:val="0"/>
      <w:divBdr>
        <w:top w:val="none" w:sz="0" w:space="0" w:color="auto"/>
        <w:left w:val="none" w:sz="0" w:space="0" w:color="auto"/>
        <w:bottom w:val="none" w:sz="0" w:space="0" w:color="auto"/>
        <w:right w:val="none" w:sz="0" w:space="0" w:color="auto"/>
      </w:divBdr>
    </w:div>
    <w:div w:id="1473329942">
      <w:bodyDiv w:val="1"/>
      <w:marLeft w:val="0"/>
      <w:marRight w:val="0"/>
      <w:marTop w:val="0"/>
      <w:marBottom w:val="0"/>
      <w:divBdr>
        <w:top w:val="none" w:sz="0" w:space="0" w:color="auto"/>
        <w:left w:val="none" w:sz="0" w:space="0" w:color="auto"/>
        <w:bottom w:val="none" w:sz="0" w:space="0" w:color="auto"/>
        <w:right w:val="none" w:sz="0" w:space="0" w:color="auto"/>
      </w:divBdr>
    </w:div>
    <w:div w:id="1497188972">
      <w:bodyDiv w:val="1"/>
      <w:marLeft w:val="0"/>
      <w:marRight w:val="0"/>
      <w:marTop w:val="0"/>
      <w:marBottom w:val="0"/>
      <w:divBdr>
        <w:top w:val="none" w:sz="0" w:space="0" w:color="auto"/>
        <w:left w:val="none" w:sz="0" w:space="0" w:color="auto"/>
        <w:bottom w:val="none" w:sz="0" w:space="0" w:color="auto"/>
        <w:right w:val="none" w:sz="0" w:space="0" w:color="auto"/>
      </w:divBdr>
    </w:div>
    <w:div w:id="1508714263">
      <w:bodyDiv w:val="1"/>
      <w:marLeft w:val="0"/>
      <w:marRight w:val="0"/>
      <w:marTop w:val="0"/>
      <w:marBottom w:val="0"/>
      <w:divBdr>
        <w:top w:val="none" w:sz="0" w:space="0" w:color="auto"/>
        <w:left w:val="none" w:sz="0" w:space="0" w:color="auto"/>
        <w:bottom w:val="none" w:sz="0" w:space="0" w:color="auto"/>
        <w:right w:val="none" w:sz="0" w:space="0" w:color="auto"/>
      </w:divBdr>
      <w:divsChild>
        <w:div w:id="654451266">
          <w:marLeft w:val="0"/>
          <w:marRight w:val="0"/>
          <w:marTop w:val="0"/>
          <w:marBottom w:val="0"/>
          <w:divBdr>
            <w:top w:val="none" w:sz="0" w:space="0" w:color="auto"/>
            <w:left w:val="none" w:sz="0" w:space="0" w:color="auto"/>
            <w:bottom w:val="none" w:sz="0" w:space="0" w:color="auto"/>
            <w:right w:val="none" w:sz="0" w:space="0" w:color="auto"/>
          </w:divBdr>
          <w:divsChild>
            <w:div w:id="129786377">
              <w:marLeft w:val="0"/>
              <w:marRight w:val="0"/>
              <w:marTop w:val="0"/>
              <w:marBottom w:val="0"/>
              <w:divBdr>
                <w:top w:val="none" w:sz="0" w:space="0" w:color="auto"/>
                <w:left w:val="none" w:sz="0" w:space="0" w:color="auto"/>
                <w:bottom w:val="none" w:sz="0" w:space="0" w:color="auto"/>
                <w:right w:val="none" w:sz="0" w:space="0" w:color="auto"/>
              </w:divBdr>
            </w:div>
            <w:div w:id="15068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15705">
      <w:bodyDiv w:val="1"/>
      <w:marLeft w:val="0"/>
      <w:marRight w:val="0"/>
      <w:marTop w:val="0"/>
      <w:marBottom w:val="0"/>
      <w:divBdr>
        <w:top w:val="none" w:sz="0" w:space="0" w:color="auto"/>
        <w:left w:val="none" w:sz="0" w:space="0" w:color="auto"/>
        <w:bottom w:val="none" w:sz="0" w:space="0" w:color="auto"/>
        <w:right w:val="none" w:sz="0" w:space="0" w:color="auto"/>
      </w:divBdr>
    </w:div>
    <w:div w:id="1544097452">
      <w:bodyDiv w:val="1"/>
      <w:marLeft w:val="0"/>
      <w:marRight w:val="0"/>
      <w:marTop w:val="0"/>
      <w:marBottom w:val="0"/>
      <w:divBdr>
        <w:top w:val="none" w:sz="0" w:space="0" w:color="auto"/>
        <w:left w:val="none" w:sz="0" w:space="0" w:color="auto"/>
        <w:bottom w:val="none" w:sz="0" w:space="0" w:color="auto"/>
        <w:right w:val="none" w:sz="0" w:space="0" w:color="auto"/>
      </w:divBdr>
    </w:div>
    <w:div w:id="1570312061">
      <w:bodyDiv w:val="1"/>
      <w:marLeft w:val="0"/>
      <w:marRight w:val="0"/>
      <w:marTop w:val="0"/>
      <w:marBottom w:val="0"/>
      <w:divBdr>
        <w:top w:val="none" w:sz="0" w:space="0" w:color="auto"/>
        <w:left w:val="none" w:sz="0" w:space="0" w:color="auto"/>
        <w:bottom w:val="none" w:sz="0" w:space="0" w:color="auto"/>
        <w:right w:val="none" w:sz="0" w:space="0" w:color="auto"/>
      </w:divBdr>
    </w:div>
    <w:div w:id="1573657879">
      <w:bodyDiv w:val="1"/>
      <w:marLeft w:val="0"/>
      <w:marRight w:val="0"/>
      <w:marTop w:val="0"/>
      <w:marBottom w:val="0"/>
      <w:divBdr>
        <w:top w:val="none" w:sz="0" w:space="0" w:color="auto"/>
        <w:left w:val="none" w:sz="0" w:space="0" w:color="auto"/>
        <w:bottom w:val="none" w:sz="0" w:space="0" w:color="auto"/>
        <w:right w:val="none" w:sz="0" w:space="0" w:color="auto"/>
      </w:divBdr>
      <w:divsChild>
        <w:div w:id="1174415038">
          <w:marLeft w:val="0"/>
          <w:marRight w:val="0"/>
          <w:marTop w:val="0"/>
          <w:marBottom w:val="0"/>
          <w:divBdr>
            <w:top w:val="none" w:sz="0" w:space="0" w:color="auto"/>
            <w:left w:val="none" w:sz="0" w:space="0" w:color="auto"/>
            <w:bottom w:val="none" w:sz="0" w:space="0" w:color="auto"/>
            <w:right w:val="none" w:sz="0" w:space="0" w:color="auto"/>
          </w:divBdr>
          <w:divsChild>
            <w:div w:id="739061452">
              <w:marLeft w:val="0"/>
              <w:marRight w:val="0"/>
              <w:marTop w:val="0"/>
              <w:marBottom w:val="0"/>
              <w:divBdr>
                <w:top w:val="none" w:sz="0" w:space="0" w:color="auto"/>
                <w:left w:val="none" w:sz="0" w:space="0" w:color="auto"/>
                <w:bottom w:val="none" w:sz="0" w:space="0" w:color="auto"/>
                <w:right w:val="none" w:sz="0" w:space="0" w:color="auto"/>
              </w:divBdr>
            </w:div>
            <w:div w:id="157326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05135">
      <w:bodyDiv w:val="1"/>
      <w:marLeft w:val="0"/>
      <w:marRight w:val="0"/>
      <w:marTop w:val="0"/>
      <w:marBottom w:val="0"/>
      <w:divBdr>
        <w:top w:val="none" w:sz="0" w:space="0" w:color="auto"/>
        <w:left w:val="none" w:sz="0" w:space="0" w:color="auto"/>
        <w:bottom w:val="none" w:sz="0" w:space="0" w:color="auto"/>
        <w:right w:val="none" w:sz="0" w:space="0" w:color="auto"/>
      </w:divBdr>
    </w:div>
    <w:div w:id="1587421680">
      <w:bodyDiv w:val="1"/>
      <w:marLeft w:val="0"/>
      <w:marRight w:val="0"/>
      <w:marTop w:val="0"/>
      <w:marBottom w:val="0"/>
      <w:divBdr>
        <w:top w:val="none" w:sz="0" w:space="0" w:color="auto"/>
        <w:left w:val="none" w:sz="0" w:space="0" w:color="auto"/>
        <w:bottom w:val="none" w:sz="0" w:space="0" w:color="auto"/>
        <w:right w:val="none" w:sz="0" w:space="0" w:color="auto"/>
      </w:divBdr>
    </w:div>
    <w:div w:id="1590656037">
      <w:bodyDiv w:val="1"/>
      <w:marLeft w:val="0"/>
      <w:marRight w:val="0"/>
      <w:marTop w:val="0"/>
      <w:marBottom w:val="0"/>
      <w:divBdr>
        <w:top w:val="none" w:sz="0" w:space="0" w:color="auto"/>
        <w:left w:val="none" w:sz="0" w:space="0" w:color="auto"/>
        <w:bottom w:val="none" w:sz="0" w:space="0" w:color="auto"/>
        <w:right w:val="none" w:sz="0" w:space="0" w:color="auto"/>
      </w:divBdr>
    </w:div>
    <w:div w:id="1599022051">
      <w:bodyDiv w:val="1"/>
      <w:marLeft w:val="0"/>
      <w:marRight w:val="0"/>
      <w:marTop w:val="0"/>
      <w:marBottom w:val="0"/>
      <w:divBdr>
        <w:top w:val="none" w:sz="0" w:space="0" w:color="auto"/>
        <w:left w:val="none" w:sz="0" w:space="0" w:color="auto"/>
        <w:bottom w:val="none" w:sz="0" w:space="0" w:color="auto"/>
        <w:right w:val="none" w:sz="0" w:space="0" w:color="auto"/>
      </w:divBdr>
    </w:div>
    <w:div w:id="1602030186">
      <w:bodyDiv w:val="1"/>
      <w:marLeft w:val="0"/>
      <w:marRight w:val="0"/>
      <w:marTop w:val="0"/>
      <w:marBottom w:val="0"/>
      <w:divBdr>
        <w:top w:val="none" w:sz="0" w:space="0" w:color="auto"/>
        <w:left w:val="none" w:sz="0" w:space="0" w:color="auto"/>
        <w:bottom w:val="none" w:sz="0" w:space="0" w:color="auto"/>
        <w:right w:val="none" w:sz="0" w:space="0" w:color="auto"/>
      </w:divBdr>
    </w:div>
    <w:div w:id="1605530326">
      <w:bodyDiv w:val="1"/>
      <w:marLeft w:val="0"/>
      <w:marRight w:val="0"/>
      <w:marTop w:val="0"/>
      <w:marBottom w:val="0"/>
      <w:divBdr>
        <w:top w:val="none" w:sz="0" w:space="0" w:color="auto"/>
        <w:left w:val="none" w:sz="0" w:space="0" w:color="auto"/>
        <w:bottom w:val="none" w:sz="0" w:space="0" w:color="auto"/>
        <w:right w:val="none" w:sz="0" w:space="0" w:color="auto"/>
      </w:divBdr>
    </w:div>
    <w:div w:id="1608612909">
      <w:bodyDiv w:val="1"/>
      <w:marLeft w:val="0"/>
      <w:marRight w:val="0"/>
      <w:marTop w:val="0"/>
      <w:marBottom w:val="0"/>
      <w:divBdr>
        <w:top w:val="none" w:sz="0" w:space="0" w:color="auto"/>
        <w:left w:val="none" w:sz="0" w:space="0" w:color="auto"/>
        <w:bottom w:val="none" w:sz="0" w:space="0" w:color="auto"/>
        <w:right w:val="none" w:sz="0" w:space="0" w:color="auto"/>
      </w:divBdr>
    </w:div>
    <w:div w:id="1613434616">
      <w:bodyDiv w:val="1"/>
      <w:marLeft w:val="0"/>
      <w:marRight w:val="0"/>
      <w:marTop w:val="0"/>
      <w:marBottom w:val="0"/>
      <w:divBdr>
        <w:top w:val="none" w:sz="0" w:space="0" w:color="auto"/>
        <w:left w:val="none" w:sz="0" w:space="0" w:color="auto"/>
        <w:bottom w:val="none" w:sz="0" w:space="0" w:color="auto"/>
        <w:right w:val="none" w:sz="0" w:space="0" w:color="auto"/>
      </w:divBdr>
    </w:div>
    <w:div w:id="1617178149">
      <w:bodyDiv w:val="1"/>
      <w:marLeft w:val="0"/>
      <w:marRight w:val="0"/>
      <w:marTop w:val="0"/>
      <w:marBottom w:val="0"/>
      <w:divBdr>
        <w:top w:val="none" w:sz="0" w:space="0" w:color="auto"/>
        <w:left w:val="none" w:sz="0" w:space="0" w:color="auto"/>
        <w:bottom w:val="none" w:sz="0" w:space="0" w:color="auto"/>
        <w:right w:val="none" w:sz="0" w:space="0" w:color="auto"/>
      </w:divBdr>
    </w:div>
    <w:div w:id="1644965089">
      <w:bodyDiv w:val="1"/>
      <w:marLeft w:val="0"/>
      <w:marRight w:val="0"/>
      <w:marTop w:val="0"/>
      <w:marBottom w:val="0"/>
      <w:divBdr>
        <w:top w:val="none" w:sz="0" w:space="0" w:color="auto"/>
        <w:left w:val="none" w:sz="0" w:space="0" w:color="auto"/>
        <w:bottom w:val="none" w:sz="0" w:space="0" w:color="auto"/>
        <w:right w:val="none" w:sz="0" w:space="0" w:color="auto"/>
      </w:divBdr>
    </w:div>
    <w:div w:id="1658682933">
      <w:bodyDiv w:val="1"/>
      <w:marLeft w:val="0"/>
      <w:marRight w:val="0"/>
      <w:marTop w:val="0"/>
      <w:marBottom w:val="0"/>
      <w:divBdr>
        <w:top w:val="none" w:sz="0" w:space="0" w:color="auto"/>
        <w:left w:val="none" w:sz="0" w:space="0" w:color="auto"/>
        <w:bottom w:val="none" w:sz="0" w:space="0" w:color="auto"/>
        <w:right w:val="none" w:sz="0" w:space="0" w:color="auto"/>
      </w:divBdr>
    </w:div>
    <w:div w:id="1687056831">
      <w:bodyDiv w:val="1"/>
      <w:marLeft w:val="0"/>
      <w:marRight w:val="0"/>
      <w:marTop w:val="0"/>
      <w:marBottom w:val="0"/>
      <w:divBdr>
        <w:top w:val="none" w:sz="0" w:space="0" w:color="auto"/>
        <w:left w:val="none" w:sz="0" w:space="0" w:color="auto"/>
        <w:bottom w:val="none" w:sz="0" w:space="0" w:color="auto"/>
        <w:right w:val="none" w:sz="0" w:space="0" w:color="auto"/>
      </w:divBdr>
      <w:divsChild>
        <w:div w:id="1938979191">
          <w:marLeft w:val="0"/>
          <w:marRight w:val="0"/>
          <w:marTop w:val="0"/>
          <w:marBottom w:val="0"/>
          <w:divBdr>
            <w:top w:val="none" w:sz="0" w:space="0" w:color="auto"/>
            <w:left w:val="none" w:sz="0" w:space="0" w:color="auto"/>
            <w:bottom w:val="none" w:sz="0" w:space="0" w:color="auto"/>
            <w:right w:val="none" w:sz="0" w:space="0" w:color="auto"/>
          </w:divBdr>
          <w:divsChild>
            <w:div w:id="864054254">
              <w:marLeft w:val="0"/>
              <w:marRight w:val="0"/>
              <w:marTop w:val="0"/>
              <w:marBottom w:val="0"/>
              <w:divBdr>
                <w:top w:val="none" w:sz="0" w:space="0" w:color="auto"/>
                <w:left w:val="none" w:sz="0" w:space="0" w:color="auto"/>
                <w:bottom w:val="none" w:sz="0" w:space="0" w:color="auto"/>
                <w:right w:val="none" w:sz="0" w:space="0" w:color="auto"/>
              </w:divBdr>
            </w:div>
            <w:div w:id="617761959">
              <w:marLeft w:val="0"/>
              <w:marRight w:val="0"/>
              <w:marTop w:val="0"/>
              <w:marBottom w:val="0"/>
              <w:divBdr>
                <w:top w:val="none" w:sz="0" w:space="0" w:color="auto"/>
                <w:left w:val="none" w:sz="0" w:space="0" w:color="auto"/>
                <w:bottom w:val="none" w:sz="0" w:space="0" w:color="auto"/>
                <w:right w:val="none" w:sz="0" w:space="0" w:color="auto"/>
              </w:divBdr>
            </w:div>
            <w:div w:id="1409157161">
              <w:marLeft w:val="0"/>
              <w:marRight w:val="0"/>
              <w:marTop w:val="0"/>
              <w:marBottom w:val="0"/>
              <w:divBdr>
                <w:top w:val="none" w:sz="0" w:space="0" w:color="auto"/>
                <w:left w:val="none" w:sz="0" w:space="0" w:color="auto"/>
                <w:bottom w:val="none" w:sz="0" w:space="0" w:color="auto"/>
                <w:right w:val="none" w:sz="0" w:space="0" w:color="auto"/>
              </w:divBdr>
            </w:div>
            <w:div w:id="47094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15120">
      <w:bodyDiv w:val="1"/>
      <w:marLeft w:val="0"/>
      <w:marRight w:val="0"/>
      <w:marTop w:val="0"/>
      <w:marBottom w:val="0"/>
      <w:divBdr>
        <w:top w:val="none" w:sz="0" w:space="0" w:color="auto"/>
        <w:left w:val="none" w:sz="0" w:space="0" w:color="auto"/>
        <w:bottom w:val="none" w:sz="0" w:space="0" w:color="auto"/>
        <w:right w:val="none" w:sz="0" w:space="0" w:color="auto"/>
      </w:divBdr>
    </w:div>
    <w:div w:id="1731924027">
      <w:bodyDiv w:val="1"/>
      <w:marLeft w:val="0"/>
      <w:marRight w:val="0"/>
      <w:marTop w:val="0"/>
      <w:marBottom w:val="0"/>
      <w:divBdr>
        <w:top w:val="none" w:sz="0" w:space="0" w:color="auto"/>
        <w:left w:val="none" w:sz="0" w:space="0" w:color="auto"/>
        <w:bottom w:val="none" w:sz="0" w:space="0" w:color="auto"/>
        <w:right w:val="none" w:sz="0" w:space="0" w:color="auto"/>
      </w:divBdr>
    </w:div>
    <w:div w:id="1743789553">
      <w:bodyDiv w:val="1"/>
      <w:marLeft w:val="0"/>
      <w:marRight w:val="0"/>
      <w:marTop w:val="0"/>
      <w:marBottom w:val="0"/>
      <w:divBdr>
        <w:top w:val="none" w:sz="0" w:space="0" w:color="auto"/>
        <w:left w:val="none" w:sz="0" w:space="0" w:color="auto"/>
        <w:bottom w:val="none" w:sz="0" w:space="0" w:color="auto"/>
        <w:right w:val="none" w:sz="0" w:space="0" w:color="auto"/>
      </w:divBdr>
    </w:div>
    <w:div w:id="1871528071">
      <w:bodyDiv w:val="1"/>
      <w:marLeft w:val="0"/>
      <w:marRight w:val="0"/>
      <w:marTop w:val="0"/>
      <w:marBottom w:val="0"/>
      <w:divBdr>
        <w:top w:val="none" w:sz="0" w:space="0" w:color="auto"/>
        <w:left w:val="none" w:sz="0" w:space="0" w:color="auto"/>
        <w:bottom w:val="none" w:sz="0" w:space="0" w:color="auto"/>
        <w:right w:val="none" w:sz="0" w:space="0" w:color="auto"/>
      </w:divBdr>
    </w:div>
    <w:div w:id="1874607953">
      <w:bodyDiv w:val="1"/>
      <w:marLeft w:val="0"/>
      <w:marRight w:val="0"/>
      <w:marTop w:val="0"/>
      <w:marBottom w:val="0"/>
      <w:divBdr>
        <w:top w:val="none" w:sz="0" w:space="0" w:color="auto"/>
        <w:left w:val="none" w:sz="0" w:space="0" w:color="auto"/>
        <w:bottom w:val="none" w:sz="0" w:space="0" w:color="auto"/>
        <w:right w:val="none" w:sz="0" w:space="0" w:color="auto"/>
      </w:divBdr>
    </w:div>
    <w:div w:id="1882745500">
      <w:bodyDiv w:val="1"/>
      <w:marLeft w:val="0"/>
      <w:marRight w:val="0"/>
      <w:marTop w:val="0"/>
      <w:marBottom w:val="0"/>
      <w:divBdr>
        <w:top w:val="none" w:sz="0" w:space="0" w:color="auto"/>
        <w:left w:val="none" w:sz="0" w:space="0" w:color="auto"/>
        <w:bottom w:val="none" w:sz="0" w:space="0" w:color="auto"/>
        <w:right w:val="none" w:sz="0" w:space="0" w:color="auto"/>
      </w:divBdr>
    </w:div>
    <w:div w:id="1904021307">
      <w:bodyDiv w:val="1"/>
      <w:marLeft w:val="0"/>
      <w:marRight w:val="0"/>
      <w:marTop w:val="0"/>
      <w:marBottom w:val="0"/>
      <w:divBdr>
        <w:top w:val="none" w:sz="0" w:space="0" w:color="auto"/>
        <w:left w:val="none" w:sz="0" w:space="0" w:color="auto"/>
        <w:bottom w:val="none" w:sz="0" w:space="0" w:color="auto"/>
        <w:right w:val="none" w:sz="0" w:space="0" w:color="auto"/>
      </w:divBdr>
      <w:divsChild>
        <w:div w:id="637298888">
          <w:marLeft w:val="0"/>
          <w:marRight w:val="0"/>
          <w:marTop w:val="0"/>
          <w:marBottom w:val="0"/>
          <w:divBdr>
            <w:top w:val="none" w:sz="0" w:space="0" w:color="auto"/>
            <w:left w:val="none" w:sz="0" w:space="0" w:color="auto"/>
            <w:bottom w:val="none" w:sz="0" w:space="0" w:color="auto"/>
            <w:right w:val="none" w:sz="0" w:space="0" w:color="auto"/>
          </w:divBdr>
          <w:divsChild>
            <w:div w:id="647981670">
              <w:marLeft w:val="0"/>
              <w:marRight w:val="0"/>
              <w:marTop w:val="0"/>
              <w:marBottom w:val="0"/>
              <w:divBdr>
                <w:top w:val="none" w:sz="0" w:space="0" w:color="auto"/>
                <w:left w:val="none" w:sz="0" w:space="0" w:color="auto"/>
                <w:bottom w:val="none" w:sz="0" w:space="0" w:color="auto"/>
                <w:right w:val="none" w:sz="0" w:space="0" w:color="auto"/>
              </w:divBdr>
            </w:div>
            <w:div w:id="2013019590">
              <w:marLeft w:val="0"/>
              <w:marRight w:val="0"/>
              <w:marTop w:val="0"/>
              <w:marBottom w:val="0"/>
              <w:divBdr>
                <w:top w:val="none" w:sz="0" w:space="0" w:color="auto"/>
                <w:left w:val="none" w:sz="0" w:space="0" w:color="auto"/>
                <w:bottom w:val="none" w:sz="0" w:space="0" w:color="auto"/>
                <w:right w:val="none" w:sz="0" w:space="0" w:color="auto"/>
              </w:divBdr>
            </w:div>
            <w:div w:id="2026512313">
              <w:marLeft w:val="0"/>
              <w:marRight w:val="0"/>
              <w:marTop w:val="0"/>
              <w:marBottom w:val="0"/>
              <w:divBdr>
                <w:top w:val="none" w:sz="0" w:space="0" w:color="auto"/>
                <w:left w:val="none" w:sz="0" w:space="0" w:color="auto"/>
                <w:bottom w:val="none" w:sz="0" w:space="0" w:color="auto"/>
                <w:right w:val="none" w:sz="0" w:space="0" w:color="auto"/>
              </w:divBdr>
            </w:div>
            <w:div w:id="52822979">
              <w:marLeft w:val="0"/>
              <w:marRight w:val="0"/>
              <w:marTop w:val="0"/>
              <w:marBottom w:val="0"/>
              <w:divBdr>
                <w:top w:val="none" w:sz="0" w:space="0" w:color="auto"/>
                <w:left w:val="none" w:sz="0" w:space="0" w:color="auto"/>
                <w:bottom w:val="none" w:sz="0" w:space="0" w:color="auto"/>
                <w:right w:val="none" w:sz="0" w:space="0" w:color="auto"/>
              </w:divBdr>
            </w:div>
            <w:div w:id="121492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7018">
      <w:bodyDiv w:val="1"/>
      <w:marLeft w:val="0"/>
      <w:marRight w:val="0"/>
      <w:marTop w:val="0"/>
      <w:marBottom w:val="0"/>
      <w:divBdr>
        <w:top w:val="none" w:sz="0" w:space="0" w:color="auto"/>
        <w:left w:val="none" w:sz="0" w:space="0" w:color="auto"/>
        <w:bottom w:val="none" w:sz="0" w:space="0" w:color="auto"/>
        <w:right w:val="none" w:sz="0" w:space="0" w:color="auto"/>
      </w:divBdr>
    </w:div>
    <w:div w:id="1908764118">
      <w:bodyDiv w:val="1"/>
      <w:marLeft w:val="0"/>
      <w:marRight w:val="0"/>
      <w:marTop w:val="0"/>
      <w:marBottom w:val="0"/>
      <w:divBdr>
        <w:top w:val="none" w:sz="0" w:space="0" w:color="auto"/>
        <w:left w:val="none" w:sz="0" w:space="0" w:color="auto"/>
        <w:bottom w:val="none" w:sz="0" w:space="0" w:color="auto"/>
        <w:right w:val="none" w:sz="0" w:space="0" w:color="auto"/>
      </w:divBdr>
    </w:div>
    <w:div w:id="1911574019">
      <w:bodyDiv w:val="1"/>
      <w:marLeft w:val="0"/>
      <w:marRight w:val="0"/>
      <w:marTop w:val="0"/>
      <w:marBottom w:val="0"/>
      <w:divBdr>
        <w:top w:val="none" w:sz="0" w:space="0" w:color="auto"/>
        <w:left w:val="none" w:sz="0" w:space="0" w:color="auto"/>
        <w:bottom w:val="none" w:sz="0" w:space="0" w:color="auto"/>
        <w:right w:val="none" w:sz="0" w:space="0" w:color="auto"/>
      </w:divBdr>
      <w:divsChild>
        <w:div w:id="1102846300">
          <w:marLeft w:val="0"/>
          <w:marRight w:val="0"/>
          <w:marTop w:val="0"/>
          <w:marBottom w:val="0"/>
          <w:divBdr>
            <w:top w:val="none" w:sz="0" w:space="0" w:color="auto"/>
            <w:left w:val="none" w:sz="0" w:space="0" w:color="auto"/>
            <w:bottom w:val="none" w:sz="0" w:space="0" w:color="auto"/>
            <w:right w:val="none" w:sz="0" w:space="0" w:color="auto"/>
          </w:divBdr>
          <w:divsChild>
            <w:div w:id="1740860412">
              <w:marLeft w:val="0"/>
              <w:marRight w:val="0"/>
              <w:marTop w:val="0"/>
              <w:marBottom w:val="0"/>
              <w:divBdr>
                <w:top w:val="none" w:sz="0" w:space="0" w:color="auto"/>
                <w:left w:val="none" w:sz="0" w:space="0" w:color="auto"/>
                <w:bottom w:val="none" w:sz="0" w:space="0" w:color="auto"/>
                <w:right w:val="none" w:sz="0" w:space="0" w:color="auto"/>
              </w:divBdr>
            </w:div>
            <w:div w:id="126361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11832">
      <w:bodyDiv w:val="1"/>
      <w:marLeft w:val="0"/>
      <w:marRight w:val="0"/>
      <w:marTop w:val="0"/>
      <w:marBottom w:val="0"/>
      <w:divBdr>
        <w:top w:val="none" w:sz="0" w:space="0" w:color="auto"/>
        <w:left w:val="none" w:sz="0" w:space="0" w:color="auto"/>
        <w:bottom w:val="none" w:sz="0" w:space="0" w:color="auto"/>
        <w:right w:val="none" w:sz="0" w:space="0" w:color="auto"/>
      </w:divBdr>
    </w:div>
    <w:div w:id="1933705252">
      <w:bodyDiv w:val="1"/>
      <w:marLeft w:val="0"/>
      <w:marRight w:val="0"/>
      <w:marTop w:val="0"/>
      <w:marBottom w:val="0"/>
      <w:divBdr>
        <w:top w:val="none" w:sz="0" w:space="0" w:color="auto"/>
        <w:left w:val="none" w:sz="0" w:space="0" w:color="auto"/>
        <w:bottom w:val="none" w:sz="0" w:space="0" w:color="auto"/>
        <w:right w:val="none" w:sz="0" w:space="0" w:color="auto"/>
      </w:divBdr>
    </w:div>
    <w:div w:id="1934315896">
      <w:bodyDiv w:val="1"/>
      <w:marLeft w:val="0"/>
      <w:marRight w:val="0"/>
      <w:marTop w:val="0"/>
      <w:marBottom w:val="0"/>
      <w:divBdr>
        <w:top w:val="none" w:sz="0" w:space="0" w:color="auto"/>
        <w:left w:val="none" w:sz="0" w:space="0" w:color="auto"/>
        <w:bottom w:val="none" w:sz="0" w:space="0" w:color="auto"/>
        <w:right w:val="none" w:sz="0" w:space="0" w:color="auto"/>
      </w:divBdr>
      <w:divsChild>
        <w:div w:id="70469446">
          <w:marLeft w:val="0"/>
          <w:marRight w:val="0"/>
          <w:marTop w:val="0"/>
          <w:marBottom w:val="0"/>
          <w:divBdr>
            <w:top w:val="none" w:sz="0" w:space="0" w:color="auto"/>
            <w:left w:val="none" w:sz="0" w:space="0" w:color="auto"/>
            <w:bottom w:val="none" w:sz="0" w:space="0" w:color="auto"/>
            <w:right w:val="none" w:sz="0" w:space="0" w:color="auto"/>
          </w:divBdr>
          <w:divsChild>
            <w:div w:id="1276863813">
              <w:marLeft w:val="0"/>
              <w:marRight w:val="0"/>
              <w:marTop w:val="0"/>
              <w:marBottom w:val="0"/>
              <w:divBdr>
                <w:top w:val="none" w:sz="0" w:space="0" w:color="auto"/>
                <w:left w:val="none" w:sz="0" w:space="0" w:color="auto"/>
                <w:bottom w:val="none" w:sz="0" w:space="0" w:color="auto"/>
                <w:right w:val="none" w:sz="0" w:space="0" w:color="auto"/>
              </w:divBdr>
            </w:div>
            <w:div w:id="988168546">
              <w:marLeft w:val="0"/>
              <w:marRight w:val="0"/>
              <w:marTop w:val="0"/>
              <w:marBottom w:val="0"/>
              <w:divBdr>
                <w:top w:val="none" w:sz="0" w:space="0" w:color="auto"/>
                <w:left w:val="none" w:sz="0" w:space="0" w:color="auto"/>
                <w:bottom w:val="none" w:sz="0" w:space="0" w:color="auto"/>
                <w:right w:val="none" w:sz="0" w:space="0" w:color="auto"/>
              </w:divBdr>
            </w:div>
            <w:div w:id="1471051339">
              <w:marLeft w:val="0"/>
              <w:marRight w:val="0"/>
              <w:marTop w:val="0"/>
              <w:marBottom w:val="0"/>
              <w:divBdr>
                <w:top w:val="none" w:sz="0" w:space="0" w:color="auto"/>
                <w:left w:val="none" w:sz="0" w:space="0" w:color="auto"/>
                <w:bottom w:val="none" w:sz="0" w:space="0" w:color="auto"/>
                <w:right w:val="none" w:sz="0" w:space="0" w:color="auto"/>
              </w:divBdr>
            </w:div>
            <w:div w:id="947396161">
              <w:marLeft w:val="0"/>
              <w:marRight w:val="0"/>
              <w:marTop w:val="0"/>
              <w:marBottom w:val="0"/>
              <w:divBdr>
                <w:top w:val="none" w:sz="0" w:space="0" w:color="auto"/>
                <w:left w:val="none" w:sz="0" w:space="0" w:color="auto"/>
                <w:bottom w:val="none" w:sz="0" w:space="0" w:color="auto"/>
                <w:right w:val="none" w:sz="0" w:space="0" w:color="auto"/>
              </w:divBdr>
            </w:div>
            <w:div w:id="692536868">
              <w:marLeft w:val="0"/>
              <w:marRight w:val="0"/>
              <w:marTop w:val="0"/>
              <w:marBottom w:val="0"/>
              <w:divBdr>
                <w:top w:val="none" w:sz="0" w:space="0" w:color="auto"/>
                <w:left w:val="none" w:sz="0" w:space="0" w:color="auto"/>
                <w:bottom w:val="none" w:sz="0" w:space="0" w:color="auto"/>
                <w:right w:val="none" w:sz="0" w:space="0" w:color="auto"/>
              </w:divBdr>
            </w:div>
            <w:div w:id="2020812006">
              <w:marLeft w:val="0"/>
              <w:marRight w:val="0"/>
              <w:marTop w:val="0"/>
              <w:marBottom w:val="0"/>
              <w:divBdr>
                <w:top w:val="none" w:sz="0" w:space="0" w:color="auto"/>
                <w:left w:val="none" w:sz="0" w:space="0" w:color="auto"/>
                <w:bottom w:val="none" w:sz="0" w:space="0" w:color="auto"/>
                <w:right w:val="none" w:sz="0" w:space="0" w:color="auto"/>
              </w:divBdr>
            </w:div>
            <w:div w:id="792796030">
              <w:marLeft w:val="0"/>
              <w:marRight w:val="0"/>
              <w:marTop w:val="0"/>
              <w:marBottom w:val="0"/>
              <w:divBdr>
                <w:top w:val="none" w:sz="0" w:space="0" w:color="auto"/>
                <w:left w:val="none" w:sz="0" w:space="0" w:color="auto"/>
                <w:bottom w:val="none" w:sz="0" w:space="0" w:color="auto"/>
                <w:right w:val="none" w:sz="0" w:space="0" w:color="auto"/>
              </w:divBdr>
            </w:div>
            <w:div w:id="118031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6928">
      <w:bodyDiv w:val="1"/>
      <w:marLeft w:val="0"/>
      <w:marRight w:val="0"/>
      <w:marTop w:val="0"/>
      <w:marBottom w:val="0"/>
      <w:divBdr>
        <w:top w:val="none" w:sz="0" w:space="0" w:color="auto"/>
        <w:left w:val="none" w:sz="0" w:space="0" w:color="auto"/>
        <w:bottom w:val="none" w:sz="0" w:space="0" w:color="auto"/>
        <w:right w:val="none" w:sz="0" w:space="0" w:color="auto"/>
      </w:divBdr>
    </w:div>
    <w:div w:id="1951354651">
      <w:bodyDiv w:val="1"/>
      <w:marLeft w:val="0"/>
      <w:marRight w:val="0"/>
      <w:marTop w:val="0"/>
      <w:marBottom w:val="0"/>
      <w:divBdr>
        <w:top w:val="none" w:sz="0" w:space="0" w:color="auto"/>
        <w:left w:val="none" w:sz="0" w:space="0" w:color="auto"/>
        <w:bottom w:val="none" w:sz="0" w:space="0" w:color="auto"/>
        <w:right w:val="none" w:sz="0" w:space="0" w:color="auto"/>
      </w:divBdr>
    </w:div>
    <w:div w:id="1978487375">
      <w:bodyDiv w:val="1"/>
      <w:marLeft w:val="0"/>
      <w:marRight w:val="0"/>
      <w:marTop w:val="0"/>
      <w:marBottom w:val="0"/>
      <w:divBdr>
        <w:top w:val="none" w:sz="0" w:space="0" w:color="auto"/>
        <w:left w:val="none" w:sz="0" w:space="0" w:color="auto"/>
        <w:bottom w:val="none" w:sz="0" w:space="0" w:color="auto"/>
        <w:right w:val="none" w:sz="0" w:space="0" w:color="auto"/>
      </w:divBdr>
    </w:div>
    <w:div w:id="1984500450">
      <w:bodyDiv w:val="1"/>
      <w:marLeft w:val="0"/>
      <w:marRight w:val="0"/>
      <w:marTop w:val="0"/>
      <w:marBottom w:val="0"/>
      <w:divBdr>
        <w:top w:val="none" w:sz="0" w:space="0" w:color="auto"/>
        <w:left w:val="none" w:sz="0" w:space="0" w:color="auto"/>
        <w:bottom w:val="none" w:sz="0" w:space="0" w:color="auto"/>
        <w:right w:val="none" w:sz="0" w:space="0" w:color="auto"/>
      </w:divBdr>
      <w:divsChild>
        <w:div w:id="1269658799">
          <w:marLeft w:val="0"/>
          <w:marRight w:val="0"/>
          <w:marTop w:val="0"/>
          <w:marBottom w:val="0"/>
          <w:divBdr>
            <w:top w:val="none" w:sz="0" w:space="0" w:color="auto"/>
            <w:left w:val="none" w:sz="0" w:space="0" w:color="auto"/>
            <w:bottom w:val="none" w:sz="0" w:space="0" w:color="auto"/>
            <w:right w:val="none" w:sz="0" w:space="0" w:color="auto"/>
          </w:divBdr>
          <w:divsChild>
            <w:div w:id="1865702690">
              <w:marLeft w:val="0"/>
              <w:marRight w:val="0"/>
              <w:marTop w:val="0"/>
              <w:marBottom w:val="0"/>
              <w:divBdr>
                <w:top w:val="none" w:sz="0" w:space="0" w:color="auto"/>
                <w:left w:val="none" w:sz="0" w:space="0" w:color="auto"/>
                <w:bottom w:val="none" w:sz="0" w:space="0" w:color="auto"/>
                <w:right w:val="none" w:sz="0" w:space="0" w:color="auto"/>
              </w:divBdr>
            </w:div>
            <w:div w:id="15017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163458">
      <w:bodyDiv w:val="1"/>
      <w:marLeft w:val="0"/>
      <w:marRight w:val="0"/>
      <w:marTop w:val="0"/>
      <w:marBottom w:val="0"/>
      <w:divBdr>
        <w:top w:val="none" w:sz="0" w:space="0" w:color="auto"/>
        <w:left w:val="none" w:sz="0" w:space="0" w:color="auto"/>
        <w:bottom w:val="none" w:sz="0" w:space="0" w:color="auto"/>
        <w:right w:val="none" w:sz="0" w:space="0" w:color="auto"/>
      </w:divBdr>
    </w:div>
    <w:div w:id="2028825448">
      <w:bodyDiv w:val="1"/>
      <w:marLeft w:val="0"/>
      <w:marRight w:val="0"/>
      <w:marTop w:val="0"/>
      <w:marBottom w:val="0"/>
      <w:divBdr>
        <w:top w:val="none" w:sz="0" w:space="0" w:color="auto"/>
        <w:left w:val="none" w:sz="0" w:space="0" w:color="auto"/>
        <w:bottom w:val="none" w:sz="0" w:space="0" w:color="auto"/>
        <w:right w:val="none" w:sz="0" w:space="0" w:color="auto"/>
      </w:divBdr>
    </w:div>
    <w:div w:id="2052072493">
      <w:bodyDiv w:val="1"/>
      <w:marLeft w:val="0"/>
      <w:marRight w:val="0"/>
      <w:marTop w:val="0"/>
      <w:marBottom w:val="0"/>
      <w:divBdr>
        <w:top w:val="none" w:sz="0" w:space="0" w:color="auto"/>
        <w:left w:val="none" w:sz="0" w:space="0" w:color="auto"/>
        <w:bottom w:val="none" w:sz="0" w:space="0" w:color="auto"/>
        <w:right w:val="none" w:sz="0" w:space="0" w:color="auto"/>
      </w:divBdr>
    </w:div>
    <w:div w:id="2054183549">
      <w:bodyDiv w:val="1"/>
      <w:marLeft w:val="0"/>
      <w:marRight w:val="0"/>
      <w:marTop w:val="0"/>
      <w:marBottom w:val="0"/>
      <w:divBdr>
        <w:top w:val="none" w:sz="0" w:space="0" w:color="auto"/>
        <w:left w:val="none" w:sz="0" w:space="0" w:color="auto"/>
        <w:bottom w:val="none" w:sz="0" w:space="0" w:color="auto"/>
        <w:right w:val="none" w:sz="0" w:space="0" w:color="auto"/>
      </w:divBdr>
    </w:div>
    <w:div w:id="2057317192">
      <w:bodyDiv w:val="1"/>
      <w:marLeft w:val="0"/>
      <w:marRight w:val="0"/>
      <w:marTop w:val="0"/>
      <w:marBottom w:val="0"/>
      <w:divBdr>
        <w:top w:val="none" w:sz="0" w:space="0" w:color="auto"/>
        <w:left w:val="none" w:sz="0" w:space="0" w:color="auto"/>
        <w:bottom w:val="none" w:sz="0" w:space="0" w:color="auto"/>
        <w:right w:val="none" w:sz="0" w:space="0" w:color="auto"/>
      </w:divBdr>
    </w:div>
    <w:div w:id="2057966965">
      <w:bodyDiv w:val="1"/>
      <w:marLeft w:val="0"/>
      <w:marRight w:val="0"/>
      <w:marTop w:val="0"/>
      <w:marBottom w:val="0"/>
      <w:divBdr>
        <w:top w:val="none" w:sz="0" w:space="0" w:color="auto"/>
        <w:left w:val="none" w:sz="0" w:space="0" w:color="auto"/>
        <w:bottom w:val="none" w:sz="0" w:space="0" w:color="auto"/>
        <w:right w:val="none" w:sz="0" w:space="0" w:color="auto"/>
      </w:divBdr>
    </w:div>
    <w:div w:id="2098942155">
      <w:bodyDiv w:val="1"/>
      <w:marLeft w:val="0"/>
      <w:marRight w:val="0"/>
      <w:marTop w:val="0"/>
      <w:marBottom w:val="0"/>
      <w:divBdr>
        <w:top w:val="none" w:sz="0" w:space="0" w:color="auto"/>
        <w:left w:val="none" w:sz="0" w:space="0" w:color="auto"/>
        <w:bottom w:val="none" w:sz="0" w:space="0" w:color="auto"/>
        <w:right w:val="none" w:sz="0" w:space="0" w:color="auto"/>
      </w:divBdr>
    </w:div>
    <w:div w:id="2106608336">
      <w:bodyDiv w:val="1"/>
      <w:marLeft w:val="0"/>
      <w:marRight w:val="0"/>
      <w:marTop w:val="0"/>
      <w:marBottom w:val="0"/>
      <w:divBdr>
        <w:top w:val="none" w:sz="0" w:space="0" w:color="auto"/>
        <w:left w:val="none" w:sz="0" w:space="0" w:color="auto"/>
        <w:bottom w:val="none" w:sz="0" w:space="0" w:color="auto"/>
        <w:right w:val="none" w:sz="0" w:space="0" w:color="auto"/>
      </w:divBdr>
    </w:div>
    <w:div w:id="2117745875">
      <w:bodyDiv w:val="1"/>
      <w:marLeft w:val="0"/>
      <w:marRight w:val="0"/>
      <w:marTop w:val="0"/>
      <w:marBottom w:val="0"/>
      <w:divBdr>
        <w:top w:val="none" w:sz="0" w:space="0" w:color="auto"/>
        <w:left w:val="none" w:sz="0" w:space="0" w:color="auto"/>
        <w:bottom w:val="none" w:sz="0" w:space="0" w:color="auto"/>
        <w:right w:val="none" w:sz="0" w:space="0" w:color="auto"/>
      </w:divBdr>
    </w:div>
    <w:div w:id="2128231773">
      <w:bodyDiv w:val="1"/>
      <w:marLeft w:val="0"/>
      <w:marRight w:val="0"/>
      <w:marTop w:val="0"/>
      <w:marBottom w:val="0"/>
      <w:divBdr>
        <w:top w:val="none" w:sz="0" w:space="0" w:color="auto"/>
        <w:left w:val="none" w:sz="0" w:space="0" w:color="auto"/>
        <w:bottom w:val="none" w:sz="0" w:space="0" w:color="auto"/>
        <w:right w:val="none" w:sz="0" w:space="0" w:color="auto"/>
      </w:divBdr>
    </w:div>
    <w:div w:id="2133133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gif"/><Relationship Id="rId21" Type="http://schemas.openxmlformats.org/officeDocument/2006/relationships/image" Target="media/image9.png"/><Relationship Id="rId34" Type="http://schemas.openxmlformats.org/officeDocument/2006/relationships/image" Target="media/image22.png"/><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gif"/><Relationship Id="rId40"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file:////Users/attila/Documents/GitHub/matura-arbeit/matura-paper-template.docx"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2.xm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publicdomainpictures.net/view-image.php?image=341500&amp;pictur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B00842FB5E1A24AA18016FADDDC68C0" ma:contentTypeVersion="21" ma:contentTypeDescription="Ein neues Dokument erstellen." ma:contentTypeScope="" ma:versionID="07e89163e8b6229bd1973609071146f0">
  <xsd:schema xmlns:xsd="http://www.w3.org/2001/XMLSchema" xmlns:xs="http://www.w3.org/2001/XMLSchema" xmlns:p="http://schemas.microsoft.com/office/2006/metadata/properties" xmlns:ns2="54360369-8f2a-4335-bc31-c9825dd21104" xmlns:ns3="8af43b0a-f371-4bc6-a239-c7b0c44cb1e1" targetNamespace="http://schemas.microsoft.com/office/2006/metadata/properties" ma:root="true" ma:fieldsID="9c719ddd2e080bf4c2389eed2491f25e" ns2:_="" ns3:_="">
    <xsd:import namespace="54360369-8f2a-4335-bc31-c9825dd21104"/>
    <xsd:import namespace="8af43b0a-f371-4bc6-a239-c7b0c44cb1e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MediaServiceObjectDetectorVersions" minOccurs="0"/>
                <xsd:element ref="ns2:Gabriel"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360369-8f2a-4335-bc31-c9825dd211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hidden="true" ma:internalName="MediaServiceAutoTags" ma:readOnly="true">
      <xsd:simpleType>
        <xsd:restriction base="dms:Text"/>
      </xsd:simpleType>
    </xsd:element>
    <xsd:element name="MediaServiceOCR" ma:index="11" nillable="true" ma:displayName="Extracted Text" ma:hidden="true" ma:internalName="MediaServiceOCR" ma:readOnly="true">
      <xsd:simpleType>
        <xsd:restriction base="dms:Note"/>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hidden="true" ma:internalName="MediaServiceKeyPoints" ma:readOnly="tru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Gabriel" ma:index="21" nillable="true" ma:displayName="Gabriel" ma:format="Dropdown" ma:list="UserInfo" ma:SharePointGroup="0" ma:internalName="Gabriel">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cf76f155ced4ddcb4097134ff3c332f" ma:index="23" nillable="true" ma:taxonomy="true" ma:internalName="lcf76f155ced4ddcb4097134ff3c332f" ma:taxonomyFieldName="MediaServiceImageTags" ma:displayName="Bildmarkierungen" ma:readOnly="false" ma:fieldId="{5cf76f15-5ced-4ddc-b409-7134ff3c332f}" ma:taxonomyMulti="true" ma:sspId="0feb01f8-e923-45a1-aeb4-2d22cab5ded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af43b0a-f371-4bc6-a239-c7b0c44cb1e1" elementFormDefault="qualified">
    <xsd:import namespace="http://schemas.microsoft.com/office/2006/documentManagement/types"/>
    <xsd:import namespace="http://schemas.microsoft.com/office/infopath/2007/PartnerControls"/>
    <xsd:element name="SharedWithUsers" ma:index="16" nillable="true" ma:displayName="Freigegeben für"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hidden="true" ma:internalName="SharedWithDetails" ma:readOnly="true">
      <xsd:simpleType>
        <xsd:restriction base="dms:Note"/>
      </xsd:simpleType>
    </xsd:element>
    <xsd:element name="TaxCatchAll" ma:index="24" nillable="true" ma:displayName="Taxonomy Catch All Column" ma:hidden="true" ma:list="{eddc28a1-2a70-4679-b891-656332c737fa}" ma:internalName="TaxCatchAll" ma:showField="CatchAllData" ma:web="8af43b0a-f371-4bc6-a239-c7b0c44cb1e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Inhaltstyp"/>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Gabriel xmlns="54360369-8f2a-4335-bc31-c9825dd21104">
      <UserInfo>
        <DisplayName/>
        <AccountId xsi:nil="true"/>
        <AccountType/>
      </UserInfo>
    </Gabriel>
    <lcf76f155ced4ddcb4097134ff3c332f xmlns="54360369-8f2a-4335-bc31-c9825dd21104">
      <Terms xmlns="http://schemas.microsoft.com/office/infopath/2007/PartnerControls"/>
    </lcf76f155ced4ddcb4097134ff3c332f>
    <TaxCatchAll xmlns="8af43b0a-f371-4bc6-a239-c7b0c44cb1e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Met101</b:Tag>
    <b:SourceType>Book</b:SourceType>
    <b:Guid>{647AA142-5C52-40C0-BE98-695673DA6D65}</b:Guid>
    <b:Title>Abschlussarbeiten</b:Title>
    <b:Year>2010</b:Year>
    <b:City>Aarau</b:City>
    <b:Publisher>Sauerländer</b:Publisher>
    <b:Author>
      <b:Author>
        <b:NameList>
          <b:Person>
            <b:Last>Metzger</b:Last>
            <b:First>Philipp</b:First>
          </b:Person>
        </b:NameList>
      </b:Author>
    </b:Author>
    <b:LCID>en-US</b:LCID>
    <b:RefOrder>12</b:RefOrder>
  </b:Source>
  <b:Source>
    <b:Tag>Bon1</b:Tag>
    <b:SourceType>Book</b:SourceType>
    <b:Guid>{292186C9-4AF3-43A3-AA4D-2F48BBF5FFDE}</b:Guid>
    <b:Author>
      <b:Author>
        <b:NameList>
          <b:Person>
            <b:Last>Bonati</b:Last>
            <b:First>Peter</b:First>
          </b:Person>
          <b:Person>
            <b:Last>Hadorn</b:Last>
            <b:First>Rudolf</b:First>
          </b:Person>
        </b:NameList>
      </b:Author>
    </b:Author>
    <b:Title>Matura- und andere selbständige Arbeiten betreuen</b:Title>
    <b:Year>2009</b:Year>
    <b:City>Bern</b:City>
    <b:Publisher>Heb Verlag AG</b:Publisher>
    <b:LCID>en-US</b:LCID>
    <b:Edition>2. Auflage</b:Edition>
    <b:RefOrder>13</b:RefOrder>
  </b:Source>
  <b:Source>
    <b:Tag>Pan151</b:Tag>
    <b:SourceType>InternetSite</b:SourceType>
    <b:Guid>{28F9BEB8-4234-4D57-A85E-A0EB135C9361}</b:Guid>
    <b:Title>Panorama</b:Title>
    <b:InternetSiteTitle>Statistik Schweiz - Panorama</b:InternetSiteTitle>
    <b:Year>2015</b:Year>
    <b:Month>December</b:Month>
    <b:Day>15</b:Day>
    <b:URL>http://www.bfs.admin.ch/bfs/portal/de/index/themen/01/01/pan.html</b:URL>
    <b:YearAccessed>2019</b:YearAccessed>
    <b:MonthAccessed>December</b:MonthAccessed>
    <b:DayAccessed>6</b:DayAccessed>
    <b:LCID>en-GB</b:LCID>
    <b:RefOrder>14</b:RefOrder>
  </b:Source>
  <b:Source>
    <b:Tag>alg22</b:Tag>
    <b:SourceType>InternetSite</b:SourceType>
    <b:Guid>{AB01EC78-4743-A943-BB21-E71FA6BCBA0F}</b:Guid>
    <b:Title>Qualia Computing</b:Title>
    <b:Year>2022</b:Year>
    <b:Month>July</b:Month>
    <b:Day>25</b:Day>
    <b:Author>
      <b:Author>
        <b:NameList>
          <b:Person>
            <b:Last>algekalipso</b:Last>
          </b:Person>
        </b:NameList>
      </b:Author>
    </b:Author>
    <b:InternetSiteTitle>Qualia Computing</b:InternetSiteTitle>
    <b:URL>https://qualiacomputing.com/2022/07/25/bobby-fischer-1972-world-chess-champion-on-why-chess-is-a-lousy-game-and-how-to-save-it/#:~:text=Bobby%20Fischer%3A%20No%2C%20no%2C,I%20don't%20need%20it.</b:URL>
    <b:RefOrder>1</b:RefOrder>
  </b:Source>
  <b:Source>
    <b:Tag>W3S</b:Tag>
    <b:SourceType>InternetSite</b:SourceType>
    <b:Guid>{50692B51-599C-CE48-9294-2F8E037D1E74}</b:Guid>
    <b:Title>W3Schools</b:Title>
    <b:URL>https://www.w3schools.com/python/python_classes.asp</b:URL>
    <b:RefOrder>4</b:RefOrder>
  </b:Source>
  <b:Source>
    <b:Tag>W3S1</b:Tag>
    <b:SourceType>InternetSite</b:SourceType>
    <b:Guid>{AA90DD0C-0225-9B4F-B735-D4F725DADE60}</b:Guid>
    <b:Title>W3Schools</b:Title>
    <b:URL>https://www.w3schools.com/python/python_functions.asp</b:URL>
    <b:RefOrder>9</b:RefOrder>
  </b:Source>
  <b:Source>
    <b:Tag>W3S2</b:Tag>
    <b:SourceType>InternetSite</b:SourceType>
    <b:Guid>{6ACE69E3-2ECA-CC47-B409-CA0FA069CA51}</b:Guid>
    <b:Title>W3Schools</b:Title>
    <b:URL>https://www.w3schools.com/charsets/ref_html_utf8.asp</b:URL>
    <b:RefOrder>7</b:RefOrder>
  </b:Source>
  <b:Source>
    <b:Tag>Ber22</b:Tag>
    <b:SourceType>InternetSite</b:SourceType>
    <b:Guid>{DD2B6452-B730-9C43-87BB-65D6454012CD}</b:Guid>
    <b:Author>
      <b:Author>
        <b:NameList>
          <b:Person>
            <b:Last>Klein</b:Last>
            <b:First>Bernd</b:First>
          </b:Person>
        </b:NameList>
      </b:Author>
    </b:Author>
    <b:Title>python-course</b:Title>
    <b:URL>https://python-course.eu/tkinter/buttons-in-tkinter.php#:~:text=The%20Button%20widget%20is%20a,text%20and%20images%20like%20labels.</b:URL>
    <b:Year>2022</b:Year>
    <b:Month>2</b:Month>
    <b:Day>1</b:Day>
    <b:RefOrder>8</b:RefOrder>
  </b:Source>
  <b:Source>
    <b:Tag>W3S3</b:Tag>
    <b:SourceType>InternetSite</b:SourceType>
    <b:Guid>{B1D1FB0C-D412-FC44-A4C9-8D97E7BBBFD3}</b:Guid>
    <b:Title>W3Schools</b:Title>
    <b:URL>https://www.w3schools.com/python/python_modules.asp</b:URL>
    <b:RefOrder>10</b:RefOrder>
  </b:Source>
  <b:Source>
    <b:Tag>W3S4</b:Tag>
    <b:SourceType>InternetSite</b:SourceType>
    <b:Guid>{EB001F6B-BCEF-D048-B955-5D86A5502AF8}</b:Guid>
    <b:Title>W3Schools</b:Title>
    <b:URL>https://www.w3schools.com/python/default.asp</b:URL>
    <b:RefOrder>3</b:RefOrder>
  </b:Source>
  <b:Source>
    <b:Tag>Bro21</b:Tag>
    <b:SourceType>DocumentFromInternetSite</b:SourceType>
    <b:Guid>{8C3619C5-B5ED-0241-80FC-8821625A6223}</b:Guid>
    <b:Author>
      <b:Author>
        <b:NameList>
          <b:Person>
            <b:Last>Bro</b:Last>
            <b:First>Code</b:First>
          </b:Person>
        </b:NameList>
      </b:Author>
    </b:Author>
    <b:Title>Youtube</b:Title>
    <b:URL>https://www.youtube.com/watch?v=XKHEtdqhLK8&amp;t=23528s&amp;ab_channel=BroCode</b:URL>
    <b:Year>2021</b:Year>
    <b:Month>2</b:Month>
    <b:Day>15</b:Day>
    <b:RefOrder>2</b:RefOrder>
  </b:Source>
  <b:Source>
    <b:Tag>Bru</b:Tag>
    <b:SourceType>DocumentFromInternetSite</b:SourceType>
    <b:Guid>{4B7A6C81-C501-ED4A-8AB7-3EF0E1B64805}</b:Guid>
    <b:Author>
      <b:Author>
        <b:NameList>
          <b:Person>
            <b:Last>Dufour</b:Last>
            <b:First>Bruno</b:First>
          </b:Person>
        </b:NameList>
      </b:Author>
    </b:Author>
    <b:URL>https://www.cs.mcgill.ca/~hv/classes/MS/TkinterPres/</b:URL>
    <b:RefOrder>15</b:RefOrder>
  </b:Source>
  <b:Source>
    <b:Tag>Bru1</b:Tag>
    <b:SourceType>InternetSite</b:SourceType>
    <b:Guid>{C9C1E49C-29F0-F349-9268-7F5A9EF87930}</b:Guid>
    <b:URL>https://www.cs.mcgill.ca/~hv/classes/MS/TkinterPres/</b:URL>
    <b:Author>
      <b:Author>
        <b:NameList>
          <b:Person>
            <b:Last>Dufour</b:Last>
            <b:First>Bruno</b:First>
          </b:Person>
        </b:NameList>
      </b:Author>
    </b:Author>
    <b:RefOrder>6</b:RefOrder>
  </b:Source>
  <b:Source>
    <b:Tag>W3S5</b:Tag>
    <b:SourceType>InternetSite</b:SourceType>
    <b:Guid>{02B37244-38A1-9D45-B687-0F461E639D47}</b:Guid>
    <b:Title>W3Schools</b:Title>
    <b:URL>https://www.w3schools.com/python/gloss_python_elif.asp</b:URL>
    <b:RefOrder>11</b:RefOrder>
  </b:Source>
  <b:Source>
    <b:Tag>Jam23</b:Tag>
    <b:SourceType>InternetSite</b:SourceType>
    <b:Guid>{46C878C9-E4C4-B34A-9206-1A92AB33BD5E}</b:Guid>
    <b:Author>
      <b:Author>
        <b:NameList>
          <b:Person>
            <b:Last>Juviler</b:Last>
            <b:First>Jamie</b:First>
          </b:Person>
        </b:NameList>
      </b:Author>
    </b:Author>
    <b:Title>HubSpot</b:Title>
    <b:URL>https://blog.hubspot.com/website/what-is-gui</b:URL>
    <b:Year>2023</b:Year>
    <b:Month>8</b:Month>
    <b:Day>30</b:Day>
    <b:RefOrder>5</b:RefOrder>
  </b:Source>
</b:Sources>
</file>

<file path=customXml/itemProps1.xml><?xml version="1.0" encoding="utf-8"?>
<ds:datastoreItem xmlns:ds="http://schemas.openxmlformats.org/officeDocument/2006/customXml" ds:itemID="{79141142-13AD-4F5C-8296-FF8AB7E74C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360369-8f2a-4335-bc31-c9825dd21104"/>
    <ds:schemaRef ds:uri="8af43b0a-f371-4bc6-a239-c7b0c44cb1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C02B29B-4DA1-4218-8DBD-746FC57F2C39}">
  <ds:schemaRefs>
    <ds:schemaRef ds:uri="http://schemas.microsoft.com/office/2006/metadata/properties"/>
    <ds:schemaRef ds:uri="http://schemas.microsoft.com/office/infopath/2007/PartnerControls"/>
    <ds:schemaRef ds:uri="54360369-8f2a-4335-bc31-c9825dd21104"/>
    <ds:schemaRef ds:uri="8af43b0a-f371-4bc6-a239-c7b0c44cb1e1"/>
  </ds:schemaRefs>
</ds:datastoreItem>
</file>

<file path=customXml/itemProps3.xml><?xml version="1.0" encoding="utf-8"?>
<ds:datastoreItem xmlns:ds="http://schemas.openxmlformats.org/officeDocument/2006/customXml" ds:itemID="{DA3BA4B8-6697-4394-BB4F-DC96583369A6}">
  <ds:schemaRefs>
    <ds:schemaRef ds:uri="http://schemas.microsoft.com/sharepoint/v3/contenttype/forms"/>
  </ds:schemaRefs>
</ds:datastoreItem>
</file>

<file path=customXml/itemProps4.xml><?xml version="1.0" encoding="utf-8"?>
<ds:datastoreItem xmlns:ds="http://schemas.openxmlformats.org/officeDocument/2006/customXml" ds:itemID="{3CA83EDE-3133-2641-9BF7-ED353E2B0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TotalTime>
  <Pages>31</Pages>
  <Words>6452</Words>
  <Characters>36777</Characters>
  <Application>Microsoft Office Word</Application>
  <DocSecurity>0</DocSecurity>
  <Lines>306</Lines>
  <Paragraphs>86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Cluster 06 BLD SG</Company>
  <LinksUpToDate>false</LinksUpToDate>
  <CharactersWithSpaces>43143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Reuteler Nadja</dc:creator>
  <cp:keywords/>
  <dc:description/>
  <cp:lastModifiedBy>Attila Vizhanyo</cp:lastModifiedBy>
  <cp:revision>31</cp:revision>
  <dcterms:created xsi:type="dcterms:W3CDTF">2016-06-20T06:47:00Z</dcterms:created>
  <dcterms:modified xsi:type="dcterms:W3CDTF">2024-01-03T17:48:00Z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0x0101000B00842FB5E1A24AA18016FADDDC68C0</vt:lpwstr>
  </property>
</Properties>
</file>