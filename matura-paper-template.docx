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7C3C6" w14:textId="3274317D" w:rsidR="0052139D" w:rsidRPr="00C03B2B" w:rsidRDefault="0052139D" w:rsidP="00E65F3C">
      <w:pPr>
        <w:jc w:val="left"/>
        <w:rPr>
          <w:rFonts w:asciiTheme="minorHAnsi" w:hAnsiTheme="minorHAnsi" w:cstheme="minorHAnsi"/>
          <w:b/>
          <w:color w:val="A6A6A6" w:themeColor="background1" w:themeShade="A6"/>
          <w:sz w:val="48"/>
          <w:szCs w:val="48"/>
          <w:lang w:val="en-US"/>
        </w:rPr>
      </w:pPr>
      <w:r w:rsidRPr="00C03B2B">
        <w:rPr>
          <w:rFonts w:asciiTheme="minorHAnsi" w:hAnsiTheme="minorHAnsi" w:cstheme="minorHAnsi"/>
          <w:b/>
          <w:sz w:val="52"/>
          <w:szCs w:val="52"/>
          <w:lang w:val="en-US"/>
        </w:rPr>
        <w:t xml:space="preserve">The </w:t>
      </w:r>
      <w:r w:rsidR="00E343BC" w:rsidRPr="00C03B2B">
        <w:rPr>
          <w:rFonts w:asciiTheme="minorHAnsi" w:hAnsiTheme="minorHAnsi" w:cstheme="minorHAnsi"/>
          <w:b/>
          <w:sz w:val="52"/>
          <w:szCs w:val="52"/>
          <w:lang w:val="en-US"/>
        </w:rPr>
        <w:t xml:space="preserve">Coding </w:t>
      </w:r>
      <w:r w:rsidRPr="00C03B2B">
        <w:rPr>
          <w:rFonts w:asciiTheme="minorHAnsi" w:hAnsiTheme="minorHAnsi" w:cstheme="minorHAnsi"/>
          <w:b/>
          <w:sz w:val="52"/>
          <w:szCs w:val="52"/>
          <w:lang w:val="en-US"/>
        </w:rPr>
        <w:t xml:space="preserve">of </w:t>
      </w:r>
      <w:r w:rsidR="00E343BC" w:rsidRPr="00C03B2B">
        <w:rPr>
          <w:rFonts w:asciiTheme="minorHAnsi" w:hAnsiTheme="minorHAnsi" w:cstheme="minorHAnsi"/>
          <w:b/>
          <w:sz w:val="52"/>
          <w:szCs w:val="52"/>
          <w:lang w:val="en-US"/>
        </w:rPr>
        <w:t>Chess Variations</w:t>
      </w:r>
      <w:r w:rsidR="00944E56" w:rsidRPr="00C03B2B">
        <w:rPr>
          <w:rFonts w:asciiTheme="minorHAnsi" w:hAnsiTheme="minorHAnsi" w:cstheme="minorHAnsi"/>
          <w:b/>
          <w:sz w:val="52"/>
          <w:szCs w:val="52"/>
          <w:lang w:val="en-US"/>
        </w:rPr>
        <w:br/>
      </w:r>
      <w:r w:rsidR="00E343BC" w:rsidRPr="00C03B2B">
        <w:rPr>
          <w:rFonts w:asciiTheme="minorHAnsi" w:hAnsiTheme="minorHAnsi" w:cstheme="minorHAnsi"/>
          <w:b/>
          <w:color w:val="A6A6A6" w:themeColor="background1" w:themeShade="A6"/>
          <w:sz w:val="48"/>
          <w:szCs w:val="48"/>
          <w:lang w:val="en-US"/>
        </w:rPr>
        <w:t xml:space="preserve">Implementing </w:t>
      </w:r>
      <w:r w:rsidRPr="00C03B2B">
        <w:rPr>
          <w:rFonts w:asciiTheme="minorHAnsi" w:hAnsiTheme="minorHAnsi" w:cstheme="minorHAnsi"/>
          <w:b/>
          <w:color w:val="A6A6A6" w:themeColor="background1" w:themeShade="A6"/>
          <w:sz w:val="48"/>
          <w:szCs w:val="48"/>
          <w:lang w:val="en-US"/>
        </w:rPr>
        <w:t xml:space="preserve">Different Ways </w:t>
      </w:r>
      <w:r w:rsidR="00C11681" w:rsidRPr="00C03B2B">
        <w:rPr>
          <w:rFonts w:asciiTheme="minorHAnsi" w:hAnsiTheme="minorHAnsi" w:cstheme="minorHAnsi"/>
          <w:b/>
          <w:color w:val="A6A6A6" w:themeColor="background1" w:themeShade="A6"/>
          <w:sz w:val="48"/>
          <w:szCs w:val="48"/>
          <w:lang w:val="en-US"/>
        </w:rPr>
        <w:t>to</w:t>
      </w:r>
      <w:r w:rsidRPr="00C03B2B">
        <w:rPr>
          <w:rFonts w:asciiTheme="minorHAnsi" w:hAnsiTheme="minorHAnsi" w:cstheme="minorHAnsi"/>
          <w:b/>
          <w:color w:val="A6A6A6" w:themeColor="background1" w:themeShade="A6"/>
          <w:sz w:val="48"/>
          <w:szCs w:val="48"/>
          <w:lang w:val="en-US"/>
        </w:rPr>
        <w:t xml:space="preserve"> Play Chess </w:t>
      </w:r>
      <w:r w:rsidR="00005D34" w:rsidRPr="00C03B2B">
        <w:rPr>
          <w:rFonts w:asciiTheme="minorHAnsi" w:hAnsiTheme="minorHAnsi" w:cstheme="minorHAnsi"/>
          <w:b/>
          <w:color w:val="A6A6A6" w:themeColor="background1" w:themeShade="A6"/>
          <w:sz w:val="48"/>
          <w:szCs w:val="48"/>
          <w:lang w:val="en-US"/>
        </w:rPr>
        <w:t>into</w:t>
      </w:r>
      <w:r w:rsidR="00E343BC" w:rsidRPr="00C03B2B">
        <w:rPr>
          <w:rFonts w:asciiTheme="minorHAnsi" w:hAnsiTheme="minorHAnsi" w:cstheme="minorHAnsi"/>
          <w:b/>
          <w:color w:val="A6A6A6" w:themeColor="background1" w:themeShade="A6"/>
          <w:sz w:val="48"/>
          <w:szCs w:val="48"/>
          <w:lang w:val="en-US"/>
        </w:rPr>
        <w:t xml:space="preserve"> </w:t>
      </w:r>
      <w:r w:rsidR="00C11681" w:rsidRPr="00C03B2B">
        <w:rPr>
          <w:rFonts w:asciiTheme="minorHAnsi" w:hAnsiTheme="minorHAnsi" w:cstheme="minorHAnsi"/>
          <w:b/>
          <w:color w:val="A6A6A6" w:themeColor="background1" w:themeShade="A6"/>
          <w:sz w:val="48"/>
          <w:szCs w:val="48"/>
          <w:lang w:val="en-US"/>
        </w:rPr>
        <w:t>a</w:t>
      </w:r>
      <w:r w:rsidR="00E343BC" w:rsidRPr="00C03B2B">
        <w:rPr>
          <w:rFonts w:asciiTheme="minorHAnsi" w:hAnsiTheme="minorHAnsi" w:cstheme="minorHAnsi"/>
          <w:b/>
          <w:color w:val="A6A6A6" w:themeColor="background1" w:themeShade="A6"/>
          <w:sz w:val="48"/>
          <w:szCs w:val="48"/>
          <w:lang w:val="en-US"/>
        </w:rPr>
        <w:t xml:space="preserve"> Standard Chess Program</w:t>
      </w:r>
    </w:p>
    <w:p w14:paraId="304E87E2" w14:textId="0104CFE9" w:rsidR="00005D34" w:rsidRPr="00C03B2B" w:rsidRDefault="0052139D" w:rsidP="00005D34">
      <w:pPr>
        <w:jc w:val="left"/>
        <w:rPr>
          <w:rFonts w:asciiTheme="minorHAnsi" w:hAnsiTheme="minorHAnsi" w:cstheme="minorHAnsi"/>
          <w:sz w:val="48"/>
          <w:szCs w:val="48"/>
          <w:lang w:val="en-US"/>
        </w:rPr>
      </w:pPr>
      <w:r w:rsidRPr="00C03B2B">
        <w:rPr>
          <w:rFonts w:asciiTheme="minorHAnsi" w:hAnsiTheme="minorHAnsi" w:cstheme="minorHAnsi"/>
          <w:noProof/>
          <w:sz w:val="48"/>
          <w:szCs w:val="48"/>
          <w:lang w:val="en-US"/>
        </w:rPr>
        <w:drawing>
          <wp:inline distT="0" distB="0" distL="0" distR="0" wp14:anchorId="718CF8BA" wp14:editId="09084C3D">
            <wp:extent cx="4283017" cy="3481987"/>
            <wp:effectExtent l="0" t="0" r="0" b="0"/>
            <wp:docPr id="487494193" name="Picture 1" descr="Chess Pieces Free Stock Photo - Public Domain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94193" name="Picture 487494193" descr="Chess Pieces Free Stock Photo - Public Domain Pictures"/>
                    <pic:cNvPicPr/>
                  </pic:nvPicPr>
                  <pic:blipFill rotWithShape="1">
                    <a:blip r:embed="rId11" cstate="print">
                      <a:extLst>
                        <a:ext uri="{28A0092B-C50C-407E-A947-70E740481C1C}">
                          <a14:useLocalDpi xmlns:a14="http://schemas.microsoft.com/office/drawing/2010/main" val="0"/>
                        </a:ext>
                        <a:ext uri="{837473B0-CC2E-450A-ABE3-18F120FF3D39}">
                          <a1611:picAttrSrcUrl xmlns:a1611="http://schemas.microsoft.com/office/drawing/2016/11/main" r:id="rId12"/>
                        </a:ext>
                      </a:extLst>
                    </a:blip>
                    <a:srcRect t="3500" b="15202"/>
                    <a:stretch/>
                  </pic:blipFill>
                  <pic:spPr bwMode="auto">
                    <a:xfrm>
                      <a:off x="0" y="0"/>
                      <a:ext cx="4302687" cy="3497978"/>
                    </a:xfrm>
                    <a:prstGeom prst="rect">
                      <a:avLst/>
                    </a:prstGeom>
                    <a:ln>
                      <a:noFill/>
                    </a:ln>
                    <a:extLst>
                      <a:ext uri="{53640926-AAD7-44D8-BBD7-CCE9431645EC}">
                        <a14:shadowObscured xmlns:a14="http://schemas.microsoft.com/office/drawing/2010/main"/>
                      </a:ext>
                    </a:extLst>
                  </pic:spPr>
                </pic:pic>
              </a:graphicData>
            </a:graphic>
          </wp:inline>
        </w:drawing>
      </w:r>
    </w:p>
    <w:p w14:paraId="0F96C72A" w14:textId="77777777" w:rsidR="00005D34" w:rsidRDefault="00005D34" w:rsidP="00E65F3C">
      <w:pPr>
        <w:tabs>
          <w:tab w:val="left" w:pos="5280"/>
        </w:tabs>
        <w:jc w:val="left"/>
        <w:rPr>
          <w:rFonts w:asciiTheme="minorHAnsi" w:hAnsiTheme="minorHAnsi" w:cstheme="minorHAnsi"/>
          <w:b/>
          <w:sz w:val="32"/>
          <w:szCs w:val="32"/>
          <w:lang w:val="it-CH"/>
        </w:rPr>
      </w:pPr>
    </w:p>
    <w:p w14:paraId="49B46D53" w14:textId="461E32FC" w:rsidR="00944E56" w:rsidRPr="007C5DED" w:rsidRDefault="00094606" w:rsidP="00E65F3C">
      <w:pPr>
        <w:tabs>
          <w:tab w:val="left" w:pos="5280"/>
        </w:tabs>
        <w:jc w:val="left"/>
        <w:rPr>
          <w:rFonts w:asciiTheme="minorHAnsi" w:hAnsiTheme="minorHAnsi" w:cstheme="minorHAnsi"/>
          <w:b/>
          <w:sz w:val="32"/>
          <w:szCs w:val="32"/>
          <w:lang w:val="it-CH"/>
        </w:rPr>
      </w:pPr>
      <w:r w:rsidRPr="007C5DED">
        <w:rPr>
          <w:rFonts w:asciiTheme="minorHAnsi" w:hAnsiTheme="minorHAnsi" w:cstheme="minorHAnsi"/>
          <w:b/>
          <w:sz w:val="32"/>
          <w:szCs w:val="32"/>
          <w:lang w:val="it-CH"/>
        </w:rPr>
        <w:t xml:space="preserve">Matura Paper, </w:t>
      </w:r>
      <w:r w:rsidR="00944E56" w:rsidRPr="007C5DED">
        <w:rPr>
          <w:rFonts w:asciiTheme="minorHAnsi" w:hAnsiTheme="minorHAnsi" w:cstheme="minorHAnsi"/>
          <w:b/>
          <w:sz w:val="32"/>
          <w:szCs w:val="32"/>
          <w:lang w:val="it-CH"/>
        </w:rPr>
        <w:t>Kantonsschule Sargans</w:t>
      </w:r>
    </w:p>
    <w:p w14:paraId="29D2EC95" w14:textId="6A70F464" w:rsidR="00944E56" w:rsidRPr="007C5DED" w:rsidRDefault="0052139D" w:rsidP="00E65F3C">
      <w:pPr>
        <w:tabs>
          <w:tab w:val="left" w:pos="5280"/>
        </w:tabs>
        <w:jc w:val="left"/>
        <w:rPr>
          <w:rFonts w:asciiTheme="minorHAnsi" w:hAnsiTheme="minorHAnsi" w:cstheme="minorHAnsi"/>
          <w:sz w:val="32"/>
          <w:szCs w:val="32"/>
          <w:lang w:val="it-CH"/>
        </w:rPr>
      </w:pPr>
      <w:r w:rsidRPr="007C5DED">
        <w:rPr>
          <w:rFonts w:asciiTheme="minorHAnsi" w:hAnsiTheme="minorHAnsi" w:cstheme="minorHAnsi"/>
          <w:sz w:val="32"/>
          <w:szCs w:val="32"/>
          <w:lang w:val="it-CH"/>
        </w:rPr>
        <w:t>Attila Vizhanyo, 4bNP</w:t>
      </w:r>
    </w:p>
    <w:p w14:paraId="1BCAEB65" w14:textId="77777777" w:rsidR="00944E56" w:rsidRPr="007C5DED" w:rsidRDefault="00944E56" w:rsidP="00E65F3C">
      <w:pPr>
        <w:tabs>
          <w:tab w:val="left" w:pos="5280"/>
        </w:tabs>
        <w:jc w:val="left"/>
        <w:rPr>
          <w:rFonts w:asciiTheme="minorHAnsi" w:hAnsiTheme="minorHAnsi" w:cstheme="minorHAnsi"/>
          <w:sz w:val="32"/>
          <w:szCs w:val="32"/>
          <w:lang w:val="it-CH"/>
        </w:rPr>
      </w:pPr>
    </w:p>
    <w:p w14:paraId="52B53E4F" w14:textId="77777777" w:rsidR="003F4F21" w:rsidRPr="007C5DED" w:rsidRDefault="003F4F21" w:rsidP="00E65F3C">
      <w:pPr>
        <w:tabs>
          <w:tab w:val="left" w:pos="5280"/>
        </w:tabs>
        <w:jc w:val="left"/>
        <w:rPr>
          <w:rFonts w:asciiTheme="minorHAnsi" w:hAnsiTheme="minorHAnsi" w:cstheme="minorHAnsi"/>
          <w:sz w:val="32"/>
          <w:szCs w:val="32"/>
          <w:lang w:val="it-CH"/>
        </w:rPr>
      </w:pPr>
    </w:p>
    <w:p w14:paraId="0E243485" w14:textId="1531456E" w:rsidR="00944E56" w:rsidRPr="00C03B2B" w:rsidRDefault="00094606" w:rsidP="00E65F3C">
      <w:pPr>
        <w:ind w:left="5670"/>
        <w:jc w:val="left"/>
        <w:rPr>
          <w:rFonts w:asciiTheme="minorHAnsi" w:hAnsiTheme="minorHAnsi" w:cstheme="minorHAnsi"/>
          <w:sz w:val="32"/>
          <w:szCs w:val="32"/>
          <w:lang w:val="en-US"/>
        </w:rPr>
      </w:pPr>
      <w:r w:rsidRPr="00C03B2B">
        <w:rPr>
          <w:rFonts w:asciiTheme="minorHAnsi" w:hAnsiTheme="minorHAnsi" w:cstheme="minorHAnsi"/>
          <w:b/>
          <w:sz w:val="32"/>
          <w:szCs w:val="32"/>
          <w:lang w:val="en-US"/>
        </w:rPr>
        <w:t>Supervisor</w:t>
      </w:r>
      <w:r w:rsidR="00944E56" w:rsidRPr="00C03B2B">
        <w:rPr>
          <w:rFonts w:asciiTheme="minorHAnsi" w:hAnsiTheme="minorHAnsi" w:cstheme="minorHAnsi"/>
          <w:b/>
          <w:sz w:val="32"/>
          <w:szCs w:val="32"/>
          <w:lang w:val="en-US"/>
        </w:rPr>
        <w:t>:</w:t>
      </w:r>
      <w:r w:rsidR="00944E56" w:rsidRPr="00C03B2B">
        <w:rPr>
          <w:rFonts w:asciiTheme="minorHAnsi" w:hAnsiTheme="minorHAnsi" w:cstheme="minorHAnsi"/>
          <w:b/>
          <w:sz w:val="32"/>
          <w:szCs w:val="32"/>
          <w:lang w:val="en-US"/>
        </w:rPr>
        <w:br/>
      </w:r>
      <w:r w:rsidR="0052139D" w:rsidRPr="00C03B2B">
        <w:rPr>
          <w:rFonts w:asciiTheme="minorHAnsi" w:hAnsiTheme="minorHAnsi" w:cstheme="minorHAnsi"/>
          <w:sz w:val="32"/>
          <w:szCs w:val="32"/>
          <w:lang w:val="en-US"/>
        </w:rPr>
        <w:t>Herr Lukas Fehr</w:t>
      </w:r>
    </w:p>
    <w:p w14:paraId="1DFF814D" w14:textId="77777777" w:rsidR="00944E56" w:rsidRPr="00C03B2B" w:rsidRDefault="00944E56" w:rsidP="00E65F3C">
      <w:pPr>
        <w:tabs>
          <w:tab w:val="left" w:pos="5280"/>
        </w:tabs>
        <w:ind w:left="5670"/>
        <w:jc w:val="left"/>
        <w:rPr>
          <w:rFonts w:asciiTheme="minorHAnsi" w:hAnsiTheme="minorHAnsi" w:cstheme="minorHAnsi"/>
          <w:sz w:val="32"/>
          <w:szCs w:val="32"/>
          <w:lang w:val="en-US"/>
        </w:rPr>
      </w:pPr>
    </w:p>
    <w:p w14:paraId="6E10162D" w14:textId="3ED029F2" w:rsidR="009A2ACE" w:rsidRPr="00C03B2B" w:rsidRDefault="00094606" w:rsidP="00E65F3C">
      <w:pPr>
        <w:ind w:left="5670"/>
        <w:jc w:val="left"/>
        <w:rPr>
          <w:rFonts w:asciiTheme="minorHAnsi" w:hAnsiTheme="minorHAnsi" w:cstheme="minorHAnsi"/>
          <w:sz w:val="32"/>
          <w:szCs w:val="32"/>
          <w:lang w:val="en-US"/>
        </w:rPr>
      </w:pPr>
      <w:r w:rsidRPr="00C03B2B">
        <w:rPr>
          <w:rFonts w:asciiTheme="minorHAnsi" w:hAnsiTheme="minorHAnsi" w:cstheme="minorHAnsi"/>
          <w:b/>
          <w:sz w:val="32"/>
          <w:szCs w:val="32"/>
          <w:lang w:val="en-US"/>
        </w:rPr>
        <w:t>Submitted on</w:t>
      </w:r>
      <w:r w:rsidR="00944E56" w:rsidRPr="00C03B2B">
        <w:rPr>
          <w:rFonts w:asciiTheme="minorHAnsi" w:hAnsiTheme="minorHAnsi" w:cstheme="minorHAnsi"/>
          <w:b/>
          <w:sz w:val="32"/>
          <w:szCs w:val="32"/>
          <w:lang w:val="en-US"/>
        </w:rPr>
        <w:t>:</w:t>
      </w:r>
      <w:r w:rsidRPr="00C03B2B">
        <w:rPr>
          <w:rFonts w:asciiTheme="minorHAnsi" w:hAnsiTheme="minorHAnsi" w:cstheme="minorHAnsi"/>
          <w:sz w:val="32"/>
          <w:szCs w:val="32"/>
          <w:lang w:val="en-US"/>
        </w:rPr>
        <w:br/>
      </w:r>
      <w:r w:rsidR="0052139D" w:rsidRPr="00C03B2B">
        <w:rPr>
          <w:rFonts w:asciiTheme="minorHAnsi" w:hAnsiTheme="minorHAnsi" w:cstheme="minorHAnsi"/>
          <w:sz w:val="32"/>
          <w:szCs w:val="32"/>
          <w:lang w:val="en-US"/>
        </w:rPr>
        <w:t>8</w:t>
      </w:r>
      <w:r w:rsidRPr="00C03B2B">
        <w:rPr>
          <w:rFonts w:asciiTheme="minorHAnsi" w:hAnsiTheme="minorHAnsi" w:cstheme="minorHAnsi"/>
          <w:sz w:val="32"/>
          <w:szCs w:val="32"/>
          <w:lang w:val="en-US"/>
        </w:rPr>
        <w:t xml:space="preserve"> January</w:t>
      </w:r>
      <w:r w:rsidR="00944E56" w:rsidRPr="00C03B2B">
        <w:rPr>
          <w:rFonts w:asciiTheme="minorHAnsi" w:hAnsiTheme="minorHAnsi" w:cstheme="minorHAnsi"/>
          <w:sz w:val="32"/>
          <w:szCs w:val="32"/>
          <w:lang w:val="en-US"/>
        </w:rPr>
        <w:t xml:space="preserve"> </w:t>
      </w:r>
      <w:r w:rsidR="008666AE" w:rsidRPr="00C03B2B">
        <w:rPr>
          <w:rFonts w:asciiTheme="minorHAnsi" w:hAnsiTheme="minorHAnsi" w:cstheme="minorHAnsi"/>
          <w:sz w:val="32"/>
          <w:szCs w:val="32"/>
          <w:lang w:val="en-US"/>
        </w:rPr>
        <w:t>202</w:t>
      </w:r>
      <w:r w:rsidR="0052139D" w:rsidRPr="00C03B2B">
        <w:rPr>
          <w:rFonts w:asciiTheme="minorHAnsi" w:hAnsiTheme="minorHAnsi" w:cstheme="minorHAnsi"/>
          <w:sz w:val="32"/>
          <w:szCs w:val="32"/>
          <w:lang w:val="en-US"/>
        </w:rPr>
        <w:t>4</w:t>
      </w:r>
      <w:r w:rsidR="009A2ACE" w:rsidRPr="00C03B2B">
        <w:rPr>
          <w:rFonts w:asciiTheme="minorHAnsi" w:hAnsiTheme="minorHAnsi" w:cstheme="minorHAnsi"/>
          <w:sz w:val="32"/>
          <w:szCs w:val="32"/>
          <w:lang w:val="en-US"/>
        </w:rPr>
        <w:br w:type="page"/>
      </w:r>
    </w:p>
    <w:p w14:paraId="7A2FA6D1" w14:textId="77777777" w:rsidR="009A2ACE" w:rsidRPr="00C03B2B" w:rsidRDefault="00094606" w:rsidP="00EA589D">
      <w:pPr>
        <w:pStyle w:val="Heading1"/>
        <w:numPr>
          <w:ilvl w:val="0"/>
          <w:numId w:val="0"/>
        </w:numPr>
        <w:ind w:left="432" w:hanging="432"/>
        <w:rPr>
          <w:lang w:val="en-US"/>
        </w:rPr>
      </w:pPr>
      <w:bookmarkStart w:id="0" w:name="_Toc155122152"/>
      <w:r w:rsidRPr="00C03B2B">
        <w:rPr>
          <w:lang w:val="en-US"/>
        </w:rPr>
        <w:lastRenderedPageBreak/>
        <w:t>Preface</w:t>
      </w:r>
      <w:bookmarkEnd w:id="0"/>
    </w:p>
    <w:p w14:paraId="611C7393" w14:textId="77777777" w:rsidR="00592253" w:rsidRPr="00C03B2B" w:rsidRDefault="00592253" w:rsidP="00592253">
      <w:pPr>
        <w:rPr>
          <w:lang w:val="en-US"/>
        </w:rPr>
      </w:pPr>
      <w:bookmarkStart w:id="1" w:name="_Hlk153706816"/>
      <w:r w:rsidRPr="00C03B2B">
        <w:rPr>
          <w:lang w:val="en-US"/>
        </w:rPr>
        <w:t>In the pursuit of finding a desirable topic for my Matura project, my objective was to combine two of my passions: chess and coding. I have been playing chess for an extended period. My grandfather first introduced me to the game when I was young. He and my uncle played frequently against each other, and by watching them play, I was inspired to start playing as well. I never indulged in chess competitively, but I enjoy playing with my family and friends. Its simple rules and complicated strategies appealed to me. My second interest revolving around my work is coding. Being raised by parents who were programmers, I came across the subject of computer languages often, however I did not have proper coding experience prior to my work. Despite my limited programming knowledge, I found coding appealing, because of its logical way of thinking and creativity. So, I was driven to learn this skill in the result of my work.</w:t>
      </w:r>
      <w:bookmarkEnd w:id="1"/>
    </w:p>
    <w:p w14:paraId="1B8ABB47" w14:textId="77777777" w:rsidR="00592253" w:rsidRPr="00C03B2B" w:rsidRDefault="00592253" w:rsidP="00592253">
      <w:pPr>
        <w:rPr>
          <w:lang w:val="en-US"/>
        </w:rPr>
      </w:pPr>
      <w:r w:rsidRPr="00C03B2B">
        <w:rPr>
          <w:lang w:val="en-US"/>
        </w:rPr>
        <w:t>With my goal in mind, I came up with the idea of programming different versions of chess by changing the rules of the age-old game. I was inspired by a website called chess.com that has published multiple variations of chess, which I found enjoyable to play. These alternatives ways of playing chess made the game less serious and more diversified. Consequently, I was excited to come up with my own ideas of ways to play chess. By changing the rules accordingly, my goal was to make chess more enjoyable for people that may not appreciate its strategic complexity and pure memorization.</w:t>
      </w:r>
    </w:p>
    <w:p w14:paraId="552117D8" w14:textId="381719C2" w:rsidR="00C23DA6" w:rsidRPr="00C03B2B" w:rsidRDefault="00C23DA6" w:rsidP="00592253">
      <w:pPr>
        <w:rPr>
          <w:lang w:val="en-US"/>
        </w:rPr>
      </w:pPr>
      <w:r w:rsidRPr="00005D34">
        <w:rPr>
          <w:noProof/>
          <w:lang w:val="en-US"/>
        </w:rPr>
        <mc:AlternateContent>
          <mc:Choice Requires="wps">
            <w:drawing>
              <wp:anchor distT="0" distB="0" distL="114300" distR="114300" simplePos="0" relativeHeight="251667456" behindDoc="1" locked="0" layoutInCell="1" allowOverlap="1" wp14:anchorId="6943EA9C" wp14:editId="0E55B87C">
                <wp:simplePos x="0" y="0"/>
                <wp:positionH relativeFrom="column">
                  <wp:posOffset>3261360</wp:posOffset>
                </wp:positionH>
                <wp:positionV relativeFrom="paragraph">
                  <wp:posOffset>3862705</wp:posOffset>
                </wp:positionV>
                <wp:extent cx="2538730" cy="635"/>
                <wp:effectExtent l="0" t="0" r="1270" b="0"/>
                <wp:wrapTight wrapText="bothSides">
                  <wp:wrapPolygon edited="0">
                    <wp:start x="0" y="0"/>
                    <wp:lineTo x="0" y="18783"/>
                    <wp:lineTo x="21503" y="18783"/>
                    <wp:lineTo x="21503" y="0"/>
                    <wp:lineTo x="0" y="0"/>
                  </wp:wrapPolygon>
                </wp:wrapTight>
                <wp:docPr id="914957491" name="Text Box 1"/>
                <wp:cNvGraphicFramePr/>
                <a:graphic xmlns:a="http://schemas.openxmlformats.org/drawingml/2006/main">
                  <a:graphicData uri="http://schemas.microsoft.com/office/word/2010/wordprocessingShape">
                    <wps:wsp>
                      <wps:cNvSpPr txBox="1"/>
                      <wps:spPr>
                        <a:xfrm>
                          <a:off x="0" y="0"/>
                          <a:ext cx="2538730" cy="635"/>
                        </a:xfrm>
                        <a:prstGeom prst="rect">
                          <a:avLst/>
                        </a:prstGeom>
                        <a:solidFill>
                          <a:prstClr val="white"/>
                        </a:solidFill>
                        <a:ln>
                          <a:noFill/>
                        </a:ln>
                      </wps:spPr>
                      <wps:txbx>
                        <w:txbxContent>
                          <w:p w14:paraId="5CBF75CD" w14:textId="067FB3CF" w:rsidR="00C23DA6" w:rsidRPr="00AA6157" w:rsidRDefault="00C23DA6" w:rsidP="00C23DA6">
                            <w:pPr>
                              <w:pStyle w:val="Caption"/>
                              <w:rPr>
                                <w:noProof/>
                                <w:color w:val="0D0D0D" w:themeColor="text1" w:themeTint="F2"/>
                                <w:sz w:val="22"/>
                                <w:szCs w:val="22"/>
                                <w:lang w:val="en-US"/>
                              </w:rPr>
                            </w:pPr>
                            <w:bookmarkStart w:id="2" w:name="_Toc155112930"/>
                            <w:r w:rsidRPr="00C23DA6">
                              <w:rPr>
                                <w:lang w:val="en-US"/>
                              </w:rPr>
                              <w:t xml:space="preserve">Figure </w:t>
                            </w:r>
                            <w:r>
                              <w:fldChar w:fldCharType="begin"/>
                            </w:r>
                            <w:r w:rsidRPr="00C23DA6">
                              <w:rPr>
                                <w:lang w:val="en-US"/>
                              </w:rPr>
                              <w:instrText xml:space="preserve"> SEQ Figure \* ARABIC </w:instrText>
                            </w:r>
                            <w:r>
                              <w:fldChar w:fldCharType="separate"/>
                            </w:r>
                            <w:r w:rsidR="00C03B2B">
                              <w:rPr>
                                <w:noProof/>
                                <w:lang w:val="en-US"/>
                              </w:rPr>
                              <w:t>1</w:t>
                            </w:r>
                            <w:r>
                              <w:fldChar w:fldCharType="end"/>
                            </w:r>
                            <w:r w:rsidRPr="00C23DA6">
                              <w:rPr>
                                <w:lang w:val="en-US"/>
                              </w:rPr>
                              <w:t xml:space="preserve"> Chess 960 Starting Position</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43EA9C" id="_x0000_t202" coordsize="21600,21600" o:spt="202" path="m,l,21600r21600,l21600,xe">
                <v:stroke joinstyle="miter"/>
                <v:path gradientshapeok="t" o:connecttype="rect"/>
              </v:shapetype>
              <v:shape id="Text Box 1" o:spid="_x0000_s1026" type="#_x0000_t202" style="position:absolute;left:0;text-align:left;margin-left:256.8pt;margin-top:304.15pt;width:199.9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" stroked="f">
                <v:textbox style="mso-fit-shape-to-text:t" inset="0,0,0,0">
                  <w:txbxContent>
                    <w:p w14:paraId="5CBF75CD" w14:textId="067FB3CF" w:rsidR="00C23DA6" w:rsidRPr="00AA6157" w:rsidRDefault="00C23DA6" w:rsidP="00C23DA6">
                      <w:pPr>
                        <w:pStyle w:val="Caption"/>
                        <w:rPr>
                          <w:noProof/>
                          <w:color w:val="0D0D0D" w:themeColor="text1" w:themeTint="F2"/>
                          <w:sz w:val="22"/>
                          <w:szCs w:val="22"/>
                          <w:lang w:val="en-US"/>
                        </w:rPr>
                      </w:pPr>
                      <w:bookmarkStart w:id="15" w:name="_Toc155112930"/>
                      <w:r w:rsidRPr="00C23DA6">
                        <w:rPr>
                          <w:lang w:val="en-US"/>
                        </w:rPr>
                        <w:t xml:space="preserve">Figure </w:t>
                      </w:r>
                      <w:r>
                        <w:fldChar w:fldCharType="begin"/>
                      </w:r>
                      <w:r w:rsidRPr="00C23DA6">
                        <w:rPr>
                          <w:lang w:val="en-US"/>
                        </w:rPr>
                        <w:instrText xml:space="preserve"> SEQ Figure \* ARABIC </w:instrText>
                      </w:r>
                      <w:r>
                        <w:fldChar w:fldCharType="separate"/>
                      </w:r>
                      <w:r w:rsidR="00C03B2B">
                        <w:rPr>
                          <w:noProof/>
                          <w:lang w:val="en-US"/>
                        </w:rPr>
                        <w:t>1</w:t>
                      </w:r>
                      <w:r>
                        <w:fldChar w:fldCharType="end"/>
                      </w:r>
                      <w:r w:rsidRPr="00C23DA6">
                        <w:rPr>
                          <w:lang w:val="en-US"/>
                        </w:rPr>
                        <w:t xml:space="preserve"> Chess 960 Starting Position</w:t>
                      </w:r>
                      <w:bookmarkEnd w:id="15"/>
                    </w:p>
                  </w:txbxContent>
                </v:textbox>
                <w10:wrap type="tight"/>
              </v:shape>
            </w:pict>
          </mc:Fallback>
        </mc:AlternateContent>
      </w:r>
      <w:r w:rsidR="00592253" w:rsidRPr="00C03B2B">
        <w:rPr>
          <w:noProof/>
          <w:lang w:val="en-US"/>
        </w:rPr>
        <w:drawing>
          <wp:anchor distT="0" distB="0" distL="114300" distR="114300" simplePos="0" relativeHeight="251665408" behindDoc="1" locked="0" layoutInCell="1" allowOverlap="1" wp14:anchorId="0C248851" wp14:editId="73327EE2">
            <wp:simplePos x="0" y="0"/>
            <wp:positionH relativeFrom="column">
              <wp:posOffset>3259455</wp:posOffset>
            </wp:positionH>
            <wp:positionV relativeFrom="paragraph">
              <wp:posOffset>1259205</wp:posOffset>
            </wp:positionV>
            <wp:extent cx="2538730" cy="2545715"/>
            <wp:effectExtent l="0" t="0" r="0" b="0"/>
            <wp:wrapTight wrapText="bothSides">
              <wp:wrapPolygon edited="0">
                <wp:start x="0" y="0"/>
                <wp:lineTo x="0" y="21498"/>
                <wp:lineTo x="21395" y="21498"/>
                <wp:lineTo x="21395" y="0"/>
                <wp:lineTo x="0" y="0"/>
              </wp:wrapPolygon>
            </wp:wrapTight>
            <wp:docPr id="688507782" name="Grafik 1" descr="A game of chess pie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07782" name="Grafik 1" descr="A game of chess piec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8730" cy="2545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2253" w:rsidRPr="00C03B2B">
        <w:rPr>
          <w:lang w:val="en-US"/>
        </w:rPr>
        <w:t xml:space="preserve">I took inspiration from a quote of the famous chess grand master Bobby Fisher, </w:t>
      </w:r>
      <w:r w:rsidRPr="00C03B2B">
        <w:rPr>
          <w:lang w:val="en-US"/>
        </w:rPr>
        <w:t>whose respond was the following to an interview question</w:t>
      </w:r>
      <w:r w:rsidR="00592253" w:rsidRPr="00C03B2B">
        <w:rPr>
          <w:lang w:val="en-US"/>
        </w:rPr>
        <w:t xml:space="preserve">: </w:t>
      </w:r>
    </w:p>
    <w:p w14:paraId="69B9D1A5" w14:textId="00820D05" w:rsidR="00C23DA6" w:rsidRPr="00C03B2B" w:rsidRDefault="009E1174" w:rsidP="00C23DA6">
      <w:pPr>
        <w:rPr>
          <w:lang w:val="en-US"/>
        </w:rPr>
      </w:pPr>
      <w:r w:rsidRPr="00C03B2B">
        <w:rPr>
          <w:lang w:val="en-US"/>
        </w:rPr>
        <w:t>“</w:t>
      </w:r>
      <w:r w:rsidR="00C23DA6" w:rsidRPr="00C03B2B">
        <w:rPr>
          <w:b/>
          <w:bCs/>
          <w:lang w:val="en-US"/>
        </w:rPr>
        <w:t>Interviewer</w:t>
      </w:r>
      <w:r w:rsidR="00C23DA6" w:rsidRPr="00C03B2B">
        <w:rPr>
          <w:lang w:val="en-US"/>
        </w:rPr>
        <w:t>: Why do you hate Chess? Being the be… probably, possibly, the best Chess player ever?</w:t>
      </w:r>
    </w:p>
    <w:p w14:paraId="1C5BE477" w14:textId="40BB6F5E" w:rsidR="00C23DA6" w:rsidRPr="00C03B2B" w:rsidRDefault="00C23DA6" w:rsidP="00C23DA6">
      <w:pPr>
        <w:rPr>
          <w:lang w:val="en-US"/>
        </w:rPr>
      </w:pPr>
      <w:r w:rsidRPr="00C03B2B">
        <w:rPr>
          <w:b/>
          <w:bCs/>
          <w:lang w:val="en-US"/>
        </w:rPr>
        <w:t>Bobby</w:t>
      </w:r>
      <w:r w:rsidRPr="00C03B2B">
        <w:rPr>
          <w:lang w:val="en-US"/>
        </w:rPr>
        <w:t>: Because I know what Chess all is about! It’s all about memorization. It’s all about pre-arrangement…</w:t>
      </w:r>
      <w:r w:rsidR="009E1174" w:rsidRPr="00C03B2B">
        <w:rPr>
          <w:lang w:val="en-US"/>
        </w:rPr>
        <w:t>”</w:t>
      </w:r>
      <w:sdt>
        <w:sdtPr>
          <w:rPr>
            <w:lang w:val="en-US"/>
          </w:rPr>
          <w:id w:val="-57018626"/>
          <w:citation/>
        </w:sdtPr>
        <w:sdtContent>
          <w:r w:rsidR="009E1174" w:rsidRPr="00C03B2B">
            <w:rPr>
              <w:lang w:val="en-US"/>
            </w:rPr>
            <w:fldChar w:fldCharType="begin"/>
          </w:r>
          <w:r w:rsidR="009E1174" w:rsidRPr="00C03B2B">
            <w:rPr>
              <w:lang w:val="en-US"/>
            </w:rPr>
            <w:instrText xml:space="preserve"> CITATION alg22 \l 4108 </w:instrText>
          </w:r>
          <w:r w:rsidR="009E1174" w:rsidRPr="00C03B2B">
            <w:rPr>
              <w:lang w:val="en-US"/>
            </w:rPr>
            <w:fldChar w:fldCharType="separate"/>
          </w:r>
          <w:r w:rsidR="00C03B2B" w:rsidRPr="00363065">
            <w:rPr>
              <w:noProof/>
              <w:lang w:val="en-US"/>
            </w:rPr>
            <w:t xml:space="preserve"> </w:t>
          </w:r>
          <w:r w:rsidR="00C03B2B" w:rsidRPr="00005D34">
            <w:rPr>
              <w:noProof/>
              <w:lang w:val="en-US"/>
            </w:rPr>
            <w:t>(algekalipso, 2022)</w:t>
          </w:r>
          <w:r w:rsidR="009E1174" w:rsidRPr="00C03B2B">
            <w:rPr>
              <w:lang w:val="en-US"/>
            </w:rPr>
            <w:fldChar w:fldCharType="end"/>
          </w:r>
        </w:sdtContent>
      </w:sdt>
    </w:p>
    <w:p w14:paraId="343F4359" w14:textId="40BD6867" w:rsidR="00592253" w:rsidRPr="00C03B2B" w:rsidRDefault="00592253" w:rsidP="00592253">
      <w:pPr>
        <w:rPr>
          <w:lang w:val="en-US"/>
        </w:rPr>
      </w:pPr>
      <w:r w:rsidRPr="00C03B2B">
        <w:rPr>
          <w:lang w:val="en-US"/>
        </w:rPr>
        <w:t>In this statement, Fisher aims to emphasize that a significant aspect of playing chess involves memorization. Because the starting position of chess is always the same, at advanced levels of chess, the initial moves, known as the opening, are preplanned. In this phase experienced players know the optimal response to each move, which they learn prior the game. Fisher heavily criticizes this aspect of the game because it does not involve creative thinking, rather than rote learning. In response Fisher came up with a new way of playing chess. In this variation, the initial row on each side, where the pieces, excluding the pawns, are positioned, are randomly rearranged. With each new game, players encounter a randomly shuffled board that they have not prepared for. In this way players must prioritize strategy and creativity rather than relying solely on pregame knowledge. This game mode is called Fischer Random Chess or Chess960 and it was published in 1996.</w:t>
      </w:r>
    </w:p>
    <w:p w14:paraId="7A077BC7" w14:textId="77777777" w:rsidR="00592253" w:rsidRPr="00C03B2B" w:rsidRDefault="00592253" w:rsidP="00592253">
      <w:pPr>
        <w:rPr>
          <w:lang w:val="en-US"/>
        </w:rPr>
      </w:pPr>
      <w:r w:rsidRPr="00C03B2B">
        <w:rPr>
          <w:lang w:val="en-US"/>
        </w:rPr>
        <w:t>Following my work, Fisher inspired me to mitigate the memorization aspect of the game and focus on creativity.</w:t>
      </w:r>
    </w:p>
    <w:p w14:paraId="111FA47A" w14:textId="77777777" w:rsidR="009A2ACE" w:rsidRPr="00C03B2B" w:rsidRDefault="009A2ACE" w:rsidP="009A2ACE">
      <w:pPr>
        <w:rPr>
          <w:rFonts w:cs="Arial"/>
          <w:color w:val="444444"/>
          <w:sz w:val="19"/>
          <w:szCs w:val="19"/>
          <w:lang w:val="en-US"/>
        </w:rPr>
      </w:pPr>
      <w:r w:rsidRPr="00C03B2B">
        <w:rPr>
          <w:rFonts w:cs="Arial"/>
          <w:color w:val="444444"/>
          <w:sz w:val="19"/>
          <w:szCs w:val="19"/>
          <w:lang w:val="en-US"/>
        </w:rPr>
        <w:br w:type="page"/>
      </w:r>
    </w:p>
    <w:p w14:paraId="05F59C3D" w14:textId="3372090B" w:rsidR="009A2ACE" w:rsidRPr="00C03B2B" w:rsidRDefault="00094606" w:rsidP="00EA589D">
      <w:pPr>
        <w:pStyle w:val="Heading1"/>
        <w:numPr>
          <w:ilvl w:val="0"/>
          <w:numId w:val="0"/>
        </w:numPr>
        <w:ind w:left="432" w:hanging="432"/>
        <w:rPr>
          <w:lang w:val="en-US"/>
        </w:rPr>
      </w:pPr>
      <w:bookmarkStart w:id="3" w:name="_Toc155122153"/>
      <w:r w:rsidRPr="00C03B2B">
        <w:rPr>
          <w:lang w:val="en-US"/>
        </w:rPr>
        <w:lastRenderedPageBreak/>
        <w:t>Table of Content</w:t>
      </w:r>
      <w:r w:rsidR="00630155" w:rsidRPr="00C03B2B">
        <w:rPr>
          <w:lang w:val="en-US"/>
        </w:rPr>
        <w:t>s</w:t>
      </w:r>
      <w:bookmarkEnd w:id="3"/>
    </w:p>
    <w:p w14:paraId="1DD5728C" w14:textId="193E8573" w:rsidR="00005D34" w:rsidRDefault="000C36A4">
      <w:pPr>
        <w:pStyle w:val="TOC1"/>
        <w:tabs>
          <w:tab w:val="right" w:leader="dot" w:pos="9061"/>
        </w:tabs>
        <w:rPr>
          <w:rFonts w:asciiTheme="minorHAnsi" w:eastAsiaTheme="minorEastAsia" w:hAnsiTheme="minorHAnsi"/>
          <w:b w:val="0"/>
          <w:noProof/>
          <w:color w:val="auto"/>
          <w:kern w:val="2"/>
          <w:sz w:val="24"/>
          <w:szCs w:val="24"/>
          <w:lang w:val="en-CH" w:eastAsia="en-GB"/>
          <w14:ligatures w14:val="standardContextual"/>
        </w:rPr>
      </w:pPr>
      <w:r w:rsidRPr="00C03B2B">
        <w:rPr>
          <w:b w:val="0"/>
          <w:lang w:val="en-US"/>
        </w:rPr>
        <w:fldChar w:fldCharType="begin"/>
      </w:r>
      <w:r w:rsidRPr="00C03B2B">
        <w:rPr>
          <w:b w:val="0"/>
          <w:lang w:val="en-US"/>
        </w:rPr>
        <w:instrText xml:space="preserve"> TOC \o "1-3" \h \z \u </w:instrText>
      </w:r>
      <w:r w:rsidRPr="00C03B2B">
        <w:rPr>
          <w:b w:val="0"/>
          <w:lang w:val="en-US"/>
        </w:rPr>
        <w:fldChar w:fldCharType="separate"/>
      </w:r>
      <w:hyperlink w:anchor="_Toc155122152" w:history="1">
        <w:r w:rsidR="00005D34" w:rsidRPr="00975AAE">
          <w:rPr>
            <w:rStyle w:val="Hyperlink"/>
            <w:noProof/>
            <w:lang w:val="en-US"/>
          </w:rPr>
          <w:t>Preface</w:t>
        </w:r>
        <w:r w:rsidR="00005D34">
          <w:rPr>
            <w:noProof/>
            <w:webHidden/>
          </w:rPr>
          <w:tab/>
        </w:r>
        <w:r w:rsidR="00005D34">
          <w:rPr>
            <w:noProof/>
            <w:webHidden/>
          </w:rPr>
          <w:fldChar w:fldCharType="begin"/>
        </w:r>
        <w:r w:rsidR="00005D34">
          <w:rPr>
            <w:noProof/>
            <w:webHidden/>
          </w:rPr>
          <w:instrText xml:space="preserve"> PAGEREF _Toc155122152 \h </w:instrText>
        </w:r>
        <w:r w:rsidR="00005D34">
          <w:rPr>
            <w:noProof/>
            <w:webHidden/>
          </w:rPr>
        </w:r>
        <w:r w:rsidR="00005D34">
          <w:rPr>
            <w:noProof/>
            <w:webHidden/>
          </w:rPr>
          <w:fldChar w:fldCharType="separate"/>
        </w:r>
        <w:r w:rsidR="00005D34">
          <w:rPr>
            <w:noProof/>
            <w:webHidden/>
          </w:rPr>
          <w:t>II</w:t>
        </w:r>
        <w:r w:rsidR="00005D34">
          <w:rPr>
            <w:noProof/>
            <w:webHidden/>
          </w:rPr>
          <w:fldChar w:fldCharType="end"/>
        </w:r>
      </w:hyperlink>
    </w:p>
    <w:p w14:paraId="20981C4F" w14:textId="7372DEA1" w:rsidR="00005D34" w:rsidRDefault="00005D34">
      <w:pPr>
        <w:pStyle w:val="TOC1"/>
        <w:tabs>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122153" w:history="1">
        <w:r w:rsidRPr="00975AAE">
          <w:rPr>
            <w:rStyle w:val="Hyperlink"/>
            <w:noProof/>
            <w:lang w:val="en-US"/>
          </w:rPr>
          <w:t>Table of Contents</w:t>
        </w:r>
        <w:r>
          <w:rPr>
            <w:noProof/>
            <w:webHidden/>
          </w:rPr>
          <w:tab/>
        </w:r>
        <w:r>
          <w:rPr>
            <w:noProof/>
            <w:webHidden/>
          </w:rPr>
          <w:fldChar w:fldCharType="begin"/>
        </w:r>
        <w:r>
          <w:rPr>
            <w:noProof/>
            <w:webHidden/>
          </w:rPr>
          <w:instrText xml:space="preserve"> PAGEREF _Toc155122153 \h </w:instrText>
        </w:r>
        <w:r>
          <w:rPr>
            <w:noProof/>
            <w:webHidden/>
          </w:rPr>
        </w:r>
        <w:r>
          <w:rPr>
            <w:noProof/>
            <w:webHidden/>
          </w:rPr>
          <w:fldChar w:fldCharType="separate"/>
        </w:r>
        <w:r>
          <w:rPr>
            <w:noProof/>
            <w:webHidden/>
          </w:rPr>
          <w:t>III</w:t>
        </w:r>
        <w:r>
          <w:rPr>
            <w:noProof/>
            <w:webHidden/>
          </w:rPr>
          <w:fldChar w:fldCharType="end"/>
        </w:r>
      </w:hyperlink>
    </w:p>
    <w:p w14:paraId="0682C610" w14:textId="04ABBE64" w:rsidR="00005D34" w:rsidRDefault="00005D34">
      <w:pPr>
        <w:pStyle w:val="TOC1"/>
        <w:tabs>
          <w:tab w:val="left" w:pos="720"/>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122154" w:history="1">
        <w:r w:rsidRPr="00975AAE">
          <w:rPr>
            <w:rStyle w:val="Hyperlink"/>
            <w:noProof/>
            <w:lang w:val="en-US"/>
          </w:rPr>
          <w:t>1</w:t>
        </w:r>
        <w:r>
          <w:rPr>
            <w:rFonts w:asciiTheme="minorHAnsi" w:eastAsiaTheme="minorEastAsia" w:hAnsiTheme="minorHAnsi"/>
            <w:b w:val="0"/>
            <w:noProof/>
            <w:color w:val="auto"/>
            <w:kern w:val="2"/>
            <w:sz w:val="24"/>
            <w:szCs w:val="24"/>
            <w:lang w:val="en-CH" w:eastAsia="en-GB"/>
            <w14:ligatures w14:val="standardContextual"/>
          </w:rPr>
          <w:tab/>
        </w:r>
        <w:r w:rsidRPr="00975AAE">
          <w:rPr>
            <w:rStyle w:val="Hyperlink"/>
            <w:noProof/>
            <w:lang w:val="en-US"/>
          </w:rPr>
          <w:t>Introduction</w:t>
        </w:r>
        <w:r>
          <w:rPr>
            <w:noProof/>
            <w:webHidden/>
          </w:rPr>
          <w:tab/>
        </w:r>
        <w:r>
          <w:rPr>
            <w:noProof/>
            <w:webHidden/>
          </w:rPr>
          <w:fldChar w:fldCharType="begin"/>
        </w:r>
        <w:r>
          <w:rPr>
            <w:noProof/>
            <w:webHidden/>
          </w:rPr>
          <w:instrText xml:space="preserve"> PAGEREF _Toc155122154 \h </w:instrText>
        </w:r>
        <w:r>
          <w:rPr>
            <w:noProof/>
            <w:webHidden/>
          </w:rPr>
        </w:r>
        <w:r>
          <w:rPr>
            <w:noProof/>
            <w:webHidden/>
          </w:rPr>
          <w:fldChar w:fldCharType="separate"/>
        </w:r>
        <w:r>
          <w:rPr>
            <w:noProof/>
            <w:webHidden/>
          </w:rPr>
          <w:t>1</w:t>
        </w:r>
        <w:r>
          <w:rPr>
            <w:noProof/>
            <w:webHidden/>
          </w:rPr>
          <w:fldChar w:fldCharType="end"/>
        </w:r>
      </w:hyperlink>
    </w:p>
    <w:p w14:paraId="61F5129A" w14:textId="25F1664D" w:rsidR="00005D34" w:rsidRDefault="00005D34">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22155" w:history="1">
        <w:r w:rsidRPr="00975AAE">
          <w:rPr>
            <w:rStyle w:val="Hyperlink"/>
            <w:noProof/>
            <w:lang w:val="en-US"/>
          </w:rPr>
          <w:t>1.1</w:t>
        </w:r>
        <w:r>
          <w:rPr>
            <w:rFonts w:asciiTheme="minorHAnsi" w:eastAsiaTheme="minorEastAsia" w:hAnsiTheme="minorHAnsi"/>
            <w:noProof/>
            <w:color w:val="auto"/>
            <w:kern w:val="2"/>
            <w:sz w:val="24"/>
            <w:szCs w:val="24"/>
            <w:lang w:val="en-CH" w:eastAsia="en-GB"/>
            <w14:ligatures w14:val="standardContextual"/>
          </w:rPr>
          <w:tab/>
        </w:r>
        <w:r w:rsidRPr="00975AAE">
          <w:rPr>
            <w:rStyle w:val="Hyperlink"/>
            <w:noProof/>
            <w:lang w:val="en-US"/>
          </w:rPr>
          <w:t>Objectives and Guiding Questions</w:t>
        </w:r>
        <w:r>
          <w:rPr>
            <w:noProof/>
            <w:webHidden/>
          </w:rPr>
          <w:tab/>
        </w:r>
        <w:r>
          <w:rPr>
            <w:noProof/>
            <w:webHidden/>
          </w:rPr>
          <w:fldChar w:fldCharType="begin"/>
        </w:r>
        <w:r>
          <w:rPr>
            <w:noProof/>
            <w:webHidden/>
          </w:rPr>
          <w:instrText xml:space="preserve"> PAGEREF _Toc155122155 \h </w:instrText>
        </w:r>
        <w:r>
          <w:rPr>
            <w:noProof/>
            <w:webHidden/>
          </w:rPr>
        </w:r>
        <w:r>
          <w:rPr>
            <w:noProof/>
            <w:webHidden/>
          </w:rPr>
          <w:fldChar w:fldCharType="separate"/>
        </w:r>
        <w:r>
          <w:rPr>
            <w:noProof/>
            <w:webHidden/>
          </w:rPr>
          <w:t>1</w:t>
        </w:r>
        <w:r>
          <w:rPr>
            <w:noProof/>
            <w:webHidden/>
          </w:rPr>
          <w:fldChar w:fldCharType="end"/>
        </w:r>
      </w:hyperlink>
    </w:p>
    <w:p w14:paraId="11D78008" w14:textId="7DEC3B91" w:rsidR="00005D34" w:rsidRDefault="00005D34">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22156" w:history="1">
        <w:r w:rsidRPr="00975AAE">
          <w:rPr>
            <w:rStyle w:val="Hyperlink"/>
            <w:noProof/>
            <w:lang w:val="en-US"/>
          </w:rPr>
          <w:t>1.2</w:t>
        </w:r>
        <w:r>
          <w:rPr>
            <w:rFonts w:asciiTheme="minorHAnsi" w:eastAsiaTheme="minorEastAsia" w:hAnsiTheme="minorHAnsi"/>
            <w:noProof/>
            <w:color w:val="auto"/>
            <w:kern w:val="2"/>
            <w:sz w:val="24"/>
            <w:szCs w:val="24"/>
            <w:lang w:val="en-CH" w:eastAsia="en-GB"/>
            <w14:ligatures w14:val="standardContextual"/>
          </w:rPr>
          <w:tab/>
        </w:r>
        <w:r w:rsidRPr="00975AAE">
          <w:rPr>
            <w:rStyle w:val="Hyperlink"/>
            <w:noProof/>
            <w:lang w:val="en-US"/>
          </w:rPr>
          <w:t>Procedure and Method</w:t>
        </w:r>
        <w:r>
          <w:rPr>
            <w:noProof/>
            <w:webHidden/>
          </w:rPr>
          <w:tab/>
        </w:r>
        <w:r>
          <w:rPr>
            <w:noProof/>
            <w:webHidden/>
          </w:rPr>
          <w:fldChar w:fldCharType="begin"/>
        </w:r>
        <w:r>
          <w:rPr>
            <w:noProof/>
            <w:webHidden/>
          </w:rPr>
          <w:instrText xml:space="preserve"> PAGEREF _Toc155122156 \h </w:instrText>
        </w:r>
        <w:r>
          <w:rPr>
            <w:noProof/>
            <w:webHidden/>
          </w:rPr>
        </w:r>
        <w:r>
          <w:rPr>
            <w:noProof/>
            <w:webHidden/>
          </w:rPr>
          <w:fldChar w:fldCharType="separate"/>
        </w:r>
        <w:r>
          <w:rPr>
            <w:noProof/>
            <w:webHidden/>
          </w:rPr>
          <w:t>1</w:t>
        </w:r>
        <w:r>
          <w:rPr>
            <w:noProof/>
            <w:webHidden/>
          </w:rPr>
          <w:fldChar w:fldCharType="end"/>
        </w:r>
      </w:hyperlink>
    </w:p>
    <w:p w14:paraId="13575D78" w14:textId="47FEAA4D" w:rsidR="00005D34" w:rsidRDefault="00005D34">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22157" w:history="1">
        <w:r w:rsidRPr="00975AAE">
          <w:rPr>
            <w:rStyle w:val="Hyperlink"/>
            <w:noProof/>
            <w:lang w:val="en-US"/>
          </w:rPr>
          <w:t>1.3</w:t>
        </w:r>
        <w:r>
          <w:rPr>
            <w:rFonts w:asciiTheme="minorHAnsi" w:eastAsiaTheme="minorEastAsia" w:hAnsiTheme="minorHAnsi"/>
            <w:noProof/>
            <w:color w:val="auto"/>
            <w:kern w:val="2"/>
            <w:sz w:val="24"/>
            <w:szCs w:val="24"/>
            <w:lang w:val="en-CH" w:eastAsia="en-GB"/>
            <w14:ligatures w14:val="standardContextual"/>
          </w:rPr>
          <w:tab/>
        </w:r>
        <w:r w:rsidRPr="00975AAE">
          <w:rPr>
            <w:rStyle w:val="Hyperlink"/>
            <w:noProof/>
            <w:lang w:val="en-US"/>
          </w:rPr>
          <w:t>Structure of the Paper</w:t>
        </w:r>
        <w:r>
          <w:rPr>
            <w:noProof/>
            <w:webHidden/>
          </w:rPr>
          <w:tab/>
        </w:r>
        <w:r>
          <w:rPr>
            <w:noProof/>
            <w:webHidden/>
          </w:rPr>
          <w:fldChar w:fldCharType="begin"/>
        </w:r>
        <w:r>
          <w:rPr>
            <w:noProof/>
            <w:webHidden/>
          </w:rPr>
          <w:instrText xml:space="preserve"> PAGEREF _Toc155122157 \h </w:instrText>
        </w:r>
        <w:r>
          <w:rPr>
            <w:noProof/>
            <w:webHidden/>
          </w:rPr>
        </w:r>
        <w:r>
          <w:rPr>
            <w:noProof/>
            <w:webHidden/>
          </w:rPr>
          <w:fldChar w:fldCharType="separate"/>
        </w:r>
        <w:r>
          <w:rPr>
            <w:noProof/>
            <w:webHidden/>
          </w:rPr>
          <w:t>2</w:t>
        </w:r>
        <w:r>
          <w:rPr>
            <w:noProof/>
            <w:webHidden/>
          </w:rPr>
          <w:fldChar w:fldCharType="end"/>
        </w:r>
      </w:hyperlink>
    </w:p>
    <w:p w14:paraId="19A97EAA" w14:textId="7B0C82B0" w:rsidR="00005D34" w:rsidRDefault="00005D34">
      <w:pPr>
        <w:pStyle w:val="TOC1"/>
        <w:tabs>
          <w:tab w:val="left" w:pos="720"/>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122158" w:history="1">
        <w:r w:rsidRPr="00975AAE">
          <w:rPr>
            <w:rStyle w:val="Hyperlink"/>
            <w:noProof/>
            <w:lang w:val="en-US"/>
          </w:rPr>
          <w:t>2</w:t>
        </w:r>
        <w:r>
          <w:rPr>
            <w:rFonts w:asciiTheme="minorHAnsi" w:eastAsiaTheme="minorEastAsia" w:hAnsiTheme="minorHAnsi"/>
            <w:b w:val="0"/>
            <w:noProof/>
            <w:color w:val="auto"/>
            <w:kern w:val="2"/>
            <w:sz w:val="24"/>
            <w:szCs w:val="24"/>
            <w:lang w:val="en-CH" w:eastAsia="en-GB"/>
            <w14:ligatures w14:val="standardContextual"/>
          </w:rPr>
          <w:tab/>
        </w:r>
        <w:r w:rsidRPr="00975AAE">
          <w:rPr>
            <w:rStyle w:val="Hyperlink"/>
            <w:noProof/>
            <w:lang w:val="en-US"/>
          </w:rPr>
          <w:t>Initial Chess Code</w:t>
        </w:r>
        <w:r>
          <w:rPr>
            <w:noProof/>
            <w:webHidden/>
          </w:rPr>
          <w:tab/>
        </w:r>
        <w:r>
          <w:rPr>
            <w:noProof/>
            <w:webHidden/>
          </w:rPr>
          <w:fldChar w:fldCharType="begin"/>
        </w:r>
        <w:r>
          <w:rPr>
            <w:noProof/>
            <w:webHidden/>
          </w:rPr>
          <w:instrText xml:space="preserve"> PAGEREF _Toc155122158 \h </w:instrText>
        </w:r>
        <w:r>
          <w:rPr>
            <w:noProof/>
            <w:webHidden/>
          </w:rPr>
        </w:r>
        <w:r>
          <w:rPr>
            <w:noProof/>
            <w:webHidden/>
          </w:rPr>
          <w:fldChar w:fldCharType="separate"/>
        </w:r>
        <w:r>
          <w:rPr>
            <w:noProof/>
            <w:webHidden/>
          </w:rPr>
          <w:t>2</w:t>
        </w:r>
        <w:r>
          <w:rPr>
            <w:noProof/>
            <w:webHidden/>
          </w:rPr>
          <w:fldChar w:fldCharType="end"/>
        </w:r>
      </w:hyperlink>
    </w:p>
    <w:p w14:paraId="166D10D5" w14:textId="5C3E1758" w:rsidR="00005D34" w:rsidRDefault="00005D34">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22159" w:history="1">
        <w:r w:rsidRPr="00975AAE">
          <w:rPr>
            <w:rStyle w:val="Hyperlink"/>
            <w:noProof/>
            <w:lang w:val="en-US"/>
          </w:rPr>
          <w:t>2.1</w:t>
        </w:r>
        <w:r>
          <w:rPr>
            <w:rFonts w:asciiTheme="minorHAnsi" w:eastAsiaTheme="minorEastAsia" w:hAnsiTheme="minorHAnsi"/>
            <w:noProof/>
            <w:color w:val="auto"/>
            <w:kern w:val="2"/>
            <w:sz w:val="24"/>
            <w:szCs w:val="24"/>
            <w:lang w:val="en-CH" w:eastAsia="en-GB"/>
            <w14:ligatures w14:val="standardContextual"/>
          </w:rPr>
          <w:tab/>
        </w:r>
        <w:r w:rsidRPr="00975AAE">
          <w:rPr>
            <w:rStyle w:val="Hyperlink"/>
            <w:noProof/>
            <w:lang w:val="en-US"/>
          </w:rPr>
          <w:t>Logic of initial chess code</w:t>
        </w:r>
        <w:r>
          <w:rPr>
            <w:noProof/>
            <w:webHidden/>
          </w:rPr>
          <w:tab/>
        </w:r>
        <w:r>
          <w:rPr>
            <w:noProof/>
            <w:webHidden/>
          </w:rPr>
          <w:fldChar w:fldCharType="begin"/>
        </w:r>
        <w:r>
          <w:rPr>
            <w:noProof/>
            <w:webHidden/>
          </w:rPr>
          <w:instrText xml:space="preserve"> PAGEREF _Toc155122159 \h </w:instrText>
        </w:r>
        <w:r>
          <w:rPr>
            <w:noProof/>
            <w:webHidden/>
          </w:rPr>
        </w:r>
        <w:r>
          <w:rPr>
            <w:noProof/>
            <w:webHidden/>
          </w:rPr>
          <w:fldChar w:fldCharType="separate"/>
        </w:r>
        <w:r>
          <w:rPr>
            <w:noProof/>
            <w:webHidden/>
          </w:rPr>
          <w:t>2</w:t>
        </w:r>
        <w:r>
          <w:rPr>
            <w:noProof/>
            <w:webHidden/>
          </w:rPr>
          <w:fldChar w:fldCharType="end"/>
        </w:r>
      </w:hyperlink>
    </w:p>
    <w:p w14:paraId="712B8362" w14:textId="0C0F531B" w:rsidR="00005D34" w:rsidRDefault="00005D34">
      <w:pPr>
        <w:pStyle w:val="TOC3"/>
        <w:tabs>
          <w:tab w:val="left" w:pos="96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22160" w:history="1">
        <w:r w:rsidRPr="00975AAE">
          <w:rPr>
            <w:rStyle w:val="Hyperlink"/>
            <w:noProof/>
            <w:lang w:val="en-US"/>
          </w:rPr>
          <w:t>2.1.1</w:t>
        </w:r>
        <w:r>
          <w:rPr>
            <w:rFonts w:asciiTheme="minorHAnsi" w:eastAsiaTheme="minorEastAsia" w:hAnsiTheme="minorHAnsi"/>
            <w:noProof/>
            <w:color w:val="auto"/>
            <w:kern w:val="2"/>
            <w:sz w:val="24"/>
            <w:szCs w:val="24"/>
            <w:lang w:val="en-CH" w:eastAsia="en-GB"/>
            <w14:ligatures w14:val="standardContextual"/>
          </w:rPr>
          <w:tab/>
        </w:r>
        <w:r w:rsidRPr="00975AAE">
          <w:rPr>
            <w:rStyle w:val="Hyperlink"/>
            <w:noProof/>
            <w:lang w:val="en-US"/>
          </w:rPr>
          <w:t>Overview</w:t>
        </w:r>
        <w:r>
          <w:rPr>
            <w:noProof/>
            <w:webHidden/>
          </w:rPr>
          <w:tab/>
        </w:r>
        <w:r>
          <w:rPr>
            <w:noProof/>
            <w:webHidden/>
          </w:rPr>
          <w:fldChar w:fldCharType="begin"/>
        </w:r>
        <w:r>
          <w:rPr>
            <w:noProof/>
            <w:webHidden/>
          </w:rPr>
          <w:instrText xml:space="preserve"> PAGEREF _Toc155122160 \h </w:instrText>
        </w:r>
        <w:r>
          <w:rPr>
            <w:noProof/>
            <w:webHidden/>
          </w:rPr>
        </w:r>
        <w:r>
          <w:rPr>
            <w:noProof/>
            <w:webHidden/>
          </w:rPr>
          <w:fldChar w:fldCharType="separate"/>
        </w:r>
        <w:r>
          <w:rPr>
            <w:noProof/>
            <w:webHidden/>
          </w:rPr>
          <w:t>2</w:t>
        </w:r>
        <w:r>
          <w:rPr>
            <w:noProof/>
            <w:webHidden/>
          </w:rPr>
          <w:fldChar w:fldCharType="end"/>
        </w:r>
      </w:hyperlink>
    </w:p>
    <w:p w14:paraId="2D5C35CC" w14:textId="334CCB98" w:rsidR="00005D34" w:rsidRDefault="00005D34">
      <w:pPr>
        <w:pStyle w:val="TOC3"/>
        <w:tabs>
          <w:tab w:val="left" w:pos="96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22161" w:history="1">
        <w:r w:rsidRPr="00975AAE">
          <w:rPr>
            <w:rStyle w:val="Hyperlink"/>
            <w:noProof/>
            <w:lang w:val="en-US"/>
          </w:rPr>
          <w:t>2.1.2</w:t>
        </w:r>
        <w:r>
          <w:rPr>
            <w:rFonts w:asciiTheme="minorHAnsi" w:eastAsiaTheme="minorEastAsia" w:hAnsiTheme="minorHAnsi"/>
            <w:noProof/>
            <w:color w:val="auto"/>
            <w:kern w:val="2"/>
            <w:sz w:val="24"/>
            <w:szCs w:val="24"/>
            <w:lang w:val="en-CH" w:eastAsia="en-GB"/>
            <w14:ligatures w14:val="standardContextual"/>
          </w:rPr>
          <w:tab/>
        </w:r>
        <w:r w:rsidRPr="00975AAE">
          <w:rPr>
            <w:rStyle w:val="Hyperlink"/>
            <w:noProof/>
            <w:lang w:val="en-US"/>
          </w:rPr>
          <w:t>Control Flow</w:t>
        </w:r>
        <w:r>
          <w:rPr>
            <w:noProof/>
            <w:webHidden/>
          </w:rPr>
          <w:tab/>
        </w:r>
        <w:r>
          <w:rPr>
            <w:noProof/>
            <w:webHidden/>
          </w:rPr>
          <w:fldChar w:fldCharType="begin"/>
        </w:r>
        <w:r>
          <w:rPr>
            <w:noProof/>
            <w:webHidden/>
          </w:rPr>
          <w:instrText xml:space="preserve"> PAGEREF _Toc155122161 \h </w:instrText>
        </w:r>
        <w:r>
          <w:rPr>
            <w:noProof/>
            <w:webHidden/>
          </w:rPr>
        </w:r>
        <w:r>
          <w:rPr>
            <w:noProof/>
            <w:webHidden/>
          </w:rPr>
          <w:fldChar w:fldCharType="separate"/>
        </w:r>
        <w:r>
          <w:rPr>
            <w:noProof/>
            <w:webHidden/>
          </w:rPr>
          <w:t>4</w:t>
        </w:r>
        <w:r>
          <w:rPr>
            <w:noProof/>
            <w:webHidden/>
          </w:rPr>
          <w:fldChar w:fldCharType="end"/>
        </w:r>
      </w:hyperlink>
    </w:p>
    <w:p w14:paraId="45889BDD" w14:textId="40554A8C" w:rsidR="00005D34" w:rsidRDefault="00005D34">
      <w:pPr>
        <w:pStyle w:val="TOC3"/>
        <w:tabs>
          <w:tab w:val="left" w:pos="96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22162" w:history="1">
        <w:r w:rsidRPr="00975AAE">
          <w:rPr>
            <w:rStyle w:val="Hyperlink"/>
            <w:noProof/>
            <w:lang w:val="en-US"/>
          </w:rPr>
          <w:t>2.1.3</w:t>
        </w:r>
        <w:r>
          <w:rPr>
            <w:rFonts w:asciiTheme="minorHAnsi" w:eastAsiaTheme="minorEastAsia" w:hAnsiTheme="minorHAnsi"/>
            <w:noProof/>
            <w:color w:val="auto"/>
            <w:kern w:val="2"/>
            <w:sz w:val="24"/>
            <w:szCs w:val="24"/>
            <w:lang w:val="en-CH" w:eastAsia="en-GB"/>
            <w14:ligatures w14:val="standardContextual"/>
          </w:rPr>
          <w:tab/>
        </w:r>
        <w:r w:rsidRPr="00975AAE">
          <w:rPr>
            <w:rStyle w:val="Hyperlink"/>
            <w:noProof/>
            <w:lang w:val="en-US"/>
          </w:rPr>
          <w:t>Error Handling</w:t>
        </w:r>
        <w:r>
          <w:rPr>
            <w:noProof/>
            <w:webHidden/>
          </w:rPr>
          <w:tab/>
        </w:r>
        <w:r>
          <w:rPr>
            <w:noProof/>
            <w:webHidden/>
          </w:rPr>
          <w:fldChar w:fldCharType="begin"/>
        </w:r>
        <w:r>
          <w:rPr>
            <w:noProof/>
            <w:webHidden/>
          </w:rPr>
          <w:instrText xml:space="preserve"> PAGEREF _Toc155122162 \h </w:instrText>
        </w:r>
        <w:r>
          <w:rPr>
            <w:noProof/>
            <w:webHidden/>
          </w:rPr>
        </w:r>
        <w:r>
          <w:rPr>
            <w:noProof/>
            <w:webHidden/>
          </w:rPr>
          <w:fldChar w:fldCharType="separate"/>
        </w:r>
        <w:r>
          <w:rPr>
            <w:noProof/>
            <w:webHidden/>
          </w:rPr>
          <w:t>4</w:t>
        </w:r>
        <w:r>
          <w:rPr>
            <w:noProof/>
            <w:webHidden/>
          </w:rPr>
          <w:fldChar w:fldCharType="end"/>
        </w:r>
      </w:hyperlink>
    </w:p>
    <w:p w14:paraId="24D05570" w14:textId="3AFC9BE8" w:rsidR="00005D34" w:rsidRDefault="00005D34">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22163" w:history="1">
        <w:r w:rsidRPr="00975AAE">
          <w:rPr>
            <w:rStyle w:val="Hyperlink"/>
            <w:noProof/>
            <w:lang w:val="en-US"/>
          </w:rPr>
          <w:t>2.2</w:t>
        </w:r>
        <w:r>
          <w:rPr>
            <w:rFonts w:asciiTheme="minorHAnsi" w:eastAsiaTheme="minorEastAsia" w:hAnsiTheme="minorHAnsi"/>
            <w:noProof/>
            <w:color w:val="auto"/>
            <w:kern w:val="2"/>
            <w:sz w:val="24"/>
            <w:szCs w:val="24"/>
            <w:lang w:val="en-CH" w:eastAsia="en-GB"/>
            <w14:ligatures w14:val="standardContextual"/>
          </w:rPr>
          <w:tab/>
        </w:r>
        <w:r w:rsidRPr="00975AAE">
          <w:rPr>
            <w:rStyle w:val="Hyperlink"/>
            <w:noProof/>
            <w:lang w:val="en-US"/>
          </w:rPr>
          <w:t>GUI</w:t>
        </w:r>
        <w:r>
          <w:rPr>
            <w:noProof/>
            <w:webHidden/>
          </w:rPr>
          <w:tab/>
        </w:r>
        <w:r>
          <w:rPr>
            <w:noProof/>
            <w:webHidden/>
          </w:rPr>
          <w:fldChar w:fldCharType="begin"/>
        </w:r>
        <w:r>
          <w:rPr>
            <w:noProof/>
            <w:webHidden/>
          </w:rPr>
          <w:instrText xml:space="preserve"> PAGEREF _Toc155122163 \h </w:instrText>
        </w:r>
        <w:r>
          <w:rPr>
            <w:noProof/>
            <w:webHidden/>
          </w:rPr>
        </w:r>
        <w:r>
          <w:rPr>
            <w:noProof/>
            <w:webHidden/>
          </w:rPr>
          <w:fldChar w:fldCharType="separate"/>
        </w:r>
        <w:r>
          <w:rPr>
            <w:noProof/>
            <w:webHidden/>
          </w:rPr>
          <w:t>5</w:t>
        </w:r>
        <w:r>
          <w:rPr>
            <w:noProof/>
            <w:webHidden/>
          </w:rPr>
          <w:fldChar w:fldCharType="end"/>
        </w:r>
      </w:hyperlink>
    </w:p>
    <w:p w14:paraId="676A6F98" w14:textId="13510398" w:rsidR="00005D34" w:rsidRDefault="00005D34">
      <w:pPr>
        <w:pStyle w:val="TOC3"/>
        <w:tabs>
          <w:tab w:val="left" w:pos="96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22164" w:history="1">
        <w:r w:rsidRPr="00975AAE">
          <w:rPr>
            <w:rStyle w:val="Hyperlink"/>
            <w:noProof/>
            <w:lang w:val="en-US"/>
          </w:rPr>
          <w:t>2.2.1</w:t>
        </w:r>
        <w:r>
          <w:rPr>
            <w:rFonts w:asciiTheme="minorHAnsi" w:eastAsiaTheme="minorEastAsia" w:hAnsiTheme="minorHAnsi"/>
            <w:noProof/>
            <w:color w:val="auto"/>
            <w:kern w:val="2"/>
            <w:sz w:val="24"/>
            <w:szCs w:val="24"/>
            <w:lang w:val="en-CH" w:eastAsia="en-GB"/>
            <w14:ligatures w14:val="standardContextual"/>
          </w:rPr>
          <w:tab/>
        </w:r>
        <w:r w:rsidRPr="00975AAE">
          <w:rPr>
            <w:rStyle w:val="Hyperlink"/>
            <w:noProof/>
            <w:lang w:val="en-US"/>
          </w:rPr>
          <w:t>Overview</w:t>
        </w:r>
        <w:r>
          <w:rPr>
            <w:noProof/>
            <w:webHidden/>
          </w:rPr>
          <w:tab/>
        </w:r>
        <w:r>
          <w:rPr>
            <w:noProof/>
            <w:webHidden/>
          </w:rPr>
          <w:fldChar w:fldCharType="begin"/>
        </w:r>
        <w:r>
          <w:rPr>
            <w:noProof/>
            <w:webHidden/>
          </w:rPr>
          <w:instrText xml:space="preserve"> PAGEREF _Toc155122164 \h </w:instrText>
        </w:r>
        <w:r>
          <w:rPr>
            <w:noProof/>
            <w:webHidden/>
          </w:rPr>
        </w:r>
        <w:r>
          <w:rPr>
            <w:noProof/>
            <w:webHidden/>
          </w:rPr>
          <w:fldChar w:fldCharType="separate"/>
        </w:r>
        <w:r>
          <w:rPr>
            <w:noProof/>
            <w:webHidden/>
          </w:rPr>
          <w:t>5</w:t>
        </w:r>
        <w:r>
          <w:rPr>
            <w:noProof/>
            <w:webHidden/>
          </w:rPr>
          <w:fldChar w:fldCharType="end"/>
        </w:r>
      </w:hyperlink>
    </w:p>
    <w:p w14:paraId="7948061D" w14:textId="451D7A9E" w:rsidR="00005D34" w:rsidRDefault="00005D34">
      <w:pPr>
        <w:pStyle w:val="TOC3"/>
        <w:tabs>
          <w:tab w:val="left" w:pos="96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22165" w:history="1">
        <w:r w:rsidRPr="00975AAE">
          <w:rPr>
            <w:rStyle w:val="Hyperlink"/>
            <w:noProof/>
            <w:lang w:val="en-US"/>
          </w:rPr>
          <w:t>2.2.2</w:t>
        </w:r>
        <w:r>
          <w:rPr>
            <w:rFonts w:asciiTheme="minorHAnsi" w:eastAsiaTheme="minorEastAsia" w:hAnsiTheme="minorHAnsi"/>
            <w:noProof/>
            <w:color w:val="auto"/>
            <w:kern w:val="2"/>
            <w:sz w:val="24"/>
            <w:szCs w:val="24"/>
            <w:lang w:val="en-CH" w:eastAsia="en-GB"/>
            <w14:ligatures w14:val="standardContextual"/>
          </w:rPr>
          <w:tab/>
        </w:r>
        <w:r w:rsidRPr="00975AAE">
          <w:rPr>
            <w:rStyle w:val="Hyperlink"/>
            <w:noProof/>
            <w:lang w:val="en-US"/>
          </w:rPr>
          <w:t>Visualization Chess Pieces</w:t>
        </w:r>
        <w:r>
          <w:rPr>
            <w:noProof/>
            <w:webHidden/>
          </w:rPr>
          <w:tab/>
        </w:r>
        <w:r>
          <w:rPr>
            <w:noProof/>
            <w:webHidden/>
          </w:rPr>
          <w:fldChar w:fldCharType="begin"/>
        </w:r>
        <w:r>
          <w:rPr>
            <w:noProof/>
            <w:webHidden/>
          </w:rPr>
          <w:instrText xml:space="preserve"> PAGEREF _Toc155122165 \h </w:instrText>
        </w:r>
        <w:r>
          <w:rPr>
            <w:noProof/>
            <w:webHidden/>
          </w:rPr>
        </w:r>
        <w:r>
          <w:rPr>
            <w:noProof/>
            <w:webHidden/>
          </w:rPr>
          <w:fldChar w:fldCharType="separate"/>
        </w:r>
        <w:r>
          <w:rPr>
            <w:noProof/>
            <w:webHidden/>
          </w:rPr>
          <w:t>5</w:t>
        </w:r>
        <w:r>
          <w:rPr>
            <w:noProof/>
            <w:webHidden/>
          </w:rPr>
          <w:fldChar w:fldCharType="end"/>
        </w:r>
      </w:hyperlink>
    </w:p>
    <w:p w14:paraId="5B1F75F4" w14:textId="31116337" w:rsidR="00005D34" w:rsidRDefault="00005D34">
      <w:pPr>
        <w:pStyle w:val="TOC3"/>
        <w:tabs>
          <w:tab w:val="left" w:pos="96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22166" w:history="1">
        <w:r w:rsidRPr="00975AAE">
          <w:rPr>
            <w:rStyle w:val="Hyperlink"/>
            <w:noProof/>
            <w:lang w:val="en-US"/>
          </w:rPr>
          <w:t>2.2.3</w:t>
        </w:r>
        <w:r>
          <w:rPr>
            <w:rFonts w:asciiTheme="minorHAnsi" w:eastAsiaTheme="minorEastAsia" w:hAnsiTheme="minorHAnsi"/>
            <w:noProof/>
            <w:color w:val="auto"/>
            <w:kern w:val="2"/>
            <w:sz w:val="24"/>
            <w:szCs w:val="24"/>
            <w:lang w:val="en-CH" w:eastAsia="en-GB"/>
            <w14:ligatures w14:val="standardContextual"/>
          </w:rPr>
          <w:tab/>
        </w:r>
        <w:r w:rsidRPr="00975AAE">
          <w:rPr>
            <w:rStyle w:val="Hyperlink"/>
            <w:noProof/>
            <w:lang w:val="en-US"/>
          </w:rPr>
          <w:t>Visualiz</w:t>
        </w:r>
        <w:r w:rsidRPr="00975AAE">
          <w:rPr>
            <w:rStyle w:val="Hyperlink"/>
            <w:noProof/>
            <w:lang w:val="en-US"/>
          </w:rPr>
          <w:t>a</w:t>
        </w:r>
        <w:r w:rsidRPr="00975AAE">
          <w:rPr>
            <w:rStyle w:val="Hyperlink"/>
            <w:noProof/>
            <w:lang w:val="en-US"/>
          </w:rPr>
          <w:t>tion Chessboard</w:t>
        </w:r>
        <w:r>
          <w:rPr>
            <w:noProof/>
            <w:webHidden/>
          </w:rPr>
          <w:tab/>
        </w:r>
        <w:r>
          <w:rPr>
            <w:noProof/>
            <w:webHidden/>
          </w:rPr>
          <w:fldChar w:fldCharType="begin"/>
        </w:r>
        <w:r>
          <w:rPr>
            <w:noProof/>
            <w:webHidden/>
          </w:rPr>
          <w:instrText xml:space="preserve"> PAGEREF _Toc155122166 \h </w:instrText>
        </w:r>
        <w:r>
          <w:rPr>
            <w:noProof/>
            <w:webHidden/>
          </w:rPr>
        </w:r>
        <w:r>
          <w:rPr>
            <w:noProof/>
            <w:webHidden/>
          </w:rPr>
          <w:fldChar w:fldCharType="separate"/>
        </w:r>
        <w:r>
          <w:rPr>
            <w:noProof/>
            <w:webHidden/>
          </w:rPr>
          <w:t>5</w:t>
        </w:r>
        <w:r>
          <w:rPr>
            <w:noProof/>
            <w:webHidden/>
          </w:rPr>
          <w:fldChar w:fldCharType="end"/>
        </w:r>
      </w:hyperlink>
    </w:p>
    <w:p w14:paraId="60FCEF60" w14:textId="01E524CC" w:rsidR="00005D34" w:rsidRDefault="00005D34">
      <w:pPr>
        <w:pStyle w:val="TOC3"/>
        <w:tabs>
          <w:tab w:val="left" w:pos="96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22167" w:history="1">
        <w:r w:rsidRPr="00975AAE">
          <w:rPr>
            <w:rStyle w:val="Hyperlink"/>
            <w:noProof/>
            <w:lang w:val="en-US"/>
          </w:rPr>
          <w:t>2.2.4</w:t>
        </w:r>
        <w:r>
          <w:rPr>
            <w:rFonts w:asciiTheme="minorHAnsi" w:eastAsiaTheme="minorEastAsia" w:hAnsiTheme="minorHAnsi"/>
            <w:noProof/>
            <w:color w:val="auto"/>
            <w:kern w:val="2"/>
            <w:sz w:val="24"/>
            <w:szCs w:val="24"/>
            <w:lang w:val="en-CH" w:eastAsia="en-GB"/>
            <w14:ligatures w14:val="standardContextual"/>
          </w:rPr>
          <w:tab/>
        </w:r>
        <w:r w:rsidRPr="00975AAE">
          <w:rPr>
            <w:rStyle w:val="Hyperlink"/>
            <w:noProof/>
            <w:lang w:val="en-US"/>
          </w:rPr>
          <w:t>Update Game after a move</w:t>
        </w:r>
        <w:r>
          <w:rPr>
            <w:noProof/>
            <w:webHidden/>
          </w:rPr>
          <w:tab/>
        </w:r>
        <w:r>
          <w:rPr>
            <w:noProof/>
            <w:webHidden/>
          </w:rPr>
          <w:fldChar w:fldCharType="begin"/>
        </w:r>
        <w:r>
          <w:rPr>
            <w:noProof/>
            <w:webHidden/>
          </w:rPr>
          <w:instrText xml:space="preserve"> PAGEREF _Toc155122167 \h </w:instrText>
        </w:r>
        <w:r>
          <w:rPr>
            <w:noProof/>
            <w:webHidden/>
          </w:rPr>
        </w:r>
        <w:r>
          <w:rPr>
            <w:noProof/>
            <w:webHidden/>
          </w:rPr>
          <w:fldChar w:fldCharType="separate"/>
        </w:r>
        <w:r>
          <w:rPr>
            <w:noProof/>
            <w:webHidden/>
          </w:rPr>
          <w:t>6</w:t>
        </w:r>
        <w:r>
          <w:rPr>
            <w:noProof/>
            <w:webHidden/>
          </w:rPr>
          <w:fldChar w:fldCharType="end"/>
        </w:r>
      </w:hyperlink>
    </w:p>
    <w:p w14:paraId="627818A1" w14:textId="3972672F" w:rsidR="00005D34" w:rsidRDefault="00005D34">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22168" w:history="1">
        <w:r w:rsidRPr="00975AAE">
          <w:rPr>
            <w:rStyle w:val="Hyperlink"/>
            <w:noProof/>
            <w:lang w:val="en-US"/>
          </w:rPr>
          <w:t>2.3</w:t>
        </w:r>
        <w:r>
          <w:rPr>
            <w:rFonts w:asciiTheme="minorHAnsi" w:eastAsiaTheme="minorEastAsia" w:hAnsiTheme="minorHAnsi"/>
            <w:noProof/>
            <w:color w:val="auto"/>
            <w:kern w:val="2"/>
            <w:sz w:val="24"/>
            <w:szCs w:val="24"/>
            <w:lang w:val="en-CH" w:eastAsia="en-GB"/>
            <w14:ligatures w14:val="standardContextual"/>
          </w:rPr>
          <w:tab/>
        </w:r>
        <w:r w:rsidRPr="00975AAE">
          <w:rPr>
            <w:rStyle w:val="Hyperlink"/>
            <w:noProof/>
            <w:lang w:val="en-US"/>
          </w:rPr>
          <w:t>Functio</w:t>
        </w:r>
        <w:r w:rsidRPr="00975AAE">
          <w:rPr>
            <w:rStyle w:val="Hyperlink"/>
            <w:noProof/>
            <w:lang w:val="en-US"/>
          </w:rPr>
          <w:t>n</w:t>
        </w:r>
        <w:r w:rsidRPr="00975AAE">
          <w:rPr>
            <w:rStyle w:val="Hyperlink"/>
            <w:noProof/>
            <w:lang w:val="en-US"/>
          </w:rPr>
          <w:t xml:space="preserve"> catalog</w:t>
        </w:r>
        <w:r>
          <w:rPr>
            <w:noProof/>
            <w:webHidden/>
          </w:rPr>
          <w:tab/>
        </w:r>
        <w:r>
          <w:rPr>
            <w:noProof/>
            <w:webHidden/>
          </w:rPr>
          <w:fldChar w:fldCharType="begin"/>
        </w:r>
        <w:r>
          <w:rPr>
            <w:noProof/>
            <w:webHidden/>
          </w:rPr>
          <w:instrText xml:space="preserve"> PAGEREF _Toc155122168 \h </w:instrText>
        </w:r>
        <w:r>
          <w:rPr>
            <w:noProof/>
            <w:webHidden/>
          </w:rPr>
        </w:r>
        <w:r>
          <w:rPr>
            <w:noProof/>
            <w:webHidden/>
          </w:rPr>
          <w:fldChar w:fldCharType="separate"/>
        </w:r>
        <w:r>
          <w:rPr>
            <w:noProof/>
            <w:webHidden/>
          </w:rPr>
          <w:t>6</w:t>
        </w:r>
        <w:r>
          <w:rPr>
            <w:noProof/>
            <w:webHidden/>
          </w:rPr>
          <w:fldChar w:fldCharType="end"/>
        </w:r>
      </w:hyperlink>
    </w:p>
    <w:p w14:paraId="3455C1C3" w14:textId="56974C71" w:rsidR="00005D34" w:rsidRDefault="00005D34">
      <w:pPr>
        <w:pStyle w:val="TOC1"/>
        <w:tabs>
          <w:tab w:val="left" w:pos="720"/>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122169" w:history="1">
        <w:r w:rsidRPr="00975AAE">
          <w:rPr>
            <w:rStyle w:val="Hyperlink"/>
            <w:noProof/>
            <w:lang w:val="en-US"/>
          </w:rPr>
          <w:t>3</w:t>
        </w:r>
        <w:r>
          <w:rPr>
            <w:rFonts w:asciiTheme="minorHAnsi" w:eastAsiaTheme="minorEastAsia" w:hAnsiTheme="minorHAnsi"/>
            <w:b w:val="0"/>
            <w:noProof/>
            <w:color w:val="auto"/>
            <w:kern w:val="2"/>
            <w:sz w:val="24"/>
            <w:szCs w:val="24"/>
            <w:lang w:val="en-CH" w:eastAsia="en-GB"/>
            <w14:ligatures w14:val="standardContextual"/>
          </w:rPr>
          <w:tab/>
        </w:r>
        <w:r w:rsidRPr="00975AAE">
          <w:rPr>
            <w:rStyle w:val="Hyperlink"/>
            <w:noProof/>
            <w:lang w:val="en-US"/>
          </w:rPr>
          <w:t>Color Chess</w:t>
        </w:r>
        <w:r>
          <w:rPr>
            <w:noProof/>
            <w:webHidden/>
          </w:rPr>
          <w:tab/>
        </w:r>
        <w:r>
          <w:rPr>
            <w:noProof/>
            <w:webHidden/>
          </w:rPr>
          <w:fldChar w:fldCharType="begin"/>
        </w:r>
        <w:r>
          <w:rPr>
            <w:noProof/>
            <w:webHidden/>
          </w:rPr>
          <w:instrText xml:space="preserve"> PAGEREF _Toc155122169 \h </w:instrText>
        </w:r>
        <w:r>
          <w:rPr>
            <w:noProof/>
            <w:webHidden/>
          </w:rPr>
        </w:r>
        <w:r>
          <w:rPr>
            <w:noProof/>
            <w:webHidden/>
          </w:rPr>
          <w:fldChar w:fldCharType="separate"/>
        </w:r>
        <w:r>
          <w:rPr>
            <w:noProof/>
            <w:webHidden/>
          </w:rPr>
          <w:t>7</w:t>
        </w:r>
        <w:r>
          <w:rPr>
            <w:noProof/>
            <w:webHidden/>
          </w:rPr>
          <w:fldChar w:fldCharType="end"/>
        </w:r>
      </w:hyperlink>
    </w:p>
    <w:p w14:paraId="58F7378C" w14:textId="4467FD12" w:rsidR="00005D34" w:rsidRDefault="00005D34">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22170" w:history="1">
        <w:r w:rsidRPr="00975AAE">
          <w:rPr>
            <w:rStyle w:val="Hyperlink"/>
            <w:noProof/>
            <w:lang w:val="en-US"/>
          </w:rPr>
          <w:t>3.1</w:t>
        </w:r>
        <w:r>
          <w:rPr>
            <w:rFonts w:asciiTheme="minorHAnsi" w:eastAsiaTheme="minorEastAsia" w:hAnsiTheme="minorHAnsi"/>
            <w:noProof/>
            <w:color w:val="auto"/>
            <w:kern w:val="2"/>
            <w:sz w:val="24"/>
            <w:szCs w:val="24"/>
            <w:lang w:val="en-CH" w:eastAsia="en-GB"/>
            <w14:ligatures w14:val="standardContextual"/>
          </w:rPr>
          <w:tab/>
        </w:r>
        <w:r w:rsidRPr="00975AAE">
          <w:rPr>
            <w:rStyle w:val="Hyperlink"/>
            <w:noProof/>
            <w:lang w:val="en-US"/>
          </w:rPr>
          <w:t>Rules of Color Chess</w:t>
        </w:r>
        <w:r>
          <w:rPr>
            <w:noProof/>
            <w:webHidden/>
          </w:rPr>
          <w:tab/>
        </w:r>
        <w:r>
          <w:rPr>
            <w:noProof/>
            <w:webHidden/>
          </w:rPr>
          <w:fldChar w:fldCharType="begin"/>
        </w:r>
        <w:r>
          <w:rPr>
            <w:noProof/>
            <w:webHidden/>
          </w:rPr>
          <w:instrText xml:space="preserve"> PAGEREF _Toc155122170 \h </w:instrText>
        </w:r>
        <w:r>
          <w:rPr>
            <w:noProof/>
            <w:webHidden/>
          </w:rPr>
        </w:r>
        <w:r>
          <w:rPr>
            <w:noProof/>
            <w:webHidden/>
          </w:rPr>
          <w:fldChar w:fldCharType="separate"/>
        </w:r>
        <w:r>
          <w:rPr>
            <w:noProof/>
            <w:webHidden/>
          </w:rPr>
          <w:t>7</w:t>
        </w:r>
        <w:r>
          <w:rPr>
            <w:noProof/>
            <w:webHidden/>
          </w:rPr>
          <w:fldChar w:fldCharType="end"/>
        </w:r>
      </w:hyperlink>
    </w:p>
    <w:p w14:paraId="1F1ACA4E" w14:textId="57A21FD8" w:rsidR="00005D34" w:rsidRDefault="00005D34">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22171" w:history="1">
        <w:r w:rsidRPr="00975AAE">
          <w:rPr>
            <w:rStyle w:val="Hyperlink"/>
            <w:noProof/>
            <w:lang w:val="en-US"/>
          </w:rPr>
          <w:t>3.2</w:t>
        </w:r>
        <w:r>
          <w:rPr>
            <w:rFonts w:asciiTheme="minorHAnsi" w:eastAsiaTheme="minorEastAsia" w:hAnsiTheme="minorHAnsi"/>
            <w:noProof/>
            <w:color w:val="auto"/>
            <w:kern w:val="2"/>
            <w:sz w:val="24"/>
            <w:szCs w:val="24"/>
            <w:lang w:val="en-CH" w:eastAsia="en-GB"/>
            <w14:ligatures w14:val="standardContextual"/>
          </w:rPr>
          <w:tab/>
        </w:r>
        <w:r w:rsidRPr="00975AAE">
          <w:rPr>
            <w:rStyle w:val="Hyperlink"/>
            <w:noProof/>
            <w:lang w:val="en-US"/>
          </w:rPr>
          <w:t>Implementation of Color Chess</w:t>
        </w:r>
        <w:r>
          <w:rPr>
            <w:noProof/>
            <w:webHidden/>
          </w:rPr>
          <w:tab/>
        </w:r>
        <w:r>
          <w:rPr>
            <w:noProof/>
            <w:webHidden/>
          </w:rPr>
          <w:fldChar w:fldCharType="begin"/>
        </w:r>
        <w:r>
          <w:rPr>
            <w:noProof/>
            <w:webHidden/>
          </w:rPr>
          <w:instrText xml:space="preserve"> PAGEREF _Toc155122171 \h </w:instrText>
        </w:r>
        <w:r>
          <w:rPr>
            <w:noProof/>
            <w:webHidden/>
          </w:rPr>
        </w:r>
        <w:r>
          <w:rPr>
            <w:noProof/>
            <w:webHidden/>
          </w:rPr>
          <w:fldChar w:fldCharType="separate"/>
        </w:r>
        <w:r>
          <w:rPr>
            <w:noProof/>
            <w:webHidden/>
          </w:rPr>
          <w:t>8</w:t>
        </w:r>
        <w:r>
          <w:rPr>
            <w:noProof/>
            <w:webHidden/>
          </w:rPr>
          <w:fldChar w:fldCharType="end"/>
        </w:r>
      </w:hyperlink>
    </w:p>
    <w:p w14:paraId="61CFE102" w14:textId="7A30C5D0" w:rsidR="00005D34" w:rsidRDefault="00005D34">
      <w:pPr>
        <w:pStyle w:val="TOC1"/>
        <w:tabs>
          <w:tab w:val="left" w:pos="720"/>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122172" w:history="1">
        <w:r w:rsidRPr="00975AAE">
          <w:rPr>
            <w:rStyle w:val="Hyperlink"/>
            <w:noProof/>
            <w:lang w:val="en-US"/>
          </w:rPr>
          <w:t>4</w:t>
        </w:r>
        <w:r>
          <w:rPr>
            <w:rFonts w:asciiTheme="minorHAnsi" w:eastAsiaTheme="minorEastAsia" w:hAnsiTheme="minorHAnsi"/>
            <w:b w:val="0"/>
            <w:noProof/>
            <w:color w:val="auto"/>
            <w:kern w:val="2"/>
            <w:sz w:val="24"/>
            <w:szCs w:val="24"/>
            <w:lang w:val="en-CH" w:eastAsia="en-GB"/>
            <w14:ligatures w14:val="standardContextual"/>
          </w:rPr>
          <w:tab/>
        </w:r>
        <w:r w:rsidRPr="00975AAE">
          <w:rPr>
            <w:rStyle w:val="Hyperlink"/>
            <w:noProof/>
            <w:lang w:val="en-US"/>
          </w:rPr>
          <w:t>Chaotic Chess</w:t>
        </w:r>
        <w:r>
          <w:rPr>
            <w:noProof/>
            <w:webHidden/>
          </w:rPr>
          <w:tab/>
        </w:r>
        <w:r>
          <w:rPr>
            <w:noProof/>
            <w:webHidden/>
          </w:rPr>
          <w:fldChar w:fldCharType="begin"/>
        </w:r>
        <w:r>
          <w:rPr>
            <w:noProof/>
            <w:webHidden/>
          </w:rPr>
          <w:instrText xml:space="preserve"> PAGEREF _Toc155122172 \h </w:instrText>
        </w:r>
        <w:r>
          <w:rPr>
            <w:noProof/>
            <w:webHidden/>
          </w:rPr>
        </w:r>
        <w:r>
          <w:rPr>
            <w:noProof/>
            <w:webHidden/>
          </w:rPr>
          <w:fldChar w:fldCharType="separate"/>
        </w:r>
        <w:r>
          <w:rPr>
            <w:noProof/>
            <w:webHidden/>
          </w:rPr>
          <w:t>9</w:t>
        </w:r>
        <w:r>
          <w:rPr>
            <w:noProof/>
            <w:webHidden/>
          </w:rPr>
          <w:fldChar w:fldCharType="end"/>
        </w:r>
      </w:hyperlink>
    </w:p>
    <w:p w14:paraId="7EF7FF49" w14:textId="38DE0E89" w:rsidR="00005D34" w:rsidRDefault="00005D34">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22173" w:history="1">
        <w:r w:rsidRPr="00975AAE">
          <w:rPr>
            <w:rStyle w:val="Hyperlink"/>
            <w:noProof/>
            <w:lang w:val="en-US"/>
          </w:rPr>
          <w:t>4.1</w:t>
        </w:r>
        <w:r>
          <w:rPr>
            <w:rFonts w:asciiTheme="minorHAnsi" w:eastAsiaTheme="minorEastAsia" w:hAnsiTheme="minorHAnsi"/>
            <w:noProof/>
            <w:color w:val="auto"/>
            <w:kern w:val="2"/>
            <w:sz w:val="24"/>
            <w:szCs w:val="24"/>
            <w:lang w:val="en-CH" w:eastAsia="en-GB"/>
            <w14:ligatures w14:val="standardContextual"/>
          </w:rPr>
          <w:tab/>
        </w:r>
        <w:r w:rsidRPr="00975AAE">
          <w:rPr>
            <w:rStyle w:val="Hyperlink"/>
            <w:noProof/>
            <w:lang w:val="en-US"/>
          </w:rPr>
          <w:t>Rules of Chaotic Chess</w:t>
        </w:r>
        <w:r>
          <w:rPr>
            <w:noProof/>
            <w:webHidden/>
          </w:rPr>
          <w:tab/>
        </w:r>
        <w:r>
          <w:rPr>
            <w:noProof/>
            <w:webHidden/>
          </w:rPr>
          <w:fldChar w:fldCharType="begin"/>
        </w:r>
        <w:r>
          <w:rPr>
            <w:noProof/>
            <w:webHidden/>
          </w:rPr>
          <w:instrText xml:space="preserve"> PAGEREF _Toc155122173 \h </w:instrText>
        </w:r>
        <w:r>
          <w:rPr>
            <w:noProof/>
            <w:webHidden/>
          </w:rPr>
        </w:r>
        <w:r>
          <w:rPr>
            <w:noProof/>
            <w:webHidden/>
          </w:rPr>
          <w:fldChar w:fldCharType="separate"/>
        </w:r>
        <w:r>
          <w:rPr>
            <w:noProof/>
            <w:webHidden/>
          </w:rPr>
          <w:t>9</w:t>
        </w:r>
        <w:r>
          <w:rPr>
            <w:noProof/>
            <w:webHidden/>
          </w:rPr>
          <w:fldChar w:fldCharType="end"/>
        </w:r>
      </w:hyperlink>
    </w:p>
    <w:p w14:paraId="0B099380" w14:textId="6E5CECDA" w:rsidR="00005D34" w:rsidRDefault="00005D34">
      <w:pPr>
        <w:pStyle w:val="TOC3"/>
        <w:tabs>
          <w:tab w:val="left" w:pos="96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22174" w:history="1">
        <w:r w:rsidRPr="00975AAE">
          <w:rPr>
            <w:rStyle w:val="Hyperlink"/>
            <w:noProof/>
            <w:lang w:val="en-US"/>
          </w:rPr>
          <w:t>4.1.1</w:t>
        </w:r>
        <w:r>
          <w:rPr>
            <w:rFonts w:asciiTheme="minorHAnsi" w:eastAsiaTheme="minorEastAsia" w:hAnsiTheme="minorHAnsi"/>
            <w:noProof/>
            <w:color w:val="auto"/>
            <w:kern w:val="2"/>
            <w:sz w:val="24"/>
            <w:szCs w:val="24"/>
            <w:lang w:val="en-CH" w:eastAsia="en-GB"/>
            <w14:ligatures w14:val="standardContextual"/>
          </w:rPr>
          <w:tab/>
        </w:r>
        <w:r w:rsidRPr="00975AAE">
          <w:rPr>
            <w:rStyle w:val="Hyperlink"/>
            <w:noProof/>
            <w:lang w:val="en-US"/>
          </w:rPr>
          <w:t>Barrier</w:t>
        </w:r>
        <w:r>
          <w:rPr>
            <w:noProof/>
            <w:webHidden/>
          </w:rPr>
          <w:tab/>
        </w:r>
        <w:r>
          <w:rPr>
            <w:noProof/>
            <w:webHidden/>
          </w:rPr>
          <w:fldChar w:fldCharType="begin"/>
        </w:r>
        <w:r>
          <w:rPr>
            <w:noProof/>
            <w:webHidden/>
          </w:rPr>
          <w:instrText xml:space="preserve"> PAGEREF _Toc155122174 \h </w:instrText>
        </w:r>
        <w:r>
          <w:rPr>
            <w:noProof/>
            <w:webHidden/>
          </w:rPr>
        </w:r>
        <w:r>
          <w:rPr>
            <w:noProof/>
            <w:webHidden/>
          </w:rPr>
          <w:fldChar w:fldCharType="separate"/>
        </w:r>
        <w:r>
          <w:rPr>
            <w:noProof/>
            <w:webHidden/>
          </w:rPr>
          <w:t>9</w:t>
        </w:r>
        <w:r>
          <w:rPr>
            <w:noProof/>
            <w:webHidden/>
          </w:rPr>
          <w:fldChar w:fldCharType="end"/>
        </w:r>
      </w:hyperlink>
    </w:p>
    <w:p w14:paraId="096C5245" w14:textId="79F9733E" w:rsidR="00005D34" w:rsidRDefault="00005D34">
      <w:pPr>
        <w:pStyle w:val="TOC3"/>
        <w:tabs>
          <w:tab w:val="left" w:pos="96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22175" w:history="1">
        <w:r w:rsidRPr="00975AAE">
          <w:rPr>
            <w:rStyle w:val="Hyperlink"/>
            <w:noProof/>
            <w:lang w:val="en-US"/>
          </w:rPr>
          <w:t>4.1.2</w:t>
        </w:r>
        <w:r>
          <w:rPr>
            <w:rFonts w:asciiTheme="minorHAnsi" w:eastAsiaTheme="minorEastAsia" w:hAnsiTheme="minorHAnsi"/>
            <w:noProof/>
            <w:color w:val="auto"/>
            <w:kern w:val="2"/>
            <w:sz w:val="24"/>
            <w:szCs w:val="24"/>
            <w:lang w:val="en-CH" w:eastAsia="en-GB"/>
            <w14:ligatures w14:val="standardContextual"/>
          </w:rPr>
          <w:tab/>
        </w:r>
        <w:r w:rsidRPr="00975AAE">
          <w:rPr>
            <w:rStyle w:val="Hyperlink"/>
            <w:noProof/>
            <w:lang w:val="en-US"/>
          </w:rPr>
          <w:t>Shiel</w:t>
        </w:r>
        <w:r>
          <w:rPr>
            <w:noProof/>
            <w:webHidden/>
          </w:rPr>
          <w:tab/>
        </w:r>
        <w:r>
          <w:rPr>
            <w:noProof/>
            <w:webHidden/>
          </w:rPr>
          <w:fldChar w:fldCharType="begin"/>
        </w:r>
        <w:r>
          <w:rPr>
            <w:noProof/>
            <w:webHidden/>
          </w:rPr>
          <w:instrText xml:space="preserve"> PAGEREF _Toc155122175 \h </w:instrText>
        </w:r>
        <w:r>
          <w:rPr>
            <w:noProof/>
            <w:webHidden/>
          </w:rPr>
        </w:r>
        <w:r>
          <w:rPr>
            <w:noProof/>
            <w:webHidden/>
          </w:rPr>
          <w:fldChar w:fldCharType="separate"/>
        </w:r>
        <w:r>
          <w:rPr>
            <w:noProof/>
            <w:webHidden/>
          </w:rPr>
          <w:t>10</w:t>
        </w:r>
        <w:r>
          <w:rPr>
            <w:noProof/>
            <w:webHidden/>
          </w:rPr>
          <w:fldChar w:fldCharType="end"/>
        </w:r>
      </w:hyperlink>
    </w:p>
    <w:p w14:paraId="1B9CE075" w14:textId="61DADB7E" w:rsidR="00005D34" w:rsidRDefault="00005D34">
      <w:pPr>
        <w:pStyle w:val="TOC3"/>
        <w:tabs>
          <w:tab w:val="left" w:pos="96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22176" w:history="1">
        <w:r w:rsidRPr="00975AAE">
          <w:rPr>
            <w:rStyle w:val="Hyperlink"/>
            <w:noProof/>
            <w:lang w:val="en-US"/>
          </w:rPr>
          <w:t>4.1.3</w:t>
        </w:r>
        <w:r>
          <w:rPr>
            <w:rFonts w:asciiTheme="minorHAnsi" w:eastAsiaTheme="minorEastAsia" w:hAnsiTheme="minorHAnsi"/>
            <w:noProof/>
            <w:color w:val="auto"/>
            <w:kern w:val="2"/>
            <w:sz w:val="24"/>
            <w:szCs w:val="24"/>
            <w:lang w:val="en-CH" w:eastAsia="en-GB"/>
            <w14:ligatures w14:val="standardContextual"/>
          </w:rPr>
          <w:tab/>
        </w:r>
        <w:r w:rsidRPr="00975AAE">
          <w:rPr>
            <w:rStyle w:val="Hyperlink"/>
            <w:noProof/>
            <w:lang w:val="en-US"/>
          </w:rPr>
          <w:t>Coin</w:t>
        </w:r>
        <w:r>
          <w:rPr>
            <w:noProof/>
            <w:webHidden/>
          </w:rPr>
          <w:tab/>
        </w:r>
        <w:r>
          <w:rPr>
            <w:noProof/>
            <w:webHidden/>
          </w:rPr>
          <w:fldChar w:fldCharType="begin"/>
        </w:r>
        <w:r>
          <w:rPr>
            <w:noProof/>
            <w:webHidden/>
          </w:rPr>
          <w:instrText xml:space="preserve"> PAGEREF _Toc155122176 \h </w:instrText>
        </w:r>
        <w:r>
          <w:rPr>
            <w:noProof/>
            <w:webHidden/>
          </w:rPr>
        </w:r>
        <w:r>
          <w:rPr>
            <w:noProof/>
            <w:webHidden/>
          </w:rPr>
          <w:fldChar w:fldCharType="separate"/>
        </w:r>
        <w:r>
          <w:rPr>
            <w:noProof/>
            <w:webHidden/>
          </w:rPr>
          <w:t>11</w:t>
        </w:r>
        <w:r>
          <w:rPr>
            <w:noProof/>
            <w:webHidden/>
          </w:rPr>
          <w:fldChar w:fldCharType="end"/>
        </w:r>
      </w:hyperlink>
    </w:p>
    <w:p w14:paraId="6C5BB59A" w14:textId="4DC87F68" w:rsidR="00005D34" w:rsidRDefault="00005D34">
      <w:pPr>
        <w:pStyle w:val="TOC3"/>
        <w:tabs>
          <w:tab w:val="left" w:pos="96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22177" w:history="1">
        <w:r w:rsidRPr="00975AAE">
          <w:rPr>
            <w:rStyle w:val="Hyperlink"/>
            <w:noProof/>
            <w:lang w:val="en-US"/>
          </w:rPr>
          <w:t>4.1.4</w:t>
        </w:r>
        <w:r>
          <w:rPr>
            <w:rFonts w:asciiTheme="minorHAnsi" w:eastAsiaTheme="minorEastAsia" w:hAnsiTheme="minorHAnsi"/>
            <w:noProof/>
            <w:color w:val="auto"/>
            <w:kern w:val="2"/>
            <w:sz w:val="24"/>
            <w:szCs w:val="24"/>
            <w:lang w:val="en-CH" w:eastAsia="en-GB"/>
            <w14:ligatures w14:val="standardContextual"/>
          </w:rPr>
          <w:tab/>
        </w:r>
        <w:r w:rsidRPr="00975AAE">
          <w:rPr>
            <w:rStyle w:val="Hyperlink"/>
            <w:noProof/>
            <w:lang w:val="en-US"/>
          </w:rPr>
          <w:t>Bomb</w:t>
        </w:r>
        <w:r>
          <w:rPr>
            <w:noProof/>
            <w:webHidden/>
          </w:rPr>
          <w:tab/>
        </w:r>
        <w:r>
          <w:rPr>
            <w:noProof/>
            <w:webHidden/>
          </w:rPr>
          <w:fldChar w:fldCharType="begin"/>
        </w:r>
        <w:r>
          <w:rPr>
            <w:noProof/>
            <w:webHidden/>
          </w:rPr>
          <w:instrText xml:space="preserve"> PAGEREF _Toc155122177 \h </w:instrText>
        </w:r>
        <w:r>
          <w:rPr>
            <w:noProof/>
            <w:webHidden/>
          </w:rPr>
        </w:r>
        <w:r>
          <w:rPr>
            <w:noProof/>
            <w:webHidden/>
          </w:rPr>
          <w:fldChar w:fldCharType="separate"/>
        </w:r>
        <w:r>
          <w:rPr>
            <w:noProof/>
            <w:webHidden/>
          </w:rPr>
          <w:t>12</w:t>
        </w:r>
        <w:r>
          <w:rPr>
            <w:noProof/>
            <w:webHidden/>
          </w:rPr>
          <w:fldChar w:fldCharType="end"/>
        </w:r>
      </w:hyperlink>
    </w:p>
    <w:p w14:paraId="1552D1A1" w14:textId="5E9848D1" w:rsidR="00005D34" w:rsidRDefault="00005D34">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22178" w:history="1">
        <w:r w:rsidRPr="00975AAE">
          <w:rPr>
            <w:rStyle w:val="Hyperlink"/>
            <w:noProof/>
            <w:lang w:val="en-US"/>
          </w:rPr>
          <w:t>4.2</w:t>
        </w:r>
        <w:r>
          <w:rPr>
            <w:rFonts w:asciiTheme="minorHAnsi" w:eastAsiaTheme="minorEastAsia" w:hAnsiTheme="minorHAnsi"/>
            <w:noProof/>
            <w:color w:val="auto"/>
            <w:kern w:val="2"/>
            <w:sz w:val="24"/>
            <w:szCs w:val="24"/>
            <w:lang w:val="en-CH" w:eastAsia="en-GB"/>
            <w14:ligatures w14:val="standardContextual"/>
          </w:rPr>
          <w:tab/>
        </w:r>
        <w:r w:rsidRPr="00975AAE">
          <w:rPr>
            <w:rStyle w:val="Hyperlink"/>
            <w:noProof/>
            <w:lang w:val="en-US"/>
          </w:rPr>
          <w:t>Implementation of Chaotic Chess</w:t>
        </w:r>
        <w:r>
          <w:rPr>
            <w:noProof/>
            <w:webHidden/>
          </w:rPr>
          <w:tab/>
        </w:r>
        <w:r>
          <w:rPr>
            <w:noProof/>
            <w:webHidden/>
          </w:rPr>
          <w:fldChar w:fldCharType="begin"/>
        </w:r>
        <w:r>
          <w:rPr>
            <w:noProof/>
            <w:webHidden/>
          </w:rPr>
          <w:instrText xml:space="preserve"> PAGEREF _Toc155122178 \h </w:instrText>
        </w:r>
        <w:r>
          <w:rPr>
            <w:noProof/>
            <w:webHidden/>
          </w:rPr>
        </w:r>
        <w:r>
          <w:rPr>
            <w:noProof/>
            <w:webHidden/>
          </w:rPr>
          <w:fldChar w:fldCharType="separate"/>
        </w:r>
        <w:r>
          <w:rPr>
            <w:noProof/>
            <w:webHidden/>
          </w:rPr>
          <w:t>13</w:t>
        </w:r>
        <w:r>
          <w:rPr>
            <w:noProof/>
            <w:webHidden/>
          </w:rPr>
          <w:fldChar w:fldCharType="end"/>
        </w:r>
      </w:hyperlink>
    </w:p>
    <w:p w14:paraId="2540CA8F" w14:textId="3C537B33" w:rsidR="00005D34" w:rsidRDefault="00005D34">
      <w:pPr>
        <w:pStyle w:val="TOC3"/>
        <w:tabs>
          <w:tab w:val="left" w:pos="96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22179" w:history="1">
        <w:r w:rsidRPr="00975AAE">
          <w:rPr>
            <w:rStyle w:val="Hyperlink"/>
            <w:noProof/>
            <w:lang w:val="en-US"/>
          </w:rPr>
          <w:t>4.2.1</w:t>
        </w:r>
        <w:r>
          <w:rPr>
            <w:rFonts w:asciiTheme="minorHAnsi" w:eastAsiaTheme="minorEastAsia" w:hAnsiTheme="minorHAnsi"/>
            <w:noProof/>
            <w:color w:val="auto"/>
            <w:kern w:val="2"/>
            <w:sz w:val="24"/>
            <w:szCs w:val="24"/>
            <w:lang w:val="en-CH" w:eastAsia="en-GB"/>
            <w14:ligatures w14:val="standardContextual"/>
          </w:rPr>
          <w:tab/>
        </w:r>
        <w:r w:rsidRPr="00975AAE">
          <w:rPr>
            <w:rStyle w:val="Hyperlink"/>
            <w:noProof/>
            <w:lang w:val="en-US"/>
          </w:rPr>
          <w:t>Overview</w:t>
        </w:r>
        <w:r>
          <w:rPr>
            <w:noProof/>
            <w:webHidden/>
          </w:rPr>
          <w:tab/>
        </w:r>
        <w:r>
          <w:rPr>
            <w:noProof/>
            <w:webHidden/>
          </w:rPr>
          <w:fldChar w:fldCharType="begin"/>
        </w:r>
        <w:r>
          <w:rPr>
            <w:noProof/>
            <w:webHidden/>
          </w:rPr>
          <w:instrText xml:space="preserve"> PAGEREF _Toc155122179 \h </w:instrText>
        </w:r>
        <w:r>
          <w:rPr>
            <w:noProof/>
            <w:webHidden/>
          </w:rPr>
        </w:r>
        <w:r>
          <w:rPr>
            <w:noProof/>
            <w:webHidden/>
          </w:rPr>
          <w:fldChar w:fldCharType="separate"/>
        </w:r>
        <w:r>
          <w:rPr>
            <w:noProof/>
            <w:webHidden/>
          </w:rPr>
          <w:t>13</w:t>
        </w:r>
        <w:r>
          <w:rPr>
            <w:noProof/>
            <w:webHidden/>
          </w:rPr>
          <w:fldChar w:fldCharType="end"/>
        </w:r>
      </w:hyperlink>
    </w:p>
    <w:p w14:paraId="41A784D9" w14:textId="442E67BF" w:rsidR="00005D34" w:rsidRDefault="00005D34">
      <w:pPr>
        <w:pStyle w:val="TOC3"/>
        <w:tabs>
          <w:tab w:val="left" w:pos="96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22180" w:history="1">
        <w:r w:rsidRPr="00975AAE">
          <w:rPr>
            <w:rStyle w:val="Hyperlink"/>
            <w:noProof/>
            <w:lang w:val="en-US"/>
          </w:rPr>
          <w:t>4.2.2</w:t>
        </w:r>
        <w:r>
          <w:rPr>
            <w:rFonts w:asciiTheme="minorHAnsi" w:eastAsiaTheme="minorEastAsia" w:hAnsiTheme="minorHAnsi"/>
            <w:noProof/>
            <w:color w:val="auto"/>
            <w:kern w:val="2"/>
            <w:sz w:val="24"/>
            <w:szCs w:val="24"/>
            <w:lang w:val="en-CH" w:eastAsia="en-GB"/>
            <w14:ligatures w14:val="standardContextual"/>
          </w:rPr>
          <w:tab/>
        </w:r>
        <w:r w:rsidRPr="00975AAE">
          <w:rPr>
            <w:rStyle w:val="Hyperlink"/>
            <w:noProof/>
            <w:lang w:val="en-US"/>
          </w:rPr>
          <w:t>Common code for items</w:t>
        </w:r>
        <w:r>
          <w:rPr>
            <w:noProof/>
            <w:webHidden/>
          </w:rPr>
          <w:tab/>
        </w:r>
        <w:r>
          <w:rPr>
            <w:noProof/>
            <w:webHidden/>
          </w:rPr>
          <w:fldChar w:fldCharType="begin"/>
        </w:r>
        <w:r>
          <w:rPr>
            <w:noProof/>
            <w:webHidden/>
          </w:rPr>
          <w:instrText xml:space="preserve"> PAGEREF _Toc155122180 \h </w:instrText>
        </w:r>
        <w:r>
          <w:rPr>
            <w:noProof/>
            <w:webHidden/>
          </w:rPr>
        </w:r>
        <w:r>
          <w:rPr>
            <w:noProof/>
            <w:webHidden/>
          </w:rPr>
          <w:fldChar w:fldCharType="separate"/>
        </w:r>
        <w:r>
          <w:rPr>
            <w:noProof/>
            <w:webHidden/>
          </w:rPr>
          <w:t>13</w:t>
        </w:r>
        <w:r>
          <w:rPr>
            <w:noProof/>
            <w:webHidden/>
          </w:rPr>
          <w:fldChar w:fldCharType="end"/>
        </w:r>
      </w:hyperlink>
    </w:p>
    <w:p w14:paraId="52A05BD0" w14:textId="3E9FD9AF" w:rsidR="00005D34" w:rsidRDefault="00005D34">
      <w:pPr>
        <w:pStyle w:val="TOC3"/>
        <w:tabs>
          <w:tab w:val="left" w:pos="96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22181" w:history="1">
        <w:r w:rsidRPr="00975AAE">
          <w:rPr>
            <w:rStyle w:val="Hyperlink"/>
            <w:noProof/>
            <w:lang w:val="en-US"/>
          </w:rPr>
          <w:t>4.2.3</w:t>
        </w:r>
        <w:r>
          <w:rPr>
            <w:rFonts w:asciiTheme="minorHAnsi" w:eastAsiaTheme="minorEastAsia" w:hAnsiTheme="minorHAnsi"/>
            <w:noProof/>
            <w:color w:val="auto"/>
            <w:kern w:val="2"/>
            <w:sz w:val="24"/>
            <w:szCs w:val="24"/>
            <w:lang w:val="en-CH" w:eastAsia="en-GB"/>
            <w14:ligatures w14:val="standardContextual"/>
          </w:rPr>
          <w:tab/>
        </w:r>
        <w:r w:rsidRPr="00975AAE">
          <w:rPr>
            <w:rStyle w:val="Hyperlink"/>
            <w:noProof/>
            <w:lang w:val="en-US"/>
          </w:rPr>
          <w:t>Barrier</w:t>
        </w:r>
        <w:r>
          <w:rPr>
            <w:noProof/>
            <w:webHidden/>
          </w:rPr>
          <w:tab/>
        </w:r>
        <w:r>
          <w:rPr>
            <w:noProof/>
            <w:webHidden/>
          </w:rPr>
          <w:fldChar w:fldCharType="begin"/>
        </w:r>
        <w:r>
          <w:rPr>
            <w:noProof/>
            <w:webHidden/>
          </w:rPr>
          <w:instrText xml:space="preserve"> PAGEREF _Toc155122181 \h </w:instrText>
        </w:r>
        <w:r>
          <w:rPr>
            <w:noProof/>
            <w:webHidden/>
          </w:rPr>
        </w:r>
        <w:r>
          <w:rPr>
            <w:noProof/>
            <w:webHidden/>
          </w:rPr>
          <w:fldChar w:fldCharType="separate"/>
        </w:r>
        <w:r>
          <w:rPr>
            <w:noProof/>
            <w:webHidden/>
          </w:rPr>
          <w:t>16</w:t>
        </w:r>
        <w:r>
          <w:rPr>
            <w:noProof/>
            <w:webHidden/>
          </w:rPr>
          <w:fldChar w:fldCharType="end"/>
        </w:r>
      </w:hyperlink>
    </w:p>
    <w:p w14:paraId="6CEF1260" w14:textId="3B89D363" w:rsidR="00005D34" w:rsidRDefault="00005D34">
      <w:pPr>
        <w:pStyle w:val="TOC3"/>
        <w:tabs>
          <w:tab w:val="left" w:pos="96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22182" w:history="1">
        <w:r w:rsidRPr="00975AAE">
          <w:rPr>
            <w:rStyle w:val="Hyperlink"/>
            <w:noProof/>
            <w:lang w:val="en-US"/>
          </w:rPr>
          <w:t>4.2.4</w:t>
        </w:r>
        <w:r>
          <w:rPr>
            <w:rFonts w:asciiTheme="minorHAnsi" w:eastAsiaTheme="minorEastAsia" w:hAnsiTheme="minorHAnsi"/>
            <w:noProof/>
            <w:color w:val="auto"/>
            <w:kern w:val="2"/>
            <w:sz w:val="24"/>
            <w:szCs w:val="24"/>
            <w:lang w:val="en-CH" w:eastAsia="en-GB"/>
            <w14:ligatures w14:val="standardContextual"/>
          </w:rPr>
          <w:tab/>
        </w:r>
        <w:r w:rsidRPr="00975AAE">
          <w:rPr>
            <w:rStyle w:val="Hyperlink"/>
            <w:noProof/>
            <w:lang w:val="en-US"/>
          </w:rPr>
          <w:t>Shield</w:t>
        </w:r>
        <w:r>
          <w:rPr>
            <w:noProof/>
            <w:webHidden/>
          </w:rPr>
          <w:tab/>
        </w:r>
        <w:r>
          <w:rPr>
            <w:noProof/>
            <w:webHidden/>
          </w:rPr>
          <w:fldChar w:fldCharType="begin"/>
        </w:r>
        <w:r>
          <w:rPr>
            <w:noProof/>
            <w:webHidden/>
          </w:rPr>
          <w:instrText xml:space="preserve"> PAGEREF _Toc155122182 \h </w:instrText>
        </w:r>
        <w:r>
          <w:rPr>
            <w:noProof/>
            <w:webHidden/>
          </w:rPr>
        </w:r>
        <w:r>
          <w:rPr>
            <w:noProof/>
            <w:webHidden/>
          </w:rPr>
          <w:fldChar w:fldCharType="separate"/>
        </w:r>
        <w:r>
          <w:rPr>
            <w:noProof/>
            <w:webHidden/>
          </w:rPr>
          <w:t>16</w:t>
        </w:r>
        <w:r>
          <w:rPr>
            <w:noProof/>
            <w:webHidden/>
          </w:rPr>
          <w:fldChar w:fldCharType="end"/>
        </w:r>
      </w:hyperlink>
    </w:p>
    <w:p w14:paraId="2AA0E895" w14:textId="40E893F8" w:rsidR="00005D34" w:rsidRDefault="00005D34">
      <w:pPr>
        <w:pStyle w:val="TOC3"/>
        <w:tabs>
          <w:tab w:val="left" w:pos="96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22183" w:history="1">
        <w:r w:rsidRPr="00975AAE">
          <w:rPr>
            <w:rStyle w:val="Hyperlink"/>
            <w:noProof/>
            <w:lang w:val="en-US"/>
          </w:rPr>
          <w:t>4.2.5</w:t>
        </w:r>
        <w:r>
          <w:rPr>
            <w:rFonts w:asciiTheme="minorHAnsi" w:eastAsiaTheme="minorEastAsia" w:hAnsiTheme="minorHAnsi"/>
            <w:noProof/>
            <w:color w:val="auto"/>
            <w:kern w:val="2"/>
            <w:sz w:val="24"/>
            <w:szCs w:val="24"/>
            <w:lang w:val="en-CH" w:eastAsia="en-GB"/>
            <w14:ligatures w14:val="standardContextual"/>
          </w:rPr>
          <w:tab/>
        </w:r>
        <w:r w:rsidRPr="00975AAE">
          <w:rPr>
            <w:rStyle w:val="Hyperlink"/>
            <w:noProof/>
            <w:lang w:val="en-US"/>
          </w:rPr>
          <w:t>Coin</w:t>
        </w:r>
        <w:r>
          <w:rPr>
            <w:noProof/>
            <w:webHidden/>
          </w:rPr>
          <w:tab/>
        </w:r>
        <w:r>
          <w:rPr>
            <w:noProof/>
            <w:webHidden/>
          </w:rPr>
          <w:fldChar w:fldCharType="begin"/>
        </w:r>
        <w:r>
          <w:rPr>
            <w:noProof/>
            <w:webHidden/>
          </w:rPr>
          <w:instrText xml:space="preserve"> PAGEREF _Toc155122183 \h </w:instrText>
        </w:r>
        <w:r>
          <w:rPr>
            <w:noProof/>
            <w:webHidden/>
          </w:rPr>
        </w:r>
        <w:r>
          <w:rPr>
            <w:noProof/>
            <w:webHidden/>
          </w:rPr>
          <w:fldChar w:fldCharType="separate"/>
        </w:r>
        <w:r>
          <w:rPr>
            <w:noProof/>
            <w:webHidden/>
          </w:rPr>
          <w:t>16</w:t>
        </w:r>
        <w:r>
          <w:rPr>
            <w:noProof/>
            <w:webHidden/>
          </w:rPr>
          <w:fldChar w:fldCharType="end"/>
        </w:r>
      </w:hyperlink>
    </w:p>
    <w:p w14:paraId="7A0771C5" w14:textId="734E5746" w:rsidR="00005D34" w:rsidRDefault="00005D34">
      <w:pPr>
        <w:pStyle w:val="TOC3"/>
        <w:tabs>
          <w:tab w:val="left" w:pos="96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22184" w:history="1">
        <w:r w:rsidRPr="00975AAE">
          <w:rPr>
            <w:rStyle w:val="Hyperlink"/>
            <w:noProof/>
            <w:lang w:val="en-US"/>
          </w:rPr>
          <w:t>4.2.6</w:t>
        </w:r>
        <w:r>
          <w:rPr>
            <w:rFonts w:asciiTheme="minorHAnsi" w:eastAsiaTheme="minorEastAsia" w:hAnsiTheme="minorHAnsi"/>
            <w:noProof/>
            <w:color w:val="auto"/>
            <w:kern w:val="2"/>
            <w:sz w:val="24"/>
            <w:szCs w:val="24"/>
            <w:lang w:val="en-CH" w:eastAsia="en-GB"/>
            <w14:ligatures w14:val="standardContextual"/>
          </w:rPr>
          <w:tab/>
        </w:r>
        <w:r w:rsidRPr="00975AAE">
          <w:rPr>
            <w:rStyle w:val="Hyperlink"/>
            <w:noProof/>
            <w:lang w:val="en-US"/>
          </w:rPr>
          <w:t>Bomb</w:t>
        </w:r>
        <w:r>
          <w:rPr>
            <w:noProof/>
            <w:webHidden/>
          </w:rPr>
          <w:tab/>
        </w:r>
        <w:r>
          <w:rPr>
            <w:noProof/>
            <w:webHidden/>
          </w:rPr>
          <w:fldChar w:fldCharType="begin"/>
        </w:r>
        <w:r>
          <w:rPr>
            <w:noProof/>
            <w:webHidden/>
          </w:rPr>
          <w:instrText xml:space="preserve"> PAGEREF _Toc155122184 \h </w:instrText>
        </w:r>
        <w:r>
          <w:rPr>
            <w:noProof/>
            <w:webHidden/>
          </w:rPr>
        </w:r>
        <w:r>
          <w:rPr>
            <w:noProof/>
            <w:webHidden/>
          </w:rPr>
          <w:fldChar w:fldCharType="separate"/>
        </w:r>
        <w:r>
          <w:rPr>
            <w:noProof/>
            <w:webHidden/>
          </w:rPr>
          <w:t>16</w:t>
        </w:r>
        <w:r>
          <w:rPr>
            <w:noProof/>
            <w:webHidden/>
          </w:rPr>
          <w:fldChar w:fldCharType="end"/>
        </w:r>
      </w:hyperlink>
    </w:p>
    <w:p w14:paraId="0AA48403" w14:textId="47C149C3" w:rsidR="00005D34" w:rsidRDefault="00005D34">
      <w:pPr>
        <w:pStyle w:val="TOC1"/>
        <w:tabs>
          <w:tab w:val="left" w:pos="720"/>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122185" w:history="1">
        <w:r w:rsidRPr="00975AAE">
          <w:rPr>
            <w:rStyle w:val="Hyperlink"/>
            <w:noProof/>
            <w:lang w:val="en-US"/>
          </w:rPr>
          <w:t>5</w:t>
        </w:r>
        <w:r>
          <w:rPr>
            <w:rFonts w:asciiTheme="minorHAnsi" w:eastAsiaTheme="minorEastAsia" w:hAnsiTheme="minorHAnsi"/>
            <w:b w:val="0"/>
            <w:noProof/>
            <w:color w:val="auto"/>
            <w:kern w:val="2"/>
            <w:sz w:val="24"/>
            <w:szCs w:val="24"/>
            <w:lang w:val="en-CH" w:eastAsia="en-GB"/>
            <w14:ligatures w14:val="standardContextual"/>
          </w:rPr>
          <w:tab/>
        </w:r>
        <w:r w:rsidRPr="00975AAE">
          <w:rPr>
            <w:rStyle w:val="Hyperlink"/>
            <w:noProof/>
            <w:lang w:val="en-US"/>
          </w:rPr>
          <w:t>Summary</w:t>
        </w:r>
        <w:r>
          <w:rPr>
            <w:noProof/>
            <w:webHidden/>
          </w:rPr>
          <w:tab/>
        </w:r>
        <w:r>
          <w:rPr>
            <w:noProof/>
            <w:webHidden/>
          </w:rPr>
          <w:fldChar w:fldCharType="begin"/>
        </w:r>
        <w:r>
          <w:rPr>
            <w:noProof/>
            <w:webHidden/>
          </w:rPr>
          <w:instrText xml:space="preserve"> PAGEREF _Toc155122185 \h </w:instrText>
        </w:r>
        <w:r>
          <w:rPr>
            <w:noProof/>
            <w:webHidden/>
          </w:rPr>
        </w:r>
        <w:r>
          <w:rPr>
            <w:noProof/>
            <w:webHidden/>
          </w:rPr>
          <w:fldChar w:fldCharType="separate"/>
        </w:r>
        <w:r>
          <w:rPr>
            <w:noProof/>
            <w:webHidden/>
          </w:rPr>
          <w:t>17</w:t>
        </w:r>
        <w:r>
          <w:rPr>
            <w:noProof/>
            <w:webHidden/>
          </w:rPr>
          <w:fldChar w:fldCharType="end"/>
        </w:r>
      </w:hyperlink>
    </w:p>
    <w:p w14:paraId="64691AB7" w14:textId="5EF14FF7" w:rsidR="00005D34" w:rsidRDefault="00005D34">
      <w:pPr>
        <w:pStyle w:val="TOC1"/>
        <w:tabs>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122186" w:history="1">
        <w:r w:rsidRPr="00975AAE">
          <w:rPr>
            <w:rStyle w:val="Hyperlink"/>
            <w:noProof/>
            <w:lang w:val="en-US"/>
          </w:rPr>
          <w:t>Bibliography</w:t>
        </w:r>
        <w:r>
          <w:rPr>
            <w:noProof/>
            <w:webHidden/>
          </w:rPr>
          <w:tab/>
        </w:r>
        <w:r>
          <w:rPr>
            <w:noProof/>
            <w:webHidden/>
          </w:rPr>
          <w:fldChar w:fldCharType="begin"/>
        </w:r>
        <w:r>
          <w:rPr>
            <w:noProof/>
            <w:webHidden/>
          </w:rPr>
          <w:instrText xml:space="preserve"> PAGEREF _Toc155122186 \h </w:instrText>
        </w:r>
        <w:r>
          <w:rPr>
            <w:noProof/>
            <w:webHidden/>
          </w:rPr>
        </w:r>
        <w:r>
          <w:rPr>
            <w:noProof/>
            <w:webHidden/>
          </w:rPr>
          <w:fldChar w:fldCharType="separate"/>
        </w:r>
        <w:r>
          <w:rPr>
            <w:noProof/>
            <w:webHidden/>
          </w:rPr>
          <w:t>IV</w:t>
        </w:r>
        <w:r>
          <w:rPr>
            <w:noProof/>
            <w:webHidden/>
          </w:rPr>
          <w:fldChar w:fldCharType="end"/>
        </w:r>
      </w:hyperlink>
    </w:p>
    <w:p w14:paraId="2F32BE17" w14:textId="05C4FFD2" w:rsidR="00005D34" w:rsidRDefault="00005D34">
      <w:pPr>
        <w:pStyle w:val="TOC1"/>
        <w:tabs>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122187" w:history="1">
        <w:r w:rsidRPr="00975AAE">
          <w:rPr>
            <w:rStyle w:val="Hyperlink"/>
            <w:noProof/>
            <w:lang w:val="en-US"/>
          </w:rPr>
          <w:t>Table of Figures</w:t>
        </w:r>
        <w:r>
          <w:rPr>
            <w:noProof/>
            <w:webHidden/>
          </w:rPr>
          <w:tab/>
        </w:r>
        <w:r>
          <w:rPr>
            <w:noProof/>
            <w:webHidden/>
          </w:rPr>
          <w:fldChar w:fldCharType="begin"/>
        </w:r>
        <w:r>
          <w:rPr>
            <w:noProof/>
            <w:webHidden/>
          </w:rPr>
          <w:instrText xml:space="preserve"> PAGEREF _Toc155122187 \h </w:instrText>
        </w:r>
        <w:r>
          <w:rPr>
            <w:noProof/>
            <w:webHidden/>
          </w:rPr>
        </w:r>
        <w:r>
          <w:rPr>
            <w:noProof/>
            <w:webHidden/>
          </w:rPr>
          <w:fldChar w:fldCharType="separate"/>
        </w:r>
        <w:r>
          <w:rPr>
            <w:noProof/>
            <w:webHidden/>
          </w:rPr>
          <w:t>V</w:t>
        </w:r>
        <w:r>
          <w:rPr>
            <w:noProof/>
            <w:webHidden/>
          </w:rPr>
          <w:fldChar w:fldCharType="end"/>
        </w:r>
      </w:hyperlink>
    </w:p>
    <w:p w14:paraId="48B34981" w14:textId="5E3AE335" w:rsidR="00005D34" w:rsidRDefault="00005D34">
      <w:pPr>
        <w:pStyle w:val="TOC1"/>
        <w:tabs>
          <w:tab w:val="right" w:leader="dot" w:pos="9061"/>
        </w:tabs>
        <w:rPr>
          <w:rFonts w:asciiTheme="minorHAnsi" w:eastAsiaTheme="minorEastAsia" w:hAnsiTheme="minorHAnsi"/>
          <w:b w:val="0"/>
          <w:noProof/>
          <w:color w:val="auto"/>
          <w:kern w:val="2"/>
          <w:sz w:val="24"/>
          <w:szCs w:val="24"/>
          <w:lang w:val="en-CH" w:eastAsia="en-GB"/>
          <w14:ligatures w14:val="standardContextual"/>
        </w:rPr>
      </w:pPr>
      <w:hyperlink w:anchor="_Toc155122188" w:history="1">
        <w:r w:rsidRPr="00975AAE">
          <w:rPr>
            <w:rStyle w:val="Hyperlink"/>
            <w:noProof/>
            <w:lang w:val="en-US"/>
          </w:rPr>
          <w:t>Appendix</w:t>
        </w:r>
        <w:r>
          <w:rPr>
            <w:noProof/>
            <w:webHidden/>
          </w:rPr>
          <w:tab/>
        </w:r>
        <w:r>
          <w:rPr>
            <w:noProof/>
            <w:webHidden/>
          </w:rPr>
          <w:fldChar w:fldCharType="begin"/>
        </w:r>
        <w:r>
          <w:rPr>
            <w:noProof/>
            <w:webHidden/>
          </w:rPr>
          <w:instrText xml:space="preserve"> PAGEREF _Toc155122188 \h </w:instrText>
        </w:r>
        <w:r>
          <w:rPr>
            <w:noProof/>
            <w:webHidden/>
          </w:rPr>
        </w:r>
        <w:r>
          <w:rPr>
            <w:noProof/>
            <w:webHidden/>
          </w:rPr>
          <w:fldChar w:fldCharType="separate"/>
        </w:r>
        <w:r>
          <w:rPr>
            <w:noProof/>
            <w:webHidden/>
          </w:rPr>
          <w:t>VI</w:t>
        </w:r>
        <w:r>
          <w:rPr>
            <w:noProof/>
            <w:webHidden/>
          </w:rPr>
          <w:fldChar w:fldCharType="end"/>
        </w:r>
      </w:hyperlink>
    </w:p>
    <w:p w14:paraId="2117A8D7" w14:textId="2491B8DC" w:rsidR="00005D34" w:rsidRDefault="00005D34">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22189" w:history="1">
        <w:r w:rsidRPr="00975AAE">
          <w:rPr>
            <w:rStyle w:val="Hyperlink"/>
            <w:noProof/>
            <w:lang w:val="en-US"/>
          </w:rPr>
          <w:t>A.</w:t>
        </w:r>
        <w:r>
          <w:rPr>
            <w:rFonts w:asciiTheme="minorHAnsi" w:eastAsiaTheme="minorEastAsia" w:hAnsiTheme="minorHAnsi"/>
            <w:noProof/>
            <w:color w:val="auto"/>
            <w:kern w:val="2"/>
            <w:sz w:val="24"/>
            <w:szCs w:val="24"/>
            <w:lang w:val="en-CH" w:eastAsia="en-GB"/>
            <w14:ligatures w14:val="standardContextual"/>
          </w:rPr>
          <w:tab/>
        </w:r>
        <w:r w:rsidRPr="00975AAE">
          <w:rPr>
            <w:rStyle w:val="Hyperlink"/>
            <w:noProof/>
            <w:lang w:val="en-US"/>
          </w:rPr>
          <w:t>Appendix 1</w:t>
        </w:r>
        <w:r>
          <w:rPr>
            <w:noProof/>
            <w:webHidden/>
          </w:rPr>
          <w:tab/>
        </w:r>
        <w:r>
          <w:rPr>
            <w:noProof/>
            <w:webHidden/>
          </w:rPr>
          <w:fldChar w:fldCharType="begin"/>
        </w:r>
        <w:r>
          <w:rPr>
            <w:noProof/>
            <w:webHidden/>
          </w:rPr>
          <w:instrText xml:space="preserve"> PAGEREF _Toc155122189 \h </w:instrText>
        </w:r>
        <w:r>
          <w:rPr>
            <w:noProof/>
            <w:webHidden/>
          </w:rPr>
        </w:r>
        <w:r>
          <w:rPr>
            <w:noProof/>
            <w:webHidden/>
          </w:rPr>
          <w:fldChar w:fldCharType="separate"/>
        </w:r>
        <w:r>
          <w:rPr>
            <w:noProof/>
            <w:webHidden/>
          </w:rPr>
          <w:t>VI</w:t>
        </w:r>
        <w:r>
          <w:rPr>
            <w:noProof/>
            <w:webHidden/>
          </w:rPr>
          <w:fldChar w:fldCharType="end"/>
        </w:r>
      </w:hyperlink>
    </w:p>
    <w:p w14:paraId="23B504D1" w14:textId="077B7CA0" w:rsidR="00005D34" w:rsidRDefault="00005D34">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22190" w:history="1">
        <w:r w:rsidRPr="00975AAE">
          <w:rPr>
            <w:rStyle w:val="Hyperlink"/>
            <w:noProof/>
            <w:lang w:val="en-US"/>
          </w:rPr>
          <w:t>B.</w:t>
        </w:r>
        <w:r>
          <w:rPr>
            <w:rFonts w:asciiTheme="minorHAnsi" w:eastAsiaTheme="minorEastAsia" w:hAnsiTheme="minorHAnsi"/>
            <w:noProof/>
            <w:color w:val="auto"/>
            <w:kern w:val="2"/>
            <w:sz w:val="24"/>
            <w:szCs w:val="24"/>
            <w:lang w:val="en-CH" w:eastAsia="en-GB"/>
            <w14:ligatures w14:val="standardContextual"/>
          </w:rPr>
          <w:tab/>
        </w:r>
        <w:r w:rsidRPr="00975AAE">
          <w:rPr>
            <w:rStyle w:val="Hyperlink"/>
            <w:noProof/>
            <w:lang w:val="en-US"/>
          </w:rPr>
          <w:t>Appendix 2</w:t>
        </w:r>
        <w:r>
          <w:rPr>
            <w:noProof/>
            <w:webHidden/>
          </w:rPr>
          <w:tab/>
        </w:r>
        <w:r>
          <w:rPr>
            <w:noProof/>
            <w:webHidden/>
          </w:rPr>
          <w:fldChar w:fldCharType="begin"/>
        </w:r>
        <w:r>
          <w:rPr>
            <w:noProof/>
            <w:webHidden/>
          </w:rPr>
          <w:instrText xml:space="preserve"> PAGEREF _Toc155122190 \h </w:instrText>
        </w:r>
        <w:r>
          <w:rPr>
            <w:noProof/>
            <w:webHidden/>
          </w:rPr>
        </w:r>
        <w:r>
          <w:rPr>
            <w:noProof/>
            <w:webHidden/>
          </w:rPr>
          <w:fldChar w:fldCharType="separate"/>
        </w:r>
        <w:r>
          <w:rPr>
            <w:noProof/>
            <w:webHidden/>
          </w:rPr>
          <w:t>VII</w:t>
        </w:r>
        <w:r>
          <w:rPr>
            <w:noProof/>
            <w:webHidden/>
          </w:rPr>
          <w:fldChar w:fldCharType="end"/>
        </w:r>
      </w:hyperlink>
    </w:p>
    <w:p w14:paraId="72868F0E" w14:textId="064D6506" w:rsidR="00005D34" w:rsidRDefault="00005D34">
      <w:pPr>
        <w:pStyle w:val="TOC2"/>
        <w:tabs>
          <w:tab w:val="left" w:pos="720"/>
          <w:tab w:val="right" w:leader="dot" w:pos="9061"/>
        </w:tabs>
        <w:rPr>
          <w:rFonts w:asciiTheme="minorHAnsi" w:eastAsiaTheme="minorEastAsia" w:hAnsiTheme="minorHAnsi"/>
          <w:noProof/>
          <w:color w:val="auto"/>
          <w:kern w:val="2"/>
          <w:sz w:val="24"/>
          <w:szCs w:val="24"/>
          <w:lang w:val="en-CH" w:eastAsia="en-GB"/>
          <w14:ligatures w14:val="standardContextual"/>
        </w:rPr>
      </w:pPr>
      <w:hyperlink w:anchor="_Toc155122191" w:history="1">
        <w:r w:rsidRPr="00975AAE">
          <w:rPr>
            <w:rStyle w:val="Hyperlink"/>
            <w:noProof/>
            <w:lang w:val="en-US"/>
          </w:rPr>
          <w:t>C.</w:t>
        </w:r>
        <w:r>
          <w:rPr>
            <w:rFonts w:asciiTheme="minorHAnsi" w:eastAsiaTheme="minorEastAsia" w:hAnsiTheme="minorHAnsi"/>
            <w:noProof/>
            <w:color w:val="auto"/>
            <w:kern w:val="2"/>
            <w:sz w:val="24"/>
            <w:szCs w:val="24"/>
            <w:lang w:val="en-CH" w:eastAsia="en-GB"/>
            <w14:ligatures w14:val="standardContextual"/>
          </w:rPr>
          <w:tab/>
        </w:r>
        <w:r w:rsidRPr="00975AAE">
          <w:rPr>
            <w:rStyle w:val="Hyperlink"/>
            <w:noProof/>
            <w:lang w:val="en-US"/>
          </w:rPr>
          <w:t>Declaration of Authenticity</w:t>
        </w:r>
        <w:r>
          <w:rPr>
            <w:noProof/>
            <w:webHidden/>
          </w:rPr>
          <w:tab/>
        </w:r>
        <w:r>
          <w:rPr>
            <w:noProof/>
            <w:webHidden/>
          </w:rPr>
          <w:fldChar w:fldCharType="begin"/>
        </w:r>
        <w:r>
          <w:rPr>
            <w:noProof/>
            <w:webHidden/>
          </w:rPr>
          <w:instrText xml:space="preserve"> PAGEREF _Toc155122191 \h </w:instrText>
        </w:r>
        <w:r>
          <w:rPr>
            <w:noProof/>
            <w:webHidden/>
          </w:rPr>
        </w:r>
        <w:r>
          <w:rPr>
            <w:noProof/>
            <w:webHidden/>
          </w:rPr>
          <w:fldChar w:fldCharType="separate"/>
        </w:r>
        <w:r>
          <w:rPr>
            <w:noProof/>
            <w:webHidden/>
          </w:rPr>
          <w:t>VIII</w:t>
        </w:r>
        <w:r>
          <w:rPr>
            <w:noProof/>
            <w:webHidden/>
          </w:rPr>
          <w:fldChar w:fldCharType="end"/>
        </w:r>
      </w:hyperlink>
    </w:p>
    <w:p w14:paraId="66C29BB4" w14:textId="2F2AF0B7" w:rsidR="009A2ACE" w:rsidRPr="00C03B2B" w:rsidRDefault="000C36A4" w:rsidP="007B33AF">
      <w:pPr>
        <w:rPr>
          <w:lang w:val="en-US"/>
        </w:rPr>
      </w:pPr>
      <w:r w:rsidRPr="00C03B2B">
        <w:rPr>
          <w:b/>
          <w:lang w:val="en-US"/>
        </w:rPr>
        <w:fldChar w:fldCharType="end"/>
      </w:r>
    </w:p>
    <w:p w14:paraId="52DC3BB4" w14:textId="77777777" w:rsidR="00EA589D" w:rsidRPr="00C03B2B" w:rsidRDefault="00EA589D" w:rsidP="006A1226">
      <w:pPr>
        <w:pStyle w:val="Heading1"/>
        <w:numPr>
          <w:ilvl w:val="0"/>
          <w:numId w:val="0"/>
        </w:numPr>
        <w:rPr>
          <w:lang w:val="en-US"/>
        </w:rPr>
        <w:sectPr w:rsidR="00EA589D" w:rsidRPr="00C03B2B" w:rsidSect="0081026D">
          <w:headerReference w:type="default" r:id="rId14"/>
          <w:pgSz w:w="11906" w:h="16838"/>
          <w:pgMar w:top="1418" w:right="1134" w:bottom="1134" w:left="1701" w:header="709" w:footer="709" w:gutter="0"/>
          <w:pgNumType w:fmt="upperRoman"/>
          <w:cols w:space="708"/>
          <w:titlePg/>
          <w:docGrid w:linePitch="360"/>
        </w:sectPr>
      </w:pPr>
    </w:p>
    <w:p w14:paraId="65EB5722" w14:textId="77777777" w:rsidR="009A2ACE" w:rsidRPr="00C03B2B" w:rsidRDefault="00094606" w:rsidP="00EA589D">
      <w:pPr>
        <w:pStyle w:val="Heading1"/>
        <w:rPr>
          <w:lang w:val="en-US"/>
        </w:rPr>
      </w:pPr>
      <w:bookmarkStart w:id="4" w:name="_Toc155122154"/>
      <w:r w:rsidRPr="00C03B2B">
        <w:rPr>
          <w:lang w:val="en-US"/>
        </w:rPr>
        <w:lastRenderedPageBreak/>
        <w:t>Introduction</w:t>
      </w:r>
      <w:bookmarkEnd w:id="4"/>
    </w:p>
    <w:p w14:paraId="107A9F07" w14:textId="77777777" w:rsidR="00604FD4" w:rsidRPr="00C03B2B" w:rsidRDefault="00094606" w:rsidP="00604FD4">
      <w:pPr>
        <w:pStyle w:val="Heading2"/>
        <w:rPr>
          <w:lang w:val="en-US"/>
        </w:rPr>
      </w:pPr>
      <w:bookmarkStart w:id="5" w:name="_Toc155122155"/>
      <w:r w:rsidRPr="00C03B2B">
        <w:rPr>
          <w:lang w:val="en-US"/>
        </w:rPr>
        <w:t>Objectives and Guiding Questions</w:t>
      </w:r>
      <w:bookmarkEnd w:id="5"/>
    </w:p>
    <w:p w14:paraId="045B0700" w14:textId="344D90E9" w:rsidR="00D519D8" w:rsidRPr="00C03B2B" w:rsidRDefault="00D519D8" w:rsidP="00005D34">
      <w:pPr>
        <w:rPr>
          <w:lang w:val="en-US"/>
        </w:rPr>
      </w:pPr>
      <w:r w:rsidRPr="00C03B2B">
        <w:rPr>
          <w:lang w:val="en-US"/>
        </w:rPr>
        <w:t>With my chess variations I aim to create a game that is visually represented</w:t>
      </w:r>
      <w:r w:rsidR="00087AE1" w:rsidRPr="00C03B2B">
        <w:rPr>
          <w:lang w:val="en-US"/>
        </w:rPr>
        <w:t xml:space="preserve"> on a display</w:t>
      </w:r>
      <w:r w:rsidRPr="00C03B2B">
        <w:rPr>
          <w:lang w:val="en-US"/>
        </w:rPr>
        <w:t xml:space="preserve">. I want to create a program that check the legitimacy of each chess move and </w:t>
      </w:r>
      <w:r w:rsidR="008F0949">
        <w:rPr>
          <w:lang w:val="en-US"/>
        </w:rPr>
        <w:t xml:space="preserve">prevent </w:t>
      </w:r>
      <w:r w:rsidRPr="00C03B2B">
        <w:rPr>
          <w:lang w:val="en-US"/>
        </w:rPr>
        <w:t xml:space="preserve">it, if the move is not valid. </w:t>
      </w:r>
      <w:r w:rsidR="00087AE1" w:rsidRPr="00C03B2B">
        <w:rPr>
          <w:lang w:val="en-US"/>
        </w:rPr>
        <w:t>I aim to enforce the rules of the game, which include my two chess variations.</w:t>
      </w:r>
    </w:p>
    <w:p w14:paraId="0047B9B4" w14:textId="77777777" w:rsidR="00C11681" w:rsidRPr="00C03B2B" w:rsidRDefault="00C11681" w:rsidP="00C11681">
      <w:pPr>
        <w:rPr>
          <w:lang w:val="en-US"/>
        </w:rPr>
      </w:pPr>
      <w:r w:rsidRPr="00C03B2B">
        <w:rPr>
          <w:lang w:val="en-US"/>
        </w:rPr>
        <w:t xml:space="preserve">Compute the legit moves of each piece. Visualize the game. </w:t>
      </w:r>
    </w:p>
    <w:p w14:paraId="6A0625F6" w14:textId="3DA95F14" w:rsidR="00C11681" w:rsidRPr="00C03B2B" w:rsidRDefault="00C11681" w:rsidP="00C11681">
      <w:pPr>
        <w:rPr>
          <w:lang w:val="en-US"/>
        </w:rPr>
      </w:pPr>
      <w:r w:rsidRPr="00C03B2B">
        <w:rPr>
          <w:lang w:val="en-US"/>
        </w:rPr>
        <w:t>Enforce the rules of the game, which includes…</w:t>
      </w:r>
    </w:p>
    <w:p w14:paraId="4B3383B1" w14:textId="77777777" w:rsidR="009A2ACE" w:rsidRPr="00C03B2B" w:rsidRDefault="00094606" w:rsidP="00EA589D">
      <w:pPr>
        <w:pStyle w:val="Heading2"/>
        <w:rPr>
          <w:lang w:val="en-US"/>
        </w:rPr>
      </w:pPr>
      <w:bookmarkStart w:id="6" w:name="_Toc155122156"/>
      <w:r w:rsidRPr="00C03B2B">
        <w:rPr>
          <w:lang w:val="en-US"/>
        </w:rPr>
        <w:t>Procedure and Method</w:t>
      </w:r>
      <w:bookmarkEnd w:id="6"/>
    </w:p>
    <w:p w14:paraId="432856F7" w14:textId="77777777" w:rsidR="00C23DA6" w:rsidRPr="00C03B2B" w:rsidRDefault="00C23DA6" w:rsidP="00C23DA6">
      <w:pPr>
        <w:rPr>
          <w:lang w:val="en-US"/>
        </w:rPr>
      </w:pPr>
      <w:r w:rsidRPr="00C03B2B">
        <w:rPr>
          <w:lang w:val="en-US"/>
        </w:rPr>
        <w:t>At the start of my project, I had to determine in which programming language I wanted my project to be written in. Since I had little knowledge about programming, I opted for an easy to understand and beginner friendly computer language. Python is one of the most well-known starting programming languages, making it an ideal choice for my project. Since I had no prior experience with Python, I had to learn the language from scratch. I started my learning journey with a great introduction tutorial I found on YouTube. The author of the video explains the basic functions and variables of Python and reinforces the information with step-by-step projects. I found this guide helpful and engaging, resulting in my improvement in programming.</w:t>
      </w:r>
    </w:p>
    <w:p w14:paraId="7D9D19FE" w14:textId="77777777" w:rsidR="00C23DA6" w:rsidRPr="00C03B2B" w:rsidRDefault="00C23DA6" w:rsidP="00C23DA6">
      <w:pPr>
        <w:rPr>
          <w:lang w:val="en-US"/>
        </w:rPr>
      </w:pPr>
      <w:r w:rsidRPr="00C03B2B">
        <w:rPr>
          <w:lang w:val="en-US"/>
        </w:rPr>
        <w:t>Next up, I had to choose a chess code, that I could understand well and that can be modified to create new chess variations. I found my way over to GitHub where thousands of programmers are sharing their code with the world. GitHub search features allowed me to look for a chess code that is written in python. After looking through dozens of chess programs, I finally found one to my liking. The one I found did not have major errors and its board was constructed with buttons. I found working with buttons simple, because each button had a distinct identity and when pressed it can call a function.</w:t>
      </w:r>
    </w:p>
    <w:p w14:paraId="0EFB246E" w14:textId="77777777" w:rsidR="00C23DA6" w:rsidRPr="00C03B2B" w:rsidRDefault="00C23DA6" w:rsidP="00C23DA6">
      <w:pPr>
        <w:rPr>
          <w:lang w:val="en-US"/>
        </w:rPr>
      </w:pPr>
      <w:r w:rsidRPr="00C03B2B">
        <w:rPr>
          <w:lang w:val="en-US"/>
        </w:rPr>
        <w:t xml:space="preserve">GitHub allowed me to save my projects in a history data base, which is crucial in programming. When writing any code, it is important to make many backups to jump back to the code if a long-term error or mistake happens. </w:t>
      </w:r>
    </w:p>
    <w:p w14:paraId="53B14CE0" w14:textId="77777777" w:rsidR="00C23DA6" w:rsidRPr="00C03B2B" w:rsidRDefault="00C23DA6" w:rsidP="00C23DA6">
      <w:pPr>
        <w:rPr>
          <w:lang w:val="en-US"/>
        </w:rPr>
      </w:pPr>
      <w:r w:rsidRPr="00C03B2B">
        <w:rPr>
          <w:lang w:val="en-US"/>
        </w:rPr>
        <w:t>For my workspace of my program, I chose visual studio code. Visual studio is a well-known source code editor that I have used in school prior to my work. It’s supporting a wide range of programming languages with loads of extensions. During my work however I came across one problem with this workspace, from time to time it marked that I had an indent error in my code, which wasn’t the case. To fix this I had to rearrange my code, for it not to be shown as an error.</w:t>
      </w:r>
    </w:p>
    <w:p w14:paraId="53DF2110" w14:textId="77777777" w:rsidR="00C23DA6" w:rsidRPr="00C03B2B" w:rsidRDefault="00C23DA6" w:rsidP="00C23DA6">
      <w:pPr>
        <w:rPr>
          <w:lang w:val="en-US"/>
        </w:rPr>
      </w:pPr>
      <w:r w:rsidRPr="00C03B2B">
        <w:rPr>
          <w:lang w:val="en-US"/>
        </w:rPr>
        <w:t>The next step was to fully understand the chosen code functions and variables. When I first inspected the code, it appeared very unclear and was difficult to understand. It ranged with a lot of functions and variables that had a lot of code inside of them. For me to fully understand the program I had to go line by line and understand what each variable and function is for. This took a long time, since the code was written by a more experience Python user than me. So, I had to look up a lot of theory regarding Python. Eventually I started understanding the code better and I got ideas how I could modify the code to create my both chess variants.</w:t>
      </w:r>
    </w:p>
    <w:p w14:paraId="12140C2E" w14:textId="017E0F61" w:rsidR="00C23DA6" w:rsidRPr="00C03B2B" w:rsidRDefault="00C23DA6" w:rsidP="00C23DA6">
      <w:pPr>
        <w:rPr>
          <w:lang w:val="en-US"/>
        </w:rPr>
      </w:pPr>
      <w:r w:rsidRPr="00C03B2B">
        <w:rPr>
          <w:lang w:val="en-US"/>
        </w:rPr>
        <w:t>During my coding of Chaotic Chess, I took use of modules. A module is a separate coding space, that contains functions that you want to include in your initial code.</w:t>
      </w:r>
    </w:p>
    <w:p w14:paraId="6DA94113" w14:textId="36EA022A" w:rsidR="00C23DA6" w:rsidRPr="00C03B2B" w:rsidRDefault="00094606" w:rsidP="00005D34">
      <w:pPr>
        <w:pStyle w:val="Heading2"/>
        <w:rPr>
          <w:lang w:val="en-US"/>
        </w:rPr>
      </w:pPr>
      <w:bookmarkStart w:id="7" w:name="_Toc155122157"/>
      <w:r w:rsidRPr="00C03B2B">
        <w:rPr>
          <w:lang w:val="en-US"/>
        </w:rPr>
        <w:lastRenderedPageBreak/>
        <w:t>Structure of the Paper</w:t>
      </w:r>
      <w:bookmarkEnd w:id="7"/>
    </w:p>
    <w:p w14:paraId="1FDC96CE" w14:textId="23F87EF3" w:rsidR="008F0949" w:rsidRPr="00C03B2B" w:rsidRDefault="008F0949" w:rsidP="00005D34">
      <w:pPr>
        <w:rPr>
          <w:lang w:val="en-US"/>
        </w:rPr>
      </w:pPr>
      <w:r>
        <w:rPr>
          <w:lang w:val="en-US"/>
        </w:rPr>
        <w:t>In this paper, I will present two chess games which are variations of the standard chess.</w:t>
      </w:r>
    </w:p>
    <w:p w14:paraId="6C0ED6E7" w14:textId="2E537D40" w:rsidR="00774095" w:rsidRPr="00C03B2B" w:rsidRDefault="00774095" w:rsidP="00774095">
      <w:pPr>
        <w:rPr>
          <w:lang w:val="en-US"/>
        </w:rPr>
      </w:pPr>
      <w:r w:rsidRPr="00C03B2B">
        <w:rPr>
          <w:lang w:val="en-US"/>
        </w:rPr>
        <w:t>Through my project, I aim to guide you in creating two chess variants. Whether or not you have experience with coding, my goal is to present this information in a way that is understandable for everyone.</w:t>
      </w:r>
    </w:p>
    <w:p w14:paraId="62B8D9CB" w14:textId="3411D388" w:rsidR="00774095" w:rsidRPr="00C03B2B" w:rsidRDefault="00774095" w:rsidP="00774095">
      <w:pPr>
        <w:rPr>
          <w:lang w:val="en-US"/>
        </w:rPr>
      </w:pPr>
      <w:r w:rsidRPr="00C03B2B">
        <w:rPr>
          <w:lang w:val="en-US"/>
        </w:rPr>
        <w:t xml:space="preserve">In the first chapter I will explain the underlying chess program </w:t>
      </w:r>
      <w:r w:rsidR="008F0949">
        <w:rPr>
          <w:lang w:val="en-US"/>
        </w:rPr>
        <w:t>which I took “as a starting point” for my project</w:t>
      </w:r>
      <w:r w:rsidRPr="00C03B2B">
        <w:rPr>
          <w:lang w:val="en-US"/>
        </w:rPr>
        <w:t xml:space="preserve">. </w:t>
      </w:r>
      <w:r w:rsidR="00D519D8" w:rsidRPr="00C03B2B">
        <w:rPr>
          <w:lang w:val="en-US"/>
        </w:rPr>
        <w:t xml:space="preserve">Understanding the original chess </w:t>
      </w:r>
      <w:r w:rsidR="008F0949">
        <w:rPr>
          <w:lang w:val="en-US"/>
        </w:rPr>
        <w:t>program</w:t>
      </w:r>
      <w:r w:rsidR="00D519D8" w:rsidRPr="00C03B2B">
        <w:rPr>
          <w:lang w:val="en-US"/>
        </w:rPr>
        <w:t xml:space="preserve"> is required to be able to </w:t>
      </w:r>
      <w:r w:rsidR="008F0949">
        <w:rPr>
          <w:lang w:val="en-US"/>
        </w:rPr>
        <w:t>understand the rest of my work</w:t>
      </w:r>
      <w:r w:rsidR="00D519D8" w:rsidRPr="00C03B2B">
        <w:rPr>
          <w:lang w:val="en-US"/>
        </w:rPr>
        <w:t xml:space="preserve">. I will break down the program into its logic and display. I will </w:t>
      </w:r>
      <w:r w:rsidR="008F0949">
        <w:rPr>
          <w:lang w:val="en-US"/>
        </w:rPr>
        <w:t xml:space="preserve">describe </w:t>
      </w:r>
      <w:r w:rsidR="00D519D8" w:rsidRPr="00C03B2B">
        <w:rPr>
          <w:lang w:val="en-US"/>
        </w:rPr>
        <w:t xml:space="preserve">its functions and variables, and explain how </w:t>
      </w:r>
      <w:r w:rsidR="008F0949">
        <w:rPr>
          <w:lang w:val="en-US"/>
        </w:rPr>
        <w:t>the game is visualized.</w:t>
      </w:r>
    </w:p>
    <w:p w14:paraId="174DBCEE" w14:textId="1078251D" w:rsidR="00D519D8" w:rsidRPr="00C03B2B" w:rsidRDefault="008F0949" w:rsidP="00774095">
      <w:pPr>
        <w:rPr>
          <w:lang w:val="en-US"/>
        </w:rPr>
      </w:pPr>
      <w:r>
        <w:rPr>
          <w:lang w:val="en-US"/>
        </w:rPr>
        <w:t>In</w:t>
      </w:r>
      <w:r w:rsidR="00D519D8" w:rsidRPr="00C03B2B">
        <w:rPr>
          <w:lang w:val="en-US"/>
        </w:rPr>
        <w:t xml:space="preserve"> the second chapter…</w:t>
      </w:r>
    </w:p>
    <w:p w14:paraId="4B41033D" w14:textId="77777777" w:rsidR="00D519D8" w:rsidRPr="00C03B2B" w:rsidRDefault="00D519D8" w:rsidP="00774095">
      <w:pPr>
        <w:rPr>
          <w:lang w:val="en-US"/>
        </w:rPr>
      </w:pPr>
    </w:p>
    <w:p w14:paraId="63588485" w14:textId="1FAD4AF6" w:rsidR="009A2ACE" w:rsidRPr="00C03B2B" w:rsidRDefault="00C07A2B" w:rsidP="00EA589D">
      <w:pPr>
        <w:pStyle w:val="Heading1"/>
        <w:rPr>
          <w:lang w:val="en-US"/>
        </w:rPr>
      </w:pPr>
      <w:bookmarkStart w:id="8" w:name="_Toc155122158"/>
      <w:r w:rsidRPr="00C03B2B">
        <w:rPr>
          <w:lang w:val="en-US"/>
        </w:rPr>
        <w:t>Initial Chess Code</w:t>
      </w:r>
      <w:bookmarkEnd w:id="8"/>
    </w:p>
    <w:p w14:paraId="55E0DB1A" w14:textId="557FBDBD" w:rsidR="009A2ACE" w:rsidRPr="00C03B2B" w:rsidRDefault="00C07A2B" w:rsidP="00EA589D">
      <w:pPr>
        <w:pStyle w:val="Heading2"/>
        <w:rPr>
          <w:lang w:val="en-US"/>
        </w:rPr>
      </w:pPr>
      <w:bookmarkStart w:id="9" w:name="_Toc155122159"/>
      <w:r w:rsidRPr="00C03B2B">
        <w:rPr>
          <w:lang w:val="en-US"/>
        </w:rPr>
        <w:t>Logic of initial chess code</w:t>
      </w:r>
      <w:bookmarkEnd w:id="9"/>
    </w:p>
    <w:p w14:paraId="5EB99735" w14:textId="25D796CD" w:rsidR="00C07A2B" w:rsidRPr="00C03B2B" w:rsidRDefault="00C07A2B" w:rsidP="00C07A2B">
      <w:pPr>
        <w:pStyle w:val="Heading3"/>
        <w:rPr>
          <w:lang w:val="en-US"/>
        </w:rPr>
      </w:pPr>
      <w:bookmarkStart w:id="10" w:name="_Toc155122160"/>
      <w:r w:rsidRPr="00C03B2B">
        <w:rPr>
          <w:lang w:val="en-US"/>
        </w:rPr>
        <w:t>Overview</w:t>
      </w:r>
      <w:bookmarkEnd w:id="10"/>
    </w:p>
    <w:p w14:paraId="2BE254CA" w14:textId="77777777" w:rsidR="007D3196" w:rsidRPr="00C03B2B" w:rsidRDefault="007D3196" w:rsidP="007D3196">
      <w:pPr>
        <w:rPr>
          <w:lang w:val="en-US"/>
        </w:rPr>
      </w:pPr>
    </w:p>
    <w:p w14:paraId="147B0F15" w14:textId="7865E42F" w:rsidR="00C07A2B" w:rsidRPr="00C03B2B" w:rsidRDefault="00C07A2B" w:rsidP="00C11681">
      <w:pPr>
        <w:rPr>
          <w:lang w:val="en-US"/>
        </w:rPr>
      </w:pPr>
      <w:r w:rsidRPr="00C03B2B">
        <w:rPr>
          <w:lang w:val="en-US"/>
        </w:rPr>
        <w:t>Concept</w:t>
      </w:r>
    </w:p>
    <w:p w14:paraId="5FE345FB" w14:textId="77777777" w:rsidR="00C11681" w:rsidRPr="00C03B2B" w:rsidRDefault="00C11681" w:rsidP="00C11681">
      <w:pPr>
        <w:pStyle w:val="Heading4"/>
        <w:rPr>
          <w:lang w:val="en-US"/>
        </w:rPr>
      </w:pPr>
      <w:r w:rsidRPr="00C03B2B">
        <w:rPr>
          <w:lang w:val="en-US"/>
        </w:rPr>
        <w:t>Figure (or Piece)</w:t>
      </w:r>
    </w:p>
    <w:p w14:paraId="6F2A32AE" w14:textId="4894615A" w:rsidR="009E1174" w:rsidRPr="00C03B2B" w:rsidRDefault="009E1174" w:rsidP="009E1174">
      <w:pPr>
        <w:rPr>
          <w:shd w:val="clear" w:color="auto" w:fill="FFFFFF"/>
          <w:lang w:val="en-US"/>
        </w:rPr>
      </w:pPr>
      <w:r w:rsidRPr="00C03B2B">
        <w:rPr>
          <w:shd w:val="clear" w:color="auto" w:fill="FFFFFF"/>
          <w:lang w:val="en-US"/>
        </w:rPr>
        <w:t>A Class is like an object constructor, or a "blueprint" for creating objects.</w:t>
      </w:r>
      <w:sdt>
        <w:sdtPr>
          <w:rPr>
            <w:shd w:val="clear" w:color="auto" w:fill="FFFFFF"/>
            <w:lang w:val="en-US"/>
          </w:rPr>
          <w:id w:val="646328722"/>
          <w:citation/>
        </w:sdtPr>
        <w:sdtContent>
          <w:r w:rsidRPr="00C03B2B">
            <w:rPr>
              <w:shd w:val="clear" w:color="auto" w:fill="FFFFFF"/>
              <w:lang w:val="en-US"/>
            </w:rPr>
            <w:fldChar w:fldCharType="begin"/>
          </w:r>
          <w:r w:rsidRPr="00C03B2B">
            <w:rPr>
              <w:shd w:val="clear" w:color="auto" w:fill="FFFFFF"/>
              <w:lang w:val="en-US"/>
            </w:rPr>
            <w:instrText xml:space="preserve"> CITATION W3S \l 4108 </w:instrText>
          </w:r>
          <w:r w:rsidRPr="00C03B2B">
            <w:rPr>
              <w:shd w:val="clear" w:color="auto" w:fill="FFFFFF"/>
              <w:lang w:val="en-US"/>
            </w:rPr>
            <w:fldChar w:fldCharType="separate"/>
          </w:r>
          <w:r w:rsidR="00C03B2B" w:rsidRPr="00C03B2B">
            <w:rPr>
              <w:noProof/>
              <w:shd w:val="clear" w:color="auto" w:fill="FFFFFF"/>
              <w:lang w:val="en-US"/>
            </w:rPr>
            <w:t xml:space="preserve"> </w:t>
          </w:r>
          <w:r w:rsidR="00C03B2B" w:rsidRPr="00005D34">
            <w:rPr>
              <w:noProof/>
              <w:shd w:val="clear" w:color="auto" w:fill="FFFFFF"/>
              <w:lang w:val="en-US"/>
            </w:rPr>
            <w:t>(W3Schools, s.d.)</w:t>
          </w:r>
          <w:r w:rsidRPr="00C03B2B">
            <w:rPr>
              <w:shd w:val="clear" w:color="auto" w:fill="FFFFFF"/>
              <w:lang w:val="en-US"/>
            </w:rPr>
            <w:fldChar w:fldCharType="end"/>
          </w:r>
        </w:sdtContent>
      </w:sdt>
    </w:p>
    <w:p w14:paraId="09530877" w14:textId="77777777" w:rsidR="00C11681" w:rsidRPr="00C03B2B" w:rsidRDefault="00C11681" w:rsidP="00C11681">
      <w:pPr>
        <w:rPr>
          <w:lang w:val="en-US"/>
        </w:rPr>
      </w:pPr>
      <w:r w:rsidRPr="00C03B2B">
        <w:rPr>
          <w:lang w:val="en-US"/>
        </w:rPr>
        <w:t xml:space="preserve">The first key concept that needs to be modeled in any chess program is the concept of the chess pieces, also called the figures. There are sixteen pieces of each color, black and white: one king, one queen, two rooks, two bishops, two knights, and eight pawns. Each piece has a type and a position. Each piece has a defined starting position at the beginning of the game. During the game, the players move the white and black pieces in alternate turns, thus the position of the pieces need to be updated. The pieces can move to a square that is either unoccupied or occupied by the opponent’s piece. Each figure needs to know which squares it can move to, based on its type. </w:t>
      </w:r>
    </w:p>
    <w:p w14:paraId="78CD9443" w14:textId="5C5C778A" w:rsidR="00C11681" w:rsidRPr="00C03B2B" w:rsidRDefault="00C11681" w:rsidP="00005D34">
      <w:pPr>
        <w:jc w:val="center"/>
        <w:rPr>
          <w:lang w:val="en-US"/>
        </w:rPr>
      </w:pPr>
      <w:r w:rsidRPr="00C03B2B">
        <w:rPr>
          <w:noProof/>
          <w:lang w:val="en-US"/>
        </w:rPr>
        <w:drawing>
          <wp:inline distT="0" distB="0" distL="0" distR="0" wp14:anchorId="6262D03B" wp14:editId="03DB653E">
            <wp:extent cx="4435200" cy="1353600"/>
            <wp:effectExtent l="0" t="0" r="0" b="5715"/>
            <wp:docPr id="1688890830"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90830" name="Picture 1" descr="A white paper with black text&#10;&#10;Description automatically generated"/>
                    <pic:cNvPicPr/>
                  </pic:nvPicPr>
                  <pic:blipFill>
                    <a:blip r:embed="rId15"/>
                    <a:stretch>
                      <a:fillRect/>
                    </a:stretch>
                  </pic:blipFill>
                  <pic:spPr>
                    <a:xfrm>
                      <a:off x="0" y="0"/>
                      <a:ext cx="4435200" cy="1353600"/>
                    </a:xfrm>
                    <a:prstGeom prst="rect">
                      <a:avLst/>
                    </a:prstGeom>
                  </pic:spPr>
                </pic:pic>
              </a:graphicData>
            </a:graphic>
          </wp:inline>
        </w:drawing>
      </w:r>
    </w:p>
    <w:tbl>
      <w:tblPr>
        <w:tblStyle w:val="GridTable4-Accent1"/>
        <w:tblW w:w="0" w:type="auto"/>
        <w:tblLook w:val="04A0" w:firstRow="1" w:lastRow="0" w:firstColumn="1" w:lastColumn="0" w:noHBand="0" w:noVBand="1"/>
      </w:tblPr>
      <w:tblGrid>
        <w:gridCol w:w="2405"/>
        <w:gridCol w:w="4111"/>
        <w:gridCol w:w="2545"/>
      </w:tblGrid>
      <w:tr w:rsidR="00C11681" w:rsidRPr="00C03B2B" w14:paraId="1648D07C" w14:textId="77777777" w:rsidTr="00861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4AEA70F" w14:textId="77777777" w:rsidR="00C11681" w:rsidRPr="00C03B2B" w:rsidRDefault="00C11681" w:rsidP="00005D34">
            <w:pPr>
              <w:jc w:val="left"/>
              <w:rPr>
                <w:lang w:val="en-US"/>
              </w:rPr>
            </w:pPr>
            <w:r w:rsidRPr="00C03B2B">
              <w:rPr>
                <w:lang w:val="en-US"/>
              </w:rPr>
              <w:t>Member name</w:t>
            </w:r>
          </w:p>
        </w:tc>
        <w:tc>
          <w:tcPr>
            <w:tcW w:w="4111" w:type="dxa"/>
          </w:tcPr>
          <w:p w14:paraId="6B4BD67E" w14:textId="77777777" w:rsidR="00C11681" w:rsidRPr="00C03B2B" w:rsidRDefault="00C11681" w:rsidP="00005D34">
            <w:pPr>
              <w:jc w:val="left"/>
              <w:cnfStyle w:val="100000000000" w:firstRow="1" w:lastRow="0" w:firstColumn="0" w:lastColumn="0" w:oddVBand="0" w:evenVBand="0" w:oddHBand="0" w:evenHBand="0" w:firstRowFirstColumn="0" w:firstRowLastColumn="0" w:lastRowFirstColumn="0" w:lastRowLastColumn="0"/>
              <w:rPr>
                <w:lang w:val="en-US"/>
              </w:rPr>
            </w:pPr>
            <w:r w:rsidRPr="00C03B2B">
              <w:rPr>
                <w:lang w:val="en-US"/>
              </w:rPr>
              <w:t>Description</w:t>
            </w:r>
          </w:p>
        </w:tc>
        <w:tc>
          <w:tcPr>
            <w:tcW w:w="2545" w:type="dxa"/>
          </w:tcPr>
          <w:p w14:paraId="57709D21" w14:textId="77777777" w:rsidR="00C11681" w:rsidRPr="00C03B2B" w:rsidRDefault="00C11681" w:rsidP="00005D34">
            <w:pPr>
              <w:jc w:val="left"/>
              <w:cnfStyle w:val="100000000000" w:firstRow="1" w:lastRow="0" w:firstColumn="0" w:lastColumn="0" w:oddVBand="0" w:evenVBand="0" w:oddHBand="0" w:evenHBand="0" w:firstRowFirstColumn="0" w:firstRowLastColumn="0" w:lastRowFirstColumn="0" w:lastRowLastColumn="0"/>
              <w:rPr>
                <w:lang w:val="en-US"/>
              </w:rPr>
            </w:pPr>
            <w:r w:rsidRPr="00C03B2B">
              <w:rPr>
                <w:lang w:val="en-US"/>
              </w:rPr>
              <w:t>Comments</w:t>
            </w:r>
          </w:p>
        </w:tc>
      </w:tr>
      <w:tr w:rsidR="00C11681" w:rsidRPr="00C03B2B" w14:paraId="037AA75F" w14:textId="77777777" w:rsidTr="0086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272E231" w14:textId="77777777" w:rsidR="00C11681" w:rsidRPr="00C03B2B" w:rsidRDefault="00C11681" w:rsidP="00005D34">
            <w:pPr>
              <w:jc w:val="left"/>
              <w:rPr>
                <w:lang w:val="en-US"/>
              </w:rPr>
            </w:pPr>
            <w:r w:rsidRPr="00C03B2B">
              <w:rPr>
                <w:lang w:val="en-US"/>
              </w:rPr>
              <w:t>name</w:t>
            </w:r>
          </w:p>
        </w:tc>
        <w:tc>
          <w:tcPr>
            <w:tcW w:w="4111" w:type="dxa"/>
          </w:tcPr>
          <w:p w14:paraId="0C5C2DAC" w14:textId="77777777" w:rsidR="00C11681" w:rsidRPr="00C03B2B" w:rsidRDefault="00C11681" w:rsidP="00005D34">
            <w:pPr>
              <w:jc w:val="left"/>
              <w:cnfStyle w:val="000000100000" w:firstRow="0" w:lastRow="0" w:firstColumn="0" w:lastColumn="0" w:oddVBand="0" w:evenVBand="0" w:oddHBand="1" w:evenHBand="0" w:firstRowFirstColumn="0" w:firstRowLastColumn="0" w:lastRowFirstColumn="0" w:lastRowLastColumn="0"/>
              <w:rPr>
                <w:lang w:val="en-US"/>
              </w:rPr>
            </w:pPr>
          </w:p>
        </w:tc>
        <w:tc>
          <w:tcPr>
            <w:tcW w:w="2545" w:type="dxa"/>
          </w:tcPr>
          <w:p w14:paraId="4750D7FC" w14:textId="77777777" w:rsidR="00C11681" w:rsidRPr="00C03B2B" w:rsidRDefault="00C11681" w:rsidP="00005D34">
            <w:pPr>
              <w:jc w:val="left"/>
              <w:cnfStyle w:val="000000100000" w:firstRow="0" w:lastRow="0" w:firstColumn="0" w:lastColumn="0" w:oddVBand="0" w:evenVBand="0" w:oddHBand="1" w:evenHBand="0" w:firstRowFirstColumn="0" w:firstRowLastColumn="0" w:lastRowFirstColumn="0" w:lastRowLastColumn="0"/>
              <w:rPr>
                <w:lang w:val="en-US"/>
              </w:rPr>
            </w:pPr>
          </w:p>
        </w:tc>
      </w:tr>
      <w:tr w:rsidR="00C11681" w:rsidRPr="00C03B2B" w14:paraId="2AE4FAC4" w14:textId="77777777" w:rsidTr="00861C65">
        <w:tc>
          <w:tcPr>
            <w:cnfStyle w:val="001000000000" w:firstRow="0" w:lastRow="0" w:firstColumn="1" w:lastColumn="0" w:oddVBand="0" w:evenVBand="0" w:oddHBand="0" w:evenHBand="0" w:firstRowFirstColumn="0" w:firstRowLastColumn="0" w:lastRowFirstColumn="0" w:lastRowLastColumn="0"/>
            <w:tcW w:w="2405" w:type="dxa"/>
          </w:tcPr>
          <w:p w14:paraId="1373A0FC" w14:textId="77777777" w:rsidR="00C11681" w:rsidRPr="00C03B2B" w:rsidRDefault="00C11681" w:rsidP="00005D34">
            <w:pPr>
              <w:jc w:val="left"/>
              <w:rPr>
                <w:lang w:val="en-US"/>
              </w:rPr>
            </w:pPr>
            <w:r w:rsidRPr="00C03B2B">
              <w:rPr>
                <w:lang w:val="en-US"/>
              </w:rPr>
              <w:t>object_name</w:t>
            </w:r>
          </w:p>
        </w:tc>
        <w:tc>
          <w:tcPr>
            <w:tcW w:w="4111" w:type="dxa"/>
          </w:tcPr>
          <w:p w14:paraId="55F3A33C" w14:textId="77777777" w:rsidR="00C11681" w:rsidRPr="00C03B2B" w:rsidRDefault="00C11681" w:rsidP="00005D34">
            <w:pPr>
              <w:jc w:val="left"/>
              <w:cnfStyle w:val="000000000000" w:firstRow="0" w:lastRow="0" w:firstColumn="0" w:lastColumn="0" w:oddVBand="0" w:evenVBand="0" w:oddHBand="0" w:evenHBand="0" w:firstRowFirstColumn="0" w:firstRowLastColumn="0" w:lastRowFirstColumn="0" w:lastRowLastColumn="0"/>
              <w:rPr>
                <w:lang w:val="en-US"/>
              </w:rPr>
            </w:pPr>
          </w:p>
        </w:tc>
        <w:tc>
          <w:tcPr>
            <w:tcW w:w="2545" w:type="dxa"/>
          </w:tcPr>
          <w:p w14:paraId="7ECA1DC5" w14:textId="77777777" w:rsidR="00C11681" w:rsidRPr="00C03B2B" w:rsidRDefault="00C11681" w:rsidP="00005D34">
            <w:pPr>
              <w:jc w:val="left"/>
              <w:cnfStyle w:val="000000000000" w:firstRow="0" w:lastRow="0" w:firstColumn="0" w:lastColumn="0" w:oddVBand="0" w:evenVBand="0" w:oddHBand="0" w:evenHBand="0" w:firstRowFirstColumn="0" w:firstRowLastColumn="0" w:lastRowFirstColumn="0" w:lastRowLastColumn="0"/>
              <w:rPr>
                <w:lang w:val="en-US"/>
              </w:rPr>
            </w:pPr>
          </w:p>
        </w:tc>
      </w:tr>
      <w:tr w:rsidR="00C11681" w:rsidRPr="00005D34" w14:paraId="17A60116" w14:textId="77777777" w:rsidTr="0086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D74EFC5" w14:textId="77777777" w:rsidR="00C11681" w:rsidRPr="00C03B2B" w:rsidRDefault="00C11681" w:rsidP="00861C65">
            <w:pPr>
              <w:jc w:val="left"/>
              <w:rPr>
                <w:lang w:val="en-US"/>
              </w:rPr>
            </w:pPr>
            <w:r w:rsidRPr="00C03B2B">
              <w:rPr>
                <w:lang w:val="en-US"/>
              </w:rPr>
              <w:lastRenderedPageBreak/>
              <w:t>color</w:t>
            </w:r>
          </w:p>
        </w:tc>
        <w:tc>
          <w:tcPr>
            <w:tcW w:w="4111" w:type="dxa"/>
          </w:tcPr>
          <w:p w14:paraId="7A1F25BD" w14:textId="60D26A37" w:rsidR="00C11681" w:rsidRPr="00C03B2B" w:rsidRDefault="00724081" w:rsidP="00861C65">
            <w:pPr>
              <w:jc w:val="left"/>
              <w:cnfStyle w:val="000000100000" w:firstRow="0" w:lastRow="0" w:firstColumn="0" w:lastColumn="0" w:oddVBand="0" w:evenVBand="0" w:oddHBand="1" w:evenHBand="0" w:firstRowFirstColumn="0" w:firstRowLastColumn="0" w:lastRowFirstColumn="0" w:lastRowLastColumn="0"/>
              <w:rPr>
                <w:lang w:val="en-US"/>
              </w:rPr>
            </w:pPr>
            <w:r w:rsidRPr="00C03B2B">
              <w:rPr>
                <w:lang w:val="en-US"/>
              </w:rPr>
              <w:t xml:space="preserve">Unicode characters to display the </w:t>
            </w:r>
            <w:r w:rsidR="0076015E" w:rsidRPr="00C03B2B">
              <w:rPr>
                <w:lang w:val="en-US"/>
              </w:rPr>
              <w:t>image</w:t>
            </w:r>
            <w:r w:rsidRPr="00C03B2B">
              <w:rPr>
                <w:lang w:val="en-US"/>
              </w:rPr>
              <w:t xml:space="preserve"> of the chess piece.</w:t>
            </w:r>
          </w:p>
        </w:tc>
        <w:tc>
          <w:tcPr>
            <w:tcW w:w="2545" w:type="dxa"/>
          </w:tcPr>
          <w:p w14:paraId="17F7C750" w14:textId="77777777" w:rsidR="00C11681" w:rsidRPr="00C03B2B" w:rsidRDefault="00C11681" w:rsidP="00861C65">
            <w:pPr>
              <w:jc w:val="left"/>
              <w:cnfStyle w:val="000000100000" w:firstRow="0" w:lastRow="0" w:firstColumn="0" w:lastColumn="0" w:oddVBand="0" w:evenVBand="0" w:oddHBand="1" w:evenHBand="0" w:firstRowFirstColumn="0" w:firstRowLastColumn="0" w:lastRowFirstColumn="0" w:lastRowLastColumn="0"/>
              <w:rPr>
                <w:lang w:val="en-US"/>
              </w:rPr>
            </w:pPr>
          </w:p>
        </w:tc>
      </w:tr>
      <w:tr w:rsidR="00C11681" w:rsidRPr="00C03B2B" w14:paraId="47C971AB" w14:textId="77777777" w:rsidTr="00861C65">
        <w:tc>
          <w:tcPr>
            <w:cnfStyle w:val="001000000000" w:firstRow="0" w:lastRow="0" w:firstColumn="1" w:lastColumn="0" w:oddVBand="0" w:evenVBand="0" w:oddHBand="0" w:evenHBand="0" w:firstRowFirstColumn="0" w:firstRowLastColumn="0" w:lastRowFirstColumn="0" w:lastRowLastColumn="0"/>
            <w:tcW w:w="2405" w:type="dxa"/>
          </w:tcPr>
          <w:p w14:paraId="5684653C" w14:textId="77777777" w:rsidR="00C11681" w:rsidRPr="00C03B2B" w:rsidRDefault="00C11681" w:rsidP="00861C65">
            <w:pPr>
              <w:jc w:val="left"/>
              <w:rPr>
                <w:lang w:val="en-US"/>
              </w:rPr>
            </w:pPr>
            <w:r w:rsidRPr="00C03B2B">
              <w:rPr>
                <w:lang w:val="en-US"/>
              </w:rPr>
              <w:t>position</w:t>
            </w:r>
          </w:p>
        </w:tc>
        <w:tc>
          <w:tcPr>
            <w:tcW w:w="4111" w:type="dxa"/>
          </w:tcPr>
          <w:p w14:paraId="302C8A23" w14:textId="64C86492" w:rsidR="00C11681" w:rsidRPr="00C03B2B" w:rsidRDefault="00724081" w:rsidP="00861C65">
            <w:pPr>
              <w:jc w:val="left"/>
              <w:cnfStyle w:val="000000000000" w:firstRow="0" w:lastRow="0" w:firstColumn="0" w:lastColumn="0" w:oddVBand="0" w:evenVBand="0" w:oddHBand="0" w:evenHBand="0" w:firstRowFirstColumn="0" w:firstRowLastColumn="0" w:lastRowFirstColumn="0" w:lastRowLastColumn="0"/>
              <w:rPr>
                <w:lang w:val="en-US"/>
              </w:rPr>
            </w:pPr>
            <w:r w:rsidRPr="00C03B2B">
              <w:rPr>
                <w:lang w:val="en-US"/>
              </w:rPr>
              <w:t>The current coordinates of the piece.</w:t>
            </w:r>
          </w:p>
        </w:tc>
        <w:tc>
          <w:tcPr>
            <w:tcW w:w="2545" w:type="dxa"/>
          </w:tcPr>
          <w:p w14:paraId="37BC244D" w14:textId="7C8388CE" w:rsidR="00C11681" w:rsidRPr="00C03B2B" w:rsidRDefault="00113623" w:rsidP="00861C65">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e.g. (0,4) – see Section </w:t>
            </w:r>
            <w:r>
              <w:rPr>
                <w:lang w:val="en-US"/>
              </w:rPr>
              <w:fldChar w:fldCharType="begin"/>
            </w:r>
            <w:r>
              <w:rPr>
                <w:lang w:val="en-US"/>
              </w:rPr>
              <w:instrText xml:space="preserve"> REF _Ref155118193 \r \h </w:instrText>
            </w:r>
            <w:r>
              <w:rPr>
                <w:lang w:val="en-US"/>
              </w:rPr>
            </w:r>
            <w:r>
              <w:rPr>
                <w:lang w:val="en-US"/>
              </w:rPr>
              <w:fldChar w:fldCharType="separate"/>
            </w:r>
            <w:r>
              <w:rPr>
                <w:lang w:val="en-US"/>
              </w:rPr>
              <w:t>2.1.1.3</w:t>
            </w:r>
            <w:r>
              <w:rPr>
                <w:lang w:val="en-US"/>
              </w:rPr>
              <w:fldChar w:fldCharType="end"/>
            </w:r>
          </w:p>
        </w:tc>
      </w:tr>
      <w:tr w:rsidR="00C11681" w:rsidRPr="00005D34" w14:paraId="0D7ED342" w14:textId="77777777" w:rsidTr="0086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61A82D8" w14:textId="77777777" w:rsidR="00C11681" w:rsidRPr="00C03B2B" w:rsidRDefault="00C11681" w:rsidP="00861C65">
            <w:pPr>
              <w:jc w:val="left"/>
              <w:rPr>
                <w:lang w:val="en-US"/>
              </w:rPr>
            </w:pPr>
            <w:r w:rsidRPr="00C03B2B">
              <w:rPr>
                <w:lang w:val="en-US"/>
              </w:rPr>
              <w:t>possible_moves</w:t>
            </w:r>
          </w:p>
        </w:tc>
        <w:tc>
          <w:tcPr>
            <w:tcW w:w="4111" w:type="dxa"/>
          </w:tcPr>
          <w:p w14:paraId="121A4428" w14:textId="081E20A6" w:rsidR="00C11681" w:rsidRPr="00C03B2B" w:rsidRDefault="00724081" w:rsidP="00861C65">
            <w:pPr>
              <w:jc w:val="left"/>
              <w:cnfStyle w:val="000000100000" w:firstRow="0" w:lastRow="0" w:firstColumn="0" w:lastColumn="0" w:oddVBand="0" w:evenVBand="0" w:oddHBand="1" w:evenHBand="0" w:firstRowFirstColumn="0" w:firstRowLastColumn="0" w:lastRowFirstColumn="0" w:lastRowLastColumn="0"/>
              <w:rPr>
                <w:lang w:val="en-US"/>
              </w:rPr>
            </w:pPr>
            <w:r w:rsidRPr="00C03B2B">
              <w:rPr>
                <w:lang w:val="en-US"/>
              </w:rPr>
              <w:t>The coordinates to which the piece can move.</w:t>
            </w:r>
          </w:p>
        </w:tc>
        <w:tc>
          <w:tcPr>
            <w:tcW w:w="2545" w:type="dxa"/>
          </w:tcPr>
          <w:p w14:paraId="14B5620A" w14:textId="77777777" w:rsidR="00C11681" w:rsidRPr="00C03B2B" w:rsidRDefault="00C11681" w:rsidP="00861C65">
            <w:pPr>
              <w:jc w:val="left"/>
              <w:cnfStyle w:val="000000100000" w:firstRow="0" w:lastRow="0" w:firstColumn="0" w:lastColumn="0" w:oddVBand="0" w:evenVBand="0" w:oddHBand="1" w:evenHBand="0" w:firstRowFirstColumn="0" w:firstRowLastColumn="0" w:lastRowFirstColumn="0" w:lastRowLastColumn="0"/>
              <w:rPr>
                <w:lang w:val="en-US"/>
              </w:rPr>
            </w:pPr>
          </w:p>
        </w:tc>
      </w:tr>
    </w:tbl>
    <w:p w14:paraId="04B9BB7B" w14:textId="5B83FF61" w:rsidR="00C11681" w:rsidRPr="00C03B2B" w:rsidRDefault="00C11681" w:rsidP="00C11681">
      <w:pPr>
        <w:pStyle w:val="Heading4"/>
        <w:rPr>
          <w:lang w:val="en-US"/>
        </w:rPr>
      </w:pPr>
      <w:r w:rsidRPr="00C03B2B">
        <w:rPr>
          <w:lang w:val="en-US"/>
        </w:rPr>
        <w:t>Chessboard</w:t>
      </w:r>
    </w:p>
    <w:p w14:paraId="1D0B93DC" w14:textId="55D6C001" w:rsidR="00C11681" w:rsidRPr="00C03B2B" w:rsidRDefault="00C11681" w:rsidP="00C11681">
      <w:pPr>
        <w:rPr>
          <w:lang w:val="en-US"/>
        </w:rPr>
      </w:pPr>
      <w:r w:rsidRPr="00C03B2B">
        <w:rPr>
          <w:lang w:val="en-US"/>
        </w:rPr>
        <w:t xml:space="preserve">Chess is played on a square board of eight rows and eight columns. </w:t>
      </w:r>
    </w:p>
    <w:p w14:paraId="533A4865" w14:textId="67E01A24" w:rsidR="00C07A2B" w:rsidRPr="00C03B2B" w:rsidRDefault="00C07A2B" w:rsidP="00C07A2B">
      <w:pPr>
        <w:pStyle w:val="Heading4"/>
        <w:rPr>
          <w:lang w:val="en-US"/>
        </w:rPr>
      </w:pPr>
      <w:bookmarkStart w:id="11" w:name="_Ref155118193"/>
      <w:r w:rsidRPr="00C03B2B">
        <w:rPr>
          <w:lang w:val="en-US"/>
        </w:rPr>
        <w:t>Position</w:t>
      </w:r>
      <w:bookmarkEnd w:id="11"/>
    </w:p>
    <w:p w14:paraId="039D42C8" w14:textId="75FC49FE" w:rsidR="007D3196" w:rsidRPr="00C03B2B" w:rsidRDefault="007D3196" w:rsidP="007D3196">
      <w:pPr>
        <w:rPr>
          <w:lang w:val="en-US"/>
        </w:rPr>
      </w:pPr>
      <w:r w:rsidRPr="00C03B2B">
        <w:rPr>
          <w:lang w:val="en-US"/>
        </w:rPr>
        <w:t xml:space="preserve">The </w:t>
      </w:r>
      <w:r w:rsidR="00C11681" w:rsidRPr="00C03B2B">
        <w:rPr>
          <w:lang w:val="en-US"/>
        </w:rPr>
        <w:t>squares of the board</w:t>
      </w:r>
      <w:r w:rsidRPr="00C03B2B">
        <w:rPr>
          <w:lang w:val="en-US"/>
        </w:rPr>
        <w:t xml:space="preserve"> and the chess pieces have a separate grid to arrange them. The grid for the buttons ranges from row and column one to eight. Whereas </w:t>
      </w:r>
      <w:r w:rsidR="00961FCA" w:rsidRPr="00C03B2B">
        <w:rPr>
          <w:lang w:val="en-US"/>
        </w:rPr>
        <w:t xml:space="preserve">the grid arranging the pieces range from row and column zero to seven. This is because computers start counting from zero. So, when comparing the two </w:t>
      </w:r>
      <w:r w:rsidR="005E2103" w:rsidRPr="00C03B2B">
        <w:rPr>
          <w:lang w:val="en-US"/>
        </w:rPr>
        <w:t>grids</w:t>
      </w:r>
      <w:r w:rsidR="00961FCA" w:rsidRPr="00C03B2B">
        <w:rPr>
          <w:lang w:val="en-US"/>
        </w:rPr>
        <w:t>, we must subtract one from the grid of the buttons to correspond to the grid utilized by the pieces.</w:t>
      </w:r>
    </w:p>
    <w:p w14:paraId="1A1D6072" w14:textId="77777777" w:rsidR="007D3196" w:rsidRPr="00C03B2B" w:rsidRDefault="00F16D7D" w:rsidP="003336BE">
      <w:pPr>
        <w:keepNext/>
        <w:jc w:val="center"/>
        <w:rPr>
          <w:lang w:val="en-US"/>
        </w:rPr>
      </w:pPr>
      <w:r w:rsidRPr="00C03B2B">
        <w:rPr>
          <w:noProof/>
          <w:lang w:val="en-US"/>
        </w:rPr>
        <w:drawing>
          <wp:inline distT="0" distB="0" distL="0" distR="0" wp14:anchorId="49326A35" wp14:editId="429C4F38">
            <wp:extent cx="2586704" cy="2592000"/>
            <wp:effectExtent l="0" t="0" r="4445" b="0"/>
            <wp:docPr id="1466504883" name="Picture 2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04883" name="Picture 22" descr="A screenshot of a game&#10;&#10;Description automatically generated"/>
                    <pic:cNvPicPr/>
                  </pic:nvPicPr>
                  <pic:blipFill rotWithShape="1">
                    <a:blip r:embed="rId16" cstate="print">
                      <a:extLst>
                        <a:ext uri="{28A0092B-C50C-407E-A947-70E740481C1C}">
                          <a14:useLocalDpi xmlns:a14="http://schemas.microsoft.com/office/drawing/2010/main" val="0"/>
                        </a:ext>
                      </a:extLst>
                    </a:blip>
                    <a:srcRect l="23249" t="2621" r="23001" b="1619"/>
                    <a:stretch/>
                  </pic:blipFill>
                  <pic:spPr bwMode="auto">
                    <a:xfrm>
                      <a:off x="0" y="0"/>
                      <a:ext cx="2586704" cy="2592000"/>
                    </a:xfrm>
                    <a:prstGeom prst="rect">
                      <a:avLst/>
                    </a:prstGeom>
                    <a:ln>
                      <a:noFill/>
                    </a:ln>
                    <a:extLst>
                      <a:ext uri="{53640926-AAD7-44D8-BBD7-CCE9431645EC}">
                        <a14:shadowObscured xmlns:a14="http://schemas.microsoft.com/office/drawing/2010/main"/>
                      </a:ext>
                    </a:extLst>
                  </pic:spPr>
                </pic:pic>
              </a:graphicData>
            </a:graphic>
          </wp:inline>
        </w:drawing>
      </w:r>
    </w:p>
    <w:p w14:paraId="7409C43C" w14:textId="4BD7EB55" w:rsidR="007D3196" w:rsidRPr="00C03B2B" w:rsidRDefault="007D3196" w:rsidP="003336BE">
      <w:pPr>
        <w:pStyle w:val="Caption"/>
        <w:jc w:val="center"/>
        <w:rPr>
          <w:lang w:val="en-US"/>
        </w:rPr>
      </w:pPr>
      <w:bookmarkStart w:id="12" w:name="_Toc155112931"/>
      <w:r w:rsidRPr="00C03B2B">
        <w:rPr>
          <w:lang w:val="en-US"/>
        </w:rPr>
        <w:t xml:space="preserve">Figure </w:t>
      </w:r>
      <w:r w:rsidRPr="00C03B2B">
        <w:rPr>
          <w:lang w:val="en-US"/>
        </w:rPr>
        <w:fldChar w:fldCharType="begin"/>
      </w:r>
      <w:r w:rsidRPr="00C03B2B">
        <w:rPr>
          <w:lang w:val="en-US"/>
        </w:rPr>
        <w:instrText xml:space="preserve"> SEQ Figure \* ARABIC </w:instrText>
      </w:r>
      <w:r w:rsidRPr="00C03B2B">
        <w:rPr>
          <w:lang w:val="en-US"/>
        </w:rPr>
        <w:fldChar w:fldCharType="separate"/>
      </w:r>
      <w:r w:rsidR="00C03B2B" w:rsidRPr="00C03B2B">
        <w:rPr>
          <w:noProof/>
          <w:lang w:val="en-US"/>
        </w:rPr>
        <w:t>2</w:t>
      </w:r>
      <w:r w:rsidRPr="00C03B2B">
        <w:rPr>
          <w:lang w:val="en-US"/>
        </w:rPr>
        <w:fldChar w:fldCharType="end"/>
      </w:r>
      <w:r w:rsidRPr="00C03B2B">
        <w:rPr>
          <w:lang w:val="en-US"/>
        </w:rPr>
        <w:t xml:space="preserve"> </w:t>
      </w:r>
      <w:r w:rsidR="00961FCA" w:rsidRPr="00C03B2B">
        <w:rPr>
          <w:lang w:val="en-US"/>
        </w:rPr>
        <w:t>This is the grid used by the buttons.</w:t>
      </w:r>
      <w:bookmarkEnd w:id="12"/>
    </w:p>
    <w:p w14:paraId="457D5CE7" w14:textId="3605DDDE" w:rsidR="00F16D7D" w:rsidRPr="00C03B2B" w:rsidRDefault="007D3196" w:rsidP="00F16D7D">
      <w:pPr>
        <w:rPr>
          <w:lang w:val="en-US"/>
        </w:rPr>
      </w:pPr>
      <w:r w:rsidRPr="00C03B2B">
        <w:rPr>
          <w:lang w:val="en-US"/>
        </w:rPr>
        <w:t xml:space="preserve">  </w:t>
      </w:r>
    </w:p>
    <w:p w14:paraId="782E790A" w14:textId="77777777" w:rsidR="007D3196" w:rsidRPr="00C03B2B" w:rsidRDefault="007D3196" w:rsidP="003336BE">
      <w:pPr>
        <w:pStyle w:val="Heading4"/>
        <w:numPr>
          <w:ilvl w:val="0"/>
          <w:numId w:val="0"/>
        </w:numPr>
        <w:ind w:left="864" w:hanging="864"/>
        <w:jc w:val="center"/>
        <w:rPr>
          <w:lang w:val="en-US"/>
        </w:rPr>
      </w:pPr>
      <w:r w:rsidRPr="00C03B2B">
        <w:rPr>
          <w:noProof/>
          <w:lang w:val="en-US"/>
        </w:rPr>
        <w:drawing>
          <wp:inline distT="0" distB="0" distL="0" distR="0" wp14:anchorId="11DB9AA5" wp14:editId="49033787">
            <wp:extent cx="2597474" cy="2592000"/>
            <wp:effectExtent l="0" t="0" r="0" b="0"/>
            <wp:docPr id="1474009080" name="Picture 1" descr="A game of chess with a checkerboard and chess pie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09080" name="Picture 1" descr="A game of chess with a checkerboard and chess pieces&#10;&#10;Description automatically generated"/>
                    <pic:cNvPicPr/>
                  </pic:nvPicPr>
                  <pic:blipFill rotWithShape="1">
                    <a:blip r:embed="rId17" cstate="print">
                      <a:extLst>
                        <a:ext uri="{28A0092B-C50C-407E-A947-70E740481C1C}">
                          <a14:useLocalDpi xmlns:a14="http://schemas.microsoft.com/office/drawing/2010/main" val="0"/>
                        </a:ext>
                      </a:extLst>
                    </a:blip>
                    <a:srcRect l="24818" t="5608" r="24823" b="5047"/>
                    <a:stretch/>
                  </pic:blipFill>
                  <pic:spPr bwMode="auto">
                    <a:xfrm>
                      <a:off x="0" y="0"/>
                      <a:ext cx="2597474" cy="2592000"/>
                    </a:xfrm>
                    <a:prstGeom prst="rect">
                      <a:avLst/>
                    </a:prstGeom>
                    <a:ln>
                      <a:noFill/>
                    </a:ln>
                    <a:extLst>
                      <a:ext uri="{53640926-AAD7-44D8-BBD7-CCE9431645EC}">
                        <a14:shadowObscured xmlns:a14="http://schemas.microsoft.com/office/drawing/2010/main"/>
                      </a:ext>
                    </a:extLst>
                  </pic:spPr>
                </pic:pic>
              </a:graphicData>
            </a:graphic>
          </wp:inline>
        </w:drawing>
      </w:r>
    </w:p>
    <w:p w14:paraId="3D9C5A86" w14:textId="209E9C70" w:rsidR="00961FCA" w:rsidRPr="00C03B2B" w:rsidRDefault="007D3196" w:rsidP="003336BE">
      <w:pPr>
        <w:pStyle w:val="Caption"/>
        <w:jc w:val="center"/>
        <w:rPr>
          <w:lang w:val="en-US"/>
        </w:rPr>
      </w:pPr>
      <w:bookmarkStart w:id="13" w:name="_Toc155112932"/>
      <w:r w:rsidRPr="00C03B2B">
        <w:rPr>
          <w:lang w:val="en-US"/>
        </w:rPr>
        <w:t xml:space="preserve">Figure </w:t>
      </w:r>
      <w:r w:rsidRPr="00C03B2B">
        <w:rPr>
          <w:lang w:val="en-US"/>
        </w:rPr>
        <w:fldChar w:fldCharType="begin"/>
      </w:r>
      <w:r w:rsidRPr="00C03B2B">
        <w:rPr>
          <w:lang w:val="en-US"/>
        </w:rPr>
        <w:instrText xml:space="preserve"> SEQ Figure \* ARABIC </w:instrText>
      </w:r>
      <w:r w:rsidRPr="00C03B2B">
        <w:rPr>
          <w:lang w:val="en-US"/>
        </w:rPr>
        <w:fldChar w:fldCharType="separate"/>
      </w:r>
      <w:r w:rsidR="00C03B2B" w:rsidRPr="00C03B2B">
        <w:rPr>
          <w:noProof/>
          <w:lang w:val="en-US"/>
        </w:rPr>
        <w:t>3</w:t>
      </w:r>
      <w:r w:rsidRPr="00C03B2B">
        <w:rPr>
          <w:lang w:val="en-US"/>
        </w:rPr>
        <w:fldChar w:fldCharType="end"/>
      </w:r>
      <w:r w:rsidR="00961FCA" w:rsidRPr="00C03B2B">
        <w:rPr>
          <w:lang w:val="en-US"/>
        </w:rPr>
        <w:t xml:space="preserve"> This is the grid used by the pieces.</w:t>
      </w:r>
      <w:bookmarkEnd w:id="13"/>
    </w:p>
    <w:p w14:paraId="57287486" w14:textId="77777777" w:rsidR="00961FCA" w:rsidRPr="00C03B2B" w:rsidRDefault="00961FCA" w:rsidP="00961FCA">
      <w:pPr>
        <w:rPr>
          <w:lang w:val="en-US"/>
        </w:rPr>
      </w:pPr>
    </w:p>
    <w:p w14:paraId="3FC8FA9E" w14:textId="7402027C" w:rsidR="00961FCA" w:rsidRPr="00C03B2B" w:rsidRDefault="00961FCA" w:rsidP="00961FCA">
      <w:pPr>
        <w:rPr>
          <w:lang w:val="en-US"/>
        </w:rPr>
      </w:pPr>
      <w:r w:rsidRPr="00C03B2B">
        <w:rPr>
          <w:lang w:val="en-US"/>
        </w:rPr>
        <w:t xml:space="preserve">In the code the chess pieces are stored as individual objects </w:t>
      </w:r>
      <w:r w:rsidR="005E2103" w:rsidRPr="00C03B2B">
        <w:rPr>
          <w:lang w:val="en-US"/>
        </w:rPr>
        <w:t>of</w:t>
      </w:r>
      <w:r w:rsidRPr="00C03B2B">
        <w:rPr>
          <w:lang w:val="en-US"/>
        </w:rPr>
        <w:t xml:space="preserve"> the Figure class. If we want to interact with the piece, we must call them by their name. The pieces are named the following way.</w:t>
      </w:r>
    </w:p>
    <w:p w14:paraId="5274621C" w14:textId="3D9AF3CC" w:rsidR="007D3196" w:rsidRPr="00C03B2B" w:rsidRDefault="007D3196" w:rsidP="003336BE">
      <w:pPr>
        <w:pStyle w:val="Heading4"/>
        <w:numPr>
          <w:ilvl w:val="0"/>
          <w:numId w:val="0"/>
        </w:numPr>
        <w:ind w:left="864" w:hanging="864"/>
        <w:jc w:val="center"/>
        <w:rPr>
          <w:lang w:val="en-US"/>
        </w:rPr>
      </w:pPr>
      <w:r w:rsidRPr="00C03B2B">
        <w:rPr>
          <w:noProof/>
          <w:lang w:val="en-US"/>
        </w:rPr>
        <w:drawing>
          <wp:inline distT="0" distB="0" distL="0" distR="0" wp14:anchorId="2B7E818B" wp14:editId="74F3A8B6">
            <wp:extent cx="2608139" cy="2592000"/>
            <wp:effectExtent l="0" t="0" r="0" b="0"/>
            <wp:docPr id="1185063227" name="Picture 2" descr="A green and white checkered board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63227" name="Picture 2" descr="A green and white checkered board with numbers and letters&#10;&#10;Description automatically generated"/>
                    <pic:cNvPicPr/>
                  </pic:nvPicPr>
                  <pic:blipFill rotWithShape="1">
                    <a:blip r:embed="rId18" cstate="print">
                      <a:extLst>
                        <a:ext uri="{28A0092B-C50C-407E-A947-70E740481C1C}">
                          <a14:useLocalDpi xmlns:a14="http://schemas.microsoft.com/office/drawing/2010/main" val="0"/>
                        </a:ext>
                      </a:extLst>
                    </a:blip>
                    <a:srcRect l="24819" t="5981" r="24924" b="5218"/>
                    <a:stretch/>
                  </pic:blipFill>
                  <pic:spPr bwMode="auto">
                    <a:xfrm>
                      <a:off x="0" y="0"/>
                      <a:ext cx="2608139" cy="2592000"/>
                    </a:xfrm>
                    <a:prstGeom prst="rect">
                      <a:avLst/>
                    </a:prstGeom>
                    <a:ln>
                      <a:noFill/>
                    </a:ln>
                    <a:extLst>
                      <a:ext uri="{53640926-AAD7-44D8-BBD7-CCE9431645EC}">
                        <a14:shadowObscured xmlns:a14="http://schemas.microsoft.com/office/drawing/2010/main"/>
                      </a:ext>
                    </a:extLst>
                  </pic:spPr>
                </pic:pic>
              </a:graphicData>
            </a:graphic>
          </wp:inline>
        </w:drawing>
      </w:r>
    </w:p>
    <w:p w14:paraId="53A35098" w14:textId="5F11F008" w:rsidR="007D3196" w:rsidRPr="00C03B2B" w:rsidRDefault="007D3196" w:rsidP="003336BE">
      <w:pPr>
        <w:pStyle w:val="Caption"/>
        <w:jc w:val="center"/>
        <w:rPr>
          <w:lang w:val="en-US"/>
        </w:rPr>
      </w:pPr>
      <w:bookmarkStart w:id="14" w:name="_Toc155112933"/>
      <w:r w:rsidRPr="00C03B2B">
        <w:rPr>
          <w:lang w:val="en-US"/>
        </w:rPr>
        <w:t xml:space="preserve">Figure </w:t>
      </w:r>
      <w:r w:rsidRPr="00C03B2B">
        <w:rPr>
          <w:lang w:val="en-US"/>
        </w:rPr>
        <w:fldChar w:fldCharType="begin"/>
      </w:r>
      <w:r w:rsidRPr="00C03B2B">
        <w:rPr>
          <w:lang w:val="en-US"/>
        </w:rPr>
        <w:instrText xml:space="preserve"> SEQ Figure \* ARABIC </w:instrText>
      </w:r>
      <w:r w:rsidRPr="00C03B2B">
        <w:rPr>
          <w:lang w:val="en-US"/>
        </w:rPr>
        <w:fldChar w:fldCharType="separate"/>
      </w:r>
      <w:r w:rsidR="00C03B2B" w:rsidRPr="00C03B2B">
        <w:rPr>
          <w:noProof/>
          <w:lang w:val="en-US"/>
        </w:rPr>
        <w:t>4</w:t>
      </w:r>
      <w:r w:rsidRPr="00C03B2B">
        <w:rPr>
          <w:lang w:val="en-US"/>
        </w:rPr>
        <w:fldChar w:fldCharType="end"/>
      </w:r>
      <w:r w:rsidRPr="00C03B2B">
        <w:rPr>
          <w:lang w:val="en-US"/>
        </w:rPr>
        <w:t xml:space="preserve"> </w:t>
      </w:r>
      <w:r w:rsidR="00961FCA" w:rsidRPr="00C03B2B">
        <w:rPr>
          <w:lang w:val="en-US"/>
        </w:rPr>
        <w:t>The pieces are named this way.</w:t>
      </w:r>
      <w:bookmarkEnd w:id="14"/>
    </w:p>
    <w:p w14:paraId="46E19103" w14:textId="094DE855" w:rsidR="007D3196" w:rsidRPr="00C03B2B" w:rsidRDefault="007D3196" w:rsidP="007D3196">
      <w:pPr>
        <w:rPr>
          <w:lang w:val="en-US"/>
        </w:rPr>
      </w:pPr>
      <w:r w:rsidRPr="00C03B2B">
        <w:rPr>
          <w:lang w:val="en-US"/>
        </w:rPr>
        <w:t xml:space="preserve"> </w:t>
      </w:r>
    </w:p>
    <w:p w14:paraId="6488FBB5" w14:textId="68A31681" w:rsidR="00C07A2B" w:rsidRPr="00C03B2B" w:rsidRDefault="00C07A2B" w:rsidP="00C07A2B">
      <w:pPr>
        <w:pStyle w:val="Heading4"/>
        <w:rPr>
          <w:lang w:val="en-US"/>
        </w:rPr>
      </w:pPr>
      <w:r w:rsidRPr="00C03B2B">
        <w:rPr>
          <w:lang w:val="en-US"/>
        </w:rPr>
        <w:t>Chessboard</w:t>
      </w:r>
    </w:p>
    <w:p w14:paraId="3BEE3D50" w14:textId="2BB73476" w:rsidR="00C07A2B" w:rsidRPr="00C03B2B" w:rsidRDefault="00C07A2B" w:rsidP="00C07A2B">
      <w:pPr>
        <w:pStyle w:val="Heading4"/>
        <w:rPr>
          <w:lang w:val="en-US"/>
        </w:rPr>
      </w:pPr>
      <w:r w:rsidRPr="00C03B2B">
        <w:rPr>
          <w:lang w:val="en-US"/>
        </w:rPr>
        <w:t>Turn</w:t>
      </w:r>
    </w:p>
    <w:p w14:paraId="39233088" w14:textId="77777777" w:rsidR="00835251" w:rsidRPr="00C03B2B" w:rsidRDefault="00835251" w:rsidP="00961FCA">
      <w:pPr>
        <w:rPr>
          <w:lang w:val="en-US"/>
        </w:rPr>
      </w:pPr>
      <w:r w:rsidRPr="00C03B2B">
        <w:rPr>
          <w:lang w:val="en-US"/>
        </w:rPr>
        <w:t>In the game of chess, each player makes the move one after the other.</w:t>
      </w:r>
    </w:p>
    <w:p w14:paraId="093B0AE2" w14:textId="55C9DCF5" w:rsidR="006241CC" w:rsidRPr="00C03B2B" w:rsidRDefault="00961FCA" w:rsidP="00961FCA">
      <w:pPr>
        <w:rPr>
          <w:lang w:val="en-US"/>
        </w:rPr>
      </w:pPr>
      <w:r w:rsidRPr="00C03B2B">
        <w:rPr>
          <w:lang w:val="en-US"/>
        </w:rPr>
        <w:t>Turn is a variable that the program use</w:t>
      </w:r>
      <w:r w:rsidR="006241CC" w:rsidRPr="00C03B2B">
        <w:rPr>
          <w:lang w:val="en-US"/>
        </w:rPr>
        <w:t>s</w:t>
      </w:r>
      <w:r w:rsidRPr="00C03B2B">
        <w:rPr>
          <w:lang w:val="en-US"/>
        </w:rPr>
        <w:t xml:space="preserve"> to determine which player is making the next move.</w:t>
      </w:r>
      <w:r w:rsidR="006241CC" w:rsidRPr="00C03B2B">
        <w:rPr>
          <w:lang w:val="en-US"/>
        </w:rPr>
        <w:t xml:space="preserve"> </w:t>
      </w:r>
      <w:r w:rsidR="00835251" w:rsidRPr="00C03B2B">
        <w:rPr>
          <w:lang w:val="en-US"/>
        </w:rPr>
        <w:t>This variable is important to check whether the move played is legitimate. The turn variable can be set to “W” (for white) or “B” (for black). If a legit move has been played, the Turn must change to the other value. If the player does not make a valid move, the program must not change the value of this variable.</w:t>
      </w:r>
    </w:p>
    <w:p w14:paraId="46BEB344" w14:textId="356BD412" w:rsidR="00C11681" w:rsidRPr="00C03B2B" w:rsidRDefault="00C11681" w:rsidP="00FD07EB">
      <w:pPr>
        <w:pStyle w:val="Heading4"/>
        <w:rPr>
          <w:lang w:val="en-US"/>
        </w:rPr>
      </w:pPr>
      <w:r w:rsidRPr="00C03B2B">
        <w:rPr>
          <w:lang w:val="en-US"/>
        </w:rPr>
        <w:t>Capture</w:t>
      </w:r>
    </w:p>
    <w:p w14:paraId="49D49918" w14:textId="09A393A3" w:rsidR="00A64441" w:rsidRPr="00C03B2B" w:rsidRDefault="00A64441" w:rsidP="00005D34">
      <w:pPr>
        <w:rPr>
          <w:lang w:val="en-US"/>
        </w:rPr>
      </w:pPr>
      <w:r w:rsidRPr="00C03B2B">
        <w:rPr>
          <w:lang w:val="en-US"/>
        </w:rPr>
        <w:t>When a figure has been captured in chess it is removed from the broad. Similarly in this program, captured pieces are given the position (-1</w:t>
      </w:r>
      <w:r w:rsidR="00113623">
        <w:rPr>
          <w:lang w:val="en-US"/>
        </w:rPr>
        <w:t>,</w:t>
      </w:r>
      <w:r w:rsidRPr="00C03B2B">
        <w:rPr>
          <w:lang w:val="en-US"/>
        </w:rPr>
        <w:t>-1). The user can no longer interact with pieces that are in this location.</w:t>
      </w:r>
    </w:p>
    <w:p w14:paraId="381625EA" w14:textId="2A19DDFA" w:rsidR="00C11681" w:rsidRPr="00C03B2B" w:rsidRDefault="00C11681" w:rsidP="00FD07EB">
      <w:pPr>
        <w:pStyle w:val="Heading4"/>
        <w:rPr>
          <w:lang w:val="en-US"/>
        </w:rPr>
      </w:pPr>
      <w:r w:rsidRPr="00C03B2B">
        <w:rPr>
          <w:lang w:val="en-US"/>
        </w:rPr>
        <w:t>Check</w:t>
      </w:r>
    </w:p>
    <w:p w14:paraId="3A7D4C08" w14:textId="733CD6DD" w:rsidR="00A64441" w:rsidRPr="00C03B2B" w:rsidRDefault="00A64441" w:rsidP="00005D34">
      <w:pPr>
        <w:rPr>
          <w:lang w:val="en-US"/>
        </w:rPr>
      </w:pPr>
      <w:r w:rsidRPr="00C03B2B">
        <w:rPr>
          <w:lang w:val="en-US"/>
        </w:rPr>
        <w:t xml:space="preserve">A check is given when a piece directly attacks the king. If the program finds a legit move that can capture the king with the next move, it detects a check. </w:t>
      </w:r>
      <w:r w:rsidR="00113623">
        <w:rPr>
          <w:lang w:val="en-US"/>
        </w:rPr>
        <w:t>When a player is in check, they are asked to play a move that escapes the check.</w:t>
      </w:r>
    </w:p>
    <w:p w14:paraId="3652501D" w14:textId="4FCCCD00" w:rsidR="00C11681" w:rsidRPr="00C03B2B" w:rsidRDefault="00C11681" w:rsidP="00FD07EB">
      <w:pPr>
        <w:pStyle w:val="Heading4"/>
        <w:rPr>
          <w:lang w:val="en-US"/>
        </w:rPr>
      </w:pPr>
      <w:r w:rsidRPr="00C03B2B">
        <w:rPr>
          <w:lang w:val="en-US"/>
        </w:rPr>
        <w:t>Checkmate</w:t>
      </w:r>
    </w:p>
    <w:p w14:paraId="2F542400" w14:textId="5656D186" w:rsidR="00A64441" w:rsidRPr="00C03B2B" w:rsidRDefault="00A64441" w:rsidP="00005D34">
      <w:pPr>
        <w:rPr>
          <w:lang w:val="en-US"/>
        </w:rPr>
      </w:pPr>
      <w:r w:rsidRPr="00C03B2B">
        <w:rPr>
          <w:lang w:val="en-US"/>
        </w:rPr>
        <w:t xml:space="preserve">Once a </w:t>
      </w:r>
      <w:r w:rsidR="002B0766">
        <w:rPr>
          <w:lang w:val="en-US"/>
        </w:rPr>
        <w:t xml:space="preserve">king </w:t>
      </w:r>
      <w:r w:rsidRPr="00C03B2B">
        <w:rPr>
          <w:lang w:val="en-US"/>
        </w:rPr>
        <w:t>is in check and the program cannot find a legitimate move to escape</w:t>
      </w:r>
      <w:r w:rsidR="002B0766">
        <w:rPr>
          <w:lang w:val="en-US"/>
        </w:rPr>
        <w:t xml:space="preserve"> the</w:t>
      </w:r>
      <w:r w:rsidRPr="00C03B2B">
        <w:rPr>
          <w:lang w:val="en-US"/>
        </w:rPr>
        <w:t xml:space="preserve"> check, it is checkmate</w:t>
      </w:r>
      <w:r w:rsidR="002B0766">
        <w:rPr>
          <w:lang w:val="en-US"/>
        </w:rPr>
        <w:t xml:space="preserve"> and the game is over.</w:t>
      </w:r>
    </w:p>
    <w:p w14:paraId="34FB5667" w14:textId="5CDDE863" w:rsidR="00C07A2B" w:rsidRPr="00C03B2B" w:rsidRDefault="00C07A2B" w:rsidP="00FD07EB">
      <w:pPr>
        <w:pStyle w:val="Heading3"/>
        <w:rPr>
          <w:lang w:val="en-US"/>
        </w:rPr>
      </w:pPr>
      <w:bookmarkStart w:id="15" w:name="_Toc155122161"/>
      <w:r w:rsidRPr="00C03B2B">
        <w:rPr>
          <w:lang w:val="en-US"/>
        </w:rPr>
        <w:t>Control Flow</w:t>
      </w:r>
      <w:bookmarkEnd w:id="15"/>
    </w:p>
    <w:p w14:paraId="4F9B899B" w14:textId="40434203" w:rsidR="00C07A2B" w:rsidRPr="00C03B2B" w:rsidRDefault="00C07A2B" w:rsidP="00FD07EB">
      <w:pPr>
        <w:pStyle w:val="Heading3"/>
        <w:rPr>
          <w:lang w:val="en-US"/>
        </w:rPr>
      </w:pPr>
      <w:bookmarkStart w:id="16" w:name="_Toc155122162"/>
      <w:r w:rsidRPr="00C03B2B">
        <w:rPr>
          <w:lang w:val="en-US"/>
        </w:rPr>
        <w:t>Error Handling</w:t>
      </w:r>
      <w:bookmarkEnd w:id="16"/>
    </w:p>
    <w:p w14:paraId="667A994D" w14:textId="2C4D224F" w:rsidR="00835251" w:rsidRPr="00C03B2B" w:rsidRDefault="00835251" w:rsidP="00835251">
      <w:pPr>
        <w:rPr>
          <w:lang w:val="en-US"/>
        </w:rPr>
      </w:pPr>
      <w:r w:rsidRPr="00C03B2B">
        <w:rPr>
          <w:lang w:val="en-US"/>
        </w:rPr>
        <w:t>A well-written code must deal with its errors</w:t>
      </w:r>
      <w:r w:rsidR="00F84A8C" w:rsidRPr="00C03B2B">
        <w:rPr>
          <w:lang w:val="en-US"/>
        </w:rPr>
        <w:t xml:space="preserve">. If an error occurs, the program freezes and the user can no longer interact with it. This leaves the user with no idea what caused the problem. </w:t>
      </w:r>
      <w:r w:rsidR="00F84A8C" w:rsidRPr="00C03B2B">
        <w:rPr>
          <w:lang w:val="en-US"/>
        </w:rPr>
        <w:lastRenderedPageBreak/>
        <w:t>To prevent this, the original chess code introduces a variable called “error”. This variable is used to tell the user what problem occurred while interacting with the program. The program continues to run and since the user is informed about the problem, he can avoid it. The error variable can be equal to four values.</w:t>
      </w:r>
    </w:p>
    <w:p w14:paraId="38EB6EEE" w14:textId="22D56062" w:rsidR="00F84A8C" w:rsidRPr="00C03B2B" w:rsidRDefault="00F84A8C" w:rsidP="00835251">
      <w:pPr>
        <w:rPr>
          <w:lang w:val="en-US"/>
        </w:rPr>
      </w:pPr>
      <w:r w:rsidRPr="00C03B2B">
        <w:rPr>
          <w:lang w:val="en-US"/>
        </w:rPr>
        <w:t>If the error is set to "1", the provided move was invalid.</w:t>
      </w:r>
    </w:p>
    <w:p w14:paraId="7D0415EB" w14:textId="496941D8" w:rsidR="005E2103" w:rsidRPr="00C03B2B" w:rsidRDefault="005E2103" w:rsidP="00835251">
      <w:pPr>
        <w:rPr>
          <w:lang w:val="en-US"/>
        </w:rPr>
      </w:pPr>
      <w:r w:rsidRPr="00C03B2B">
        <w:rPr>
          <w:lang w:val="en-US"/>
        </w:rPr>
        <w:t>When the error equals “2”, the game is over.</w:t>
      </w:r>
    </w:p>
    <w:p w14:paraId="7C3C340C" w14:textId="2ED3D2CB" w:rsidR="005E2103" w:rsidRPr="00C03B2B" w:rsidRDefault="005E2103" w:rsidP="00835251">
      <w:pPr>
        <w:rPr>
          <w:lang w:val="en-US"/>
        </w:rPr>
      </w:pPr>
      <w:r w:rsidRPr="00C03B2B">
        <w:rPr>
          <w:lang w:val="en-US"/>
        </w:rPr>
        <w:t>In the case where the error is “3”, the king is in check.</w:t>
      </w:r>
    </w:p>
    <w:p w14:paraId="0FBD945C" w14:textId="07FB18E0" w:rsidR="005E2103" w:rsidRPr="00C03B2B" w:rsidRDefault="005E2103" w:rsidP="00835251">
      <w:pPr>
        <w:rPr>
          <w:lang w:val="en-US"/>
        </w:rPr>
      </w:pPr>
      <w:r w:rsidRPr="00C03B2B">
        <w:rPr>
          <w:lang w:val="en-US"/>
        </w:rPr>
        <w:t>Should the error be equal to “4”, there is a checkmate.</w:t>
      </w:r>
    </w:p>
    <w:p w14:paraId="366C2536" w14:textId="77777777" w:rsidR="005E2103" w:rsidRPr="00C03B2B" w:rsidRDefault="005E2103" w:rsidP="00835251">
      <w:pPr>
        <w:rPr>
          <w:lang w:val="en-US"/>
        </w:rPr>
      </w:pPr>
    </w:p>
    <w:p w14:paraId="2E4246CB" w14:textId="7F41A27B" w:rsidR="009A2ACE" w:rsidRPr="00C03B2B" w:rsidRDefault="00C07A2B" w:rsidP="00EA589D">
      <w:pPr>
        <w:pStyle w:val="Heading2"/>
        <w:rPr>
          <w:lang w:val="en-US"/>
        </w:rPr>
      </w:pPr>
      <w:bookmarkStart w:id="17" w:name="_Toc155122163"/>
      <w:r w:rsidRPr="00C03B2B">
        <w:rPr>
          <w:lang w:val="en-US"/>
        </w:rPr>
        <w:t>GUI</w:t>
      </w:r>
      <w:bookmarkEnd w:id="17"/>
    </w:p>
    <w:p w14:paraId="2AFC8860" w14:textId="4C91798E" w:rsidR="00F16D7D" w:rsidRPr="00C03B2B" w:rsidRDefault="005E2103" w:rsidP="009E1174">
      <w:pPr>
        <w:pStyle w:val="Heading3"/>
        <w:rPr>
          <w:lang w:val="en-US"/>
        </w:rPr>
      </w:pPr>
      <w:bookmarkStart w:id="18" w:name="_Toc155122164"/>
      <w:r w:rsidRPr="00C03B2B">
        <w:rPr>
          <w:lang w:val="en-US"/>
        </w:rPr>
        <w:t>Overview</w:t>
      </w:r>
      <w:bookmarkEnd w:id="18"/>
    </w:p>
    <w:p w14:paraId="1174B9F1" w14:textId="5AF315A1" w:rsidR="005E2103" w:rsidRPr="00C03B2B" w:rsidRDefault="005E2103" w:rsidP="005E2103">
      <w:pPr>
        <w:rPr>
          <w:lang w:val="en-US"/>
        </w:rPr>
      </w:pPr>
      <w:r w:rsidRPr="00C03B2B">
        <w:rPr>
          <w:lang w:val="en-US"/>
        </w:rPr>
        <w:t>Tkinter</w:t>
      </w:r>
    </w:p>
    <w:p w14:paraId="66E14CA7" w14:textId="76626DE9" w:rsidR="009E1174" w:rsidRPr="00C03B2B" w:rsidRDefault="00F16D7D" w:rsidP="009E1174">
      <w:pPr>
        <w:pStyle w:val="Heading3"/>
        <w:rPr>
          <w:lang w:val="en-US"/>
        </w:rPr>
      </w:pPr>
      <w:bookmarkStart w:id="19" w:name="_Toc155122165"/>
      <w:r w:rsidRPr="00C03B2B">
        <w:rPr>
          <w:lang w:val="en-US"/>
        </w:rPr>
        <w:t>Visualization Chess Pieces</w:t>
      </w:r>
      <w:bookmarkEnd w:id="19"/>
    </w:p>
    <w:p w14:paraId="496CC602" w14:textId="4C838DF3" w:rsidR="009E1174" w:rsidRPr="00C03B2B" w:rsidRDefault="009E1174" w:rsidP="009E1174">
      <w:pPr>
        <w:rPr>
          <w:lang w:val="en-US"/>
        </w:rPr>
      </w:pPr>
      <w:r w:rsidRPr="00C03B2B">
        <w:rPr>
          <w:lang w:val="en-US"/>
        </w:rPr>
        <w:t>The chess pieces displayed on the GUI are represented by Unicode Characters.</w:t>
      </w:r>
    </w:p>
    <w:p w14:paraId="06AAE108" w14:textId="2BE99018" w:rsidR="00ED40C9" w:rsidRPr="00C03B2B" w:rsidRDefault="009E1174" w:rsidP="009E1174">
      <w:pPr>
        <w:rPr>
          <w:lang w:val="en-US"/>
        </w:rPr>
      </w:pPr>
      <w:r w:rsidRPr="00C03B2B">
        <w:rPr>
          <w:lang w:val="en-US"/>
        </w:rPr>
        <w:t>Unicode is a universal character set that defines all the characters needed for writing the majority of living languages in use on computers.</w:t>
      </w:r>
      <w:sdt>
        <w:sdtPr>
          <w:rPr>
            <w:lang w:val="en-US"/>
          </w:rPr>
          <w:id w:val="306447434"/>
          <w:citation/>
        </w:sdtPr>
        <w:sdtContent>
          <w:r w:rsidRPr="00C03B2B">
            <w:rPr>
              <w:lang w:val="en-US"/>
            </w:rPr>
            <w:fldChar w:fldCharType="begin"/>
          </w:r>
          <w:r w:rsidRPr="00C03B2B">
            <w:rPr>
              <w:lang w:val="en-US"/>
            </w:rPr>
            <w:instrText xml:space="preserve"> CITATION W3S2 \l 4108 </w:instrText>
          </w:r>
          <w:r w:rsidRPr="00C03B2B">
            <w:rPr>
              <w:lang w:val="en-US"/>
            </w:rPr>
            <w:fldChar w:fldCharType="separate"/>
          </w:r>
          <w:r w:rsidR="00C03B2B" w:rsidRPr="00C03B2B">
            <w:rPr>
              <w:noProof/>
              <w:lang w:val="en-US"/>
            </w:rPr>
            <w:t xml:space="preserve"> </w:t>
          </w:r>
          <w:r w:rsidR="00C03B2B" w:rsidRPr="00005D34">
            <w:rPr>
              <w:noProof/>
              <w:lang w:val="en-US"/>
            </w:rPr>
            <w:t>(W3Schools, s.d.)</w:t>
          </w:r>
          <w:r w:rsidRPr="00C03B2B">
            <w:rPr>
              <w:lang w:val="en-US"/>
            </w:rPr>
            <w:fldChar w:fldCharType="end"/>
          </w:r>
        </w:sdtContent>
      </w:sdt>
    </w:p>
    <w:p w14:paraId="3AC541AA" w14:textId="59869B46" w:rsidR="00596FD0" w:rsidRPr="00C03B2B" w:rsidRDefault="00596FD0" w:rsidP="009E1174">
      <w:pPr>
        <w:rPr>
          <w:lang w:val="en-US"/>
        </w:rPr>
      </w:pPr>
      <w:r w:rsidRPr="00C03B2B">
        <w:rPr>
          <w:lang w:val="en-US"/>
        </w:rPr>
        <w:t>The Unicode</w:t>
      </w:r>
      <w:r w:rsidR="002B0766">
        <w:rPr>
          <w:lang w:val="en-US"/>
        </w:rPr>
        <w:t xml:space="preserve"> character</w:t>
      </w:r>
      <w:r w:rsidRPr="00C03B2B">
        <w:rPr>
          <w:lang w:val="en-US"/>
        </w:rPr>
        <w:t xml:space="preserve">s are stored within </w:t>
      </w:r>
      <w:r w:rsidR="002B0766">
        <w:rPr>
          <w:lang w:val="en-US"/>
        </w:rPr>
        <w:t>string</w:t>
      </w:r>
      <w:r w:rsidR="002B0766" w:rsidRPr="00C03B2B">
        <w:rPr>
          <w:lang w:val="en-US"/>
        </w:rPr>
        <w:t xml:space="preserve"> </w:t>
      </w:r>
      <w:r w:rsidRPr="00C03B2B">
        <w:rPr>
          <w:lang w:val="en-US"/>
        </w:rPr>
        <w:t>variable</w:t>
      </w:r>
      <w:r w:rsidR="002B0766">
        <w:rPr>
          <w:lang w:val="en-US"/>
        </w:rPr>
        <w:t>s</w:t>
      </w:r>
      <w:r w:rsidRPr="00C03B2B">
        <w:rPr>
          <w:lang w:val="en-US"/>
        </w:rPr>
        <w:t xml:space="preserve">. Every identical chess piece </w:t>
      </w:r>
      <w:r w:rsidR="002B0766">
        <w:rPr>
          <w:lang w:val="en-US"/>
        </w:rPr>
        <w:t xml:space="preserve">of the same color </w:t>
      </w:r>
      <w:r w:rsidRPr="00C03B2B">
        <w:rPr>
          <w:lang w:val="en-US"/>
        </w:rPr>
        <w:t xml:space="preserve">has the same Unicode. There </w:t>
      </w:r>
      <w:r w:rsidR="002B0766">
        <w:rPr>
          <w:lang w:val="en-US"/>
        </w:rPr>
        <w:t>are</w:t>
      </w:r>
      <w:r w:rsidRPr="00C03B2B">
        <w:rPr>
          <w:lang w:val="en-US"/>
        </w:rPr>
        <w:t xml:space="preserve"> a total of twelve Unicode</w:t>
      </w:r>
      <w:r w:rsidR="002B0766">
        <w:rPr>
          <w:lang w:val="en-US"/>
        </w:rPr>
        <w:t xml:space="preserve"> character</w:t>
      </w:r>
      <w:r w:rsidRPr="00C03B2B">
        <w:rPr>
          <w:lang w:val="en-US"/>
        </w:rPr>
        <w:t>s</w:t>
      </w:r>
      <w:r w:rsidR="002B0766">
        <w:rPr>
          <w:lang w:val="en-US"/>
        </w:rPr>
        <w:t xml:space="preserve"> needed</w:t>
      </w:r>
      <w:r w:rsidRPr="00C03B2B">
        <w:rPr>
          <w:lang w:val="en-US"/>
        </w:rPr>
        <w:t xml:space="preserve"> to represent the black and white pieces</w:t>
      </w:r>
      <w:r w:rsidR="002B0766">
        <w:rPr>
          <w:lang w:val="en-US"/>
        </w:rPr>
        <w:t>: pawn, knight, bishop, rook, queen and king, for both colors.</w:t>
      </w:r>
    </w:p>
    <w:p w14:paraId="5EDCB2CC" w14:textId="1BFFB901" w:rsidR="00ED40C9" w:rsidRPr="00C03B2B" w:rsidRDefault="00596FD0" w:rsidP="009E1174">
      <w:pPr>
        <w:rPr>
          <w:lang w:val="en-US"/>
        </w:rPr>
      </w:pPr>
      <w:r w:rsidRPr="00C03B2B">
        <w:rPr>
          <w:lang w:val="en-US"/>
        </w:rPr>
        <w:t xml:space="preserve">We can put a chess piece on a button by configuring the button to contain the text of a selected Unicode. </w:t>
      </w:r>
      <w:r w:rsidR="00BA2E92" w:rsidRPr="00C03B2B">
        <w:rPr>
          <w:lang w:val="en-US"/>
        </w:rPr>
        <w:t>This way we can set the starting position of the chess game by setting the text of the buttons.</w:t>
      </w:r>
    </w:p>
    <w:p w14:paraId="1790C17E" w14:textId="77777777" w:rsidR="00ED40C9" w:rsidRPr="00005D34" w:rsidRDefault="00ED40C9" w:rsidP="00005D34">
      <w:pPr>
        <w:keepNext/>
        <w:jc w:val="center"/>
        <w:rPr>
          <w:lang w:val="en-US"/>
        </w:rPr>
      </w:pPr>
      <w:r w:rsidRPr="00005D34">
        <w:rPr>
          <w:rFonts w:ascii="Menlo" w:eastAsia="Times New Roman" w:hAnsi="Menlo" w:cs="Menlo"/>
          <w:noProof/>
          <w:color w:val="6A9955"/>
          <w:sz w:val="18"/>
          <w:szCs w:val="18"/>
          <w:lang w:val="en-US" w:eastAsia="en-GB"/>
        </w:rPr>
        <w:drawing>
          <wp:inline distT="0" distB="0" distL="0" distR="0" wp14:anchorId="1DA2FED1" wp14:editId="11166A33">
            <wp:extent cx="1270000" cy="1270000"/>
            <wp:effectExtent l="0" t="0" r="0" b="0"/>
            <wp:docPr id="2118388974"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88974" name="Picture 2" descr="A black background with a black squar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p w14:paraId="1BDFE777" w14:textId="3D676C08" w:rsidR="00ED40C9" w:rsidRPr="00C03B2B" w:rsidRDefault="00ED40C9" w:rsidP="00005D34">
      <w:pPr>
        <w:pStyle w:val="Caption"/>
        <w:jc w:val="center"/>
        <w:rPr>
          <w:lang w:val="en-US"/>
        </w:rPr>
      </w:pPr>
      <w:bookmarkStart w:id="20" w:name="_Toc155112934"/>
      <w:r w:rsidRPr="00C03B2B">
        <w:rPr>
          <w:lang w:val="en-US"/>
        </w:rPr>
        <w:t xml:space="preserve">Figure </w:t>
      </w:r>
      <w:r w:rsidRPr="00005D34">
        <w:rPr>
          <w:lang w:val="en-US"/>
        </w:rPr>
        <w:fldChar w:fldCharType="begin"/>
      </w:r>
      <w:r w:rsidRPr="00C03B2B">
        <w:rPr>
          <w:lang w:val="en-US"/>
        </w:rPr>
        <w:instrText xml:space="preserve"> SEQ Figure \* ARABIC </w:instrText>
      </w:r>
      <w:r w:rsidRPr="00005D34">
        <w:rPr>
          <w:lang w:val="en-US"/>
        </w:rPr>
        <w:fldChar w:fldCharType="separate"/>
      </w:r>
      <w:r w:rsidR="00C03B2B" w:rsidRPr="00C03B2B">
        <w:rPr>
          <w:noProof/>
          <w:lang w:val="en-US"/>
        </w:rPr>
        <w:t>5</w:t>
      </w:r>
      <w:r w:rsidRPr="00005D34">
        <w:rPr>
          <w:lang w:val="en-US"/>
        </w:rPr>
        <w:fldChar w:fldCharType="end"/>
      </w:r>
      <w:r w:rsidRPr="00C03B2B">
        <w:rPr>
          <w:lang w:val="en-US"/>
        </w:rPr>
        <w:t xml:space="preserve"> '|u265C' Unicode character for a black rook</w:t>
      </w:r>
      <w:bookmarkEnd w:id="20"/>
    </w:p>
    <w:p w14:paraId="5676F90A" w14:textId="0F44A18F" w:rsidR="00BA2E92" w:rsidRPr="00005D34" w:rsidRDefault="00BA2E92" w:rsidP="00BA2E92">
      <w:pPr>
        <w:shd w:val="clear" w:color="auto" w:fill="1F1F1F"/>
        <w:spacing w:after="0" w:line="270" w:lineRule="atLeast"/>
        <w:jc w:val="left"/>
        <w:rPr>
          <w:rFonts w:ascii="Menlo" w:eastAsia="Times New Roman" w:hAnsi="Menlo" w:cs="Menlo"/>
          <w:color w:val="6A9955"/>
          <w:sz w:val="18"/>
          <w:szCs w:val="18"/>
          <w:lang w:val="en-US" w:eastAsia="en-GB"/>
        </w:rPr>
      </w:pPr>
      <w:r w:rsidRPr="00005D34">
        <w:rPr>
          <w:rFonts w:ascii="Menlo" w:eastAsia="Times New Roman" w:hAnsi="Menlo" w:cs="Menlo"/>
          <w:color w:val="4FC1FF"/>
          <w:sz w:val="18"/>
          <w:szCs w:val="18"/>
          <w:lang w:val="en-US" w:eastAsia="en-GB"/>
        </w:rPr>
        <w:t>BR</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CE9178"/>
          <w:sz w:val="18"/>
          <w:szCs w:val="18"/>
          <w:lang w:val="en-US" w:eastAsia="en-GB"/>
        </w:rPr>
        <w:t>'</w:t>
      </w:r>
      <w:r w:rsidRPr="00005D34">
        <w:rPr>
          <w:rFonts w:ascii="Menlo" w:eastAsia="Times New Roman" w:hAnsi="Menlo" w:cs="Menlo"/>
          <w:color w:val="D7BA7D"/>
          <w:sz w:val="18"/>
          <w:szCs w:val="18"/>
          <w:lang w:val="en-US" w:eastAsia="en-GB"/>
        </w:rPr>
        <w:t>\u265C</w:t>
      </w:r>
      <w:r w:rsidRPr="00005D34">
        <w:rPr>
          <w:rFonts w:ascii="Menlo" w:eastAsia="Times New Roman" w:hAnsi="Menlo" w:cs="Menlo"/>
          <w:color w:val="CE9178"/>
          <w:sz w:val="18"/>
          <w:szCs w:val="18"/>
          <w:lang w:val="en-US" w:eastAsia="en-GB"/>
        </w:rPr>
        <w:t>'</w:t>
      </w:r>
    </w:p>
    <w:p w14:paraId="23B8C0FD" w14:textId="7E627515" w:rsidR="00BA2E92" w:rsidRPr="00005D34" w:rsidRDefault="00BA2E92" w:rsidP="00BA2E92">
      <w:pPr>
        <w:shd w:val="clear" w:color="auto" w:fill="1F1F1F"/>
        <w:spacing w:after="0" w:line="270" w:lineRule="atLeast"/>
        <w:jc w:val="left"/>
        <w:rPr>
          <w:rFonts w:ascii="Menlo" w:eastAsia="Times New Roman" w:hAnsi="Menlo" w:cs="Menlo"/>
          <w:color w:val="CCCCCC"/>
          <w:sz w:val="18"/>
          <w:szCs w:val="18"/>
          <w:lang w:val="en-US" w:eastAsia="en-GB"/>
        </w:rPr>
      </w:pPr>
      <w:r w:rsidRPr="00005D34">
        <w:rPr>
          <w:rFonts w:ascii="Menlo" w:eastAsia="Times New Roman" w:hAnsi="Menlo" w:cs="Menlo"/>
          <w:color w:val="9CDCFE"/>
          <w:sz w:val="18"/>
          <w:szCs w:val="18"/>
          <w:lang w:val="en-US" w:eastAsia="en-GB"/>
        </w:rPr>
        <w:t>a8</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4EC9B0"/>
          <w:sz w:val="18"/>
          <w:szCs w:val="18"/>
          <w:lang w:val="en-US" w:eastAsia="en-GB"/>
        </w:rPr>
        <w:t>Button</w:t>
      </w:r>
      <w:r w:rsidRPr="00005D34">
        <w:rPr>
          <w:rFonts w:ascii="Menlo" w:eastAsia="Times New Roman" w:hAnsi="Menlo" w:cs="Menlo"/>
          <w:color w:val="CCCCCC"/>
          <w:sz w:val="18"/>
          <w:szCs w:val="18"/>
          <w:lang w:val="en-US" w:eastAsia="en-GB"/>
        </w:rPr>
        <w:t>(</w:t>
      </w:r>
      <w:r w:rsidRPr="00005D34">
        <w:rPr>
          <w:rFonts w:ascii="Menlo" w:eastAsia="Times New Roman" w:hAnsi="Menlo" w:cs="Menlo"/>
          <w:color w:val="9CDCFE"/>
          <w:sz w:val="18"/>
          <w:szCs w:val="18"/>
          <w:lang w:val="en-US" w:eastAsia="en-GB"/>
        </w:rPr>
        <w:t>tk</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text</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4FC1FF"/>
          <w:sz w:val="18"/>
          <w:szCs w:val="18"/>
          <w:lang w:val="en-US" w:eastAsia="en-GB"/>
        </w:rPr>
        <w:t>BR</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font</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CE9178"/>
          <w:sz w:val="18"/>
          <w:szCs w:val="18"/>
          <w:lang w:val="en-US" w:eastAsia="en-GB"/>
        </w:rPr>
        <w:t>'Times 20 bold'</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bg</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CE9178"/>
          <w:sz w:val="18"/>
          <w:szCs w:val="18"/>
          <w:lang w:val="en-US" w:eastAsia="en-GB"/>
        </w:rPr>
        <w:t>'white'</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height</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B5CEA8"/>
          <w:sz w:val="18"/>
          <w:szCs w:val="18"/>
          <w:lang w:val="en-US" w:eastAsia="en-GB"/>
        </w:rPr>
        <w:t>2</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width</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B5CEA8"/>
          <w:sz w:val="18"/>
          <w:szCs w:val="18"/>
          <w:lang w:val="en-US" w:eastAsia="en-GB"/>
        </w:rPr>
        <w:t>5</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command</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569CD6"/>
          <w:sz w:val="18"/>
          <w:szCs w:val="18"/>
          <w:lang w:val="en-US" w:eastAsia="en-GB"/>
        </w:rPr>
        <w:t>lambda</w:t>
      </w:r>
      <w:r w:rsidRPr="00005D34">
        <w:rPr>
          <w:rFonts w:ascii="Menlo" w:eastAsia="Times New Roman" w:hAnsi="Menlo" w:cs="Menlo"/>
          <w:color w:val="CCCCCC"/>
          <w:sz w:val="18"/>
          <w:szCs w:val="18"/>
          <w:lang w:val="en-US" w:eastAsia="en-GB"/>
        </w:rPr>
        <w:t>: [</w:t>
      </w:r>
      <w:r w:rsidRPr="00005D34">
        <w:rPr>
          <w:rFonts w:ascii="Menlo" w:eastAsia="Times New Roman" w:hAnsi="Menlo" w:cs="Menlo"/>
          <w:color w:val="DCDCAA"/>
          <w:sz w:val="18"/>
          <w:szCs w:val="18"/>
          <w:lang w:val="en-US" w:eastAsia="en-GB"/>
        </w:rPr>
        <w:t>btnClick</w:t>
      </w:r>
      <w:r w:rsidRPr="00005D34">
        <w:rPr>
          <w:rFonts w:ascii="Menlo" w:eastAsia="Times New Roman" w:hAnsi="Menlo" w:cs="Menlo"/>
          <w:color w:val="CCCCCC"/>
          <w:sz w:val="18"/>
          <w:szCs w:val="18"/>
          <w:lang w:val="en-US" w:eastAsia="en-GB"/>
        </w:rPr>
        <w:t>(</w:t>
      </w:r>
      <w:r w:rsidRPr="00005D34">
        <w:rPr>
          <w:rFonts w:ascii="Menlo" w:eastAsia="Times New Roman" w:hAnsi="Menlo" w:cs="Menlo"/>
          <w:color w:val="9CDCFE"/>
          <w:sz w:val="18"/>
          <w:szCs w:val="18"/>
          <w:lang w:val="en-US" w:eastAsia="en-GB"/>
        </w:rPr>
        <w:t>a8</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DCDCAA"/>
          <w:sz w:val="18"/>
          <w:szCs w:val="18"/>
          <w:lang w:val="en-US" w:eastAsia="en-GB"/>
        </w:rPr>
        <w:t>btnID</w:t>
      </w:r>
      <w:r w:rsidRPr="00005D34">
        <w:rPr>
          <w:rFonts w:ascii="Menlo" w:eastAsia="Times New Roman" w:hAnsi="Menlo" w:cs="Menlo"/>
          <w:color w:val="CCCCCC"/>
          <w:sz w:val="18"/>
          <w:szCs w:val="18"/>
          <w:lang w:val="en-US" w:eastAsia="en-GB"/>
        </w:rPr>
        <w:t>(</w:t>
      </w:r>
      <w:r w:rsidRPr="00005D34">
        <w:rPr>
          <w:rFonts w:ascii="Menlo" w:eastAsia="Times New Roman" w:hAnsi="Menlo" w:cs="Menlo"/>
          <w:color w:val="CE9178"/>
          <w:sz w:val="18"/>
          <w:szCs w:val="18"/>
          <w:lang w:val="en-US" w:eastAsia="en-GB"/>
        </w:rPr>
        <w:t>'a8'</w:t>
      </w:r>
      <w:r w:rsidRPr="00005D34">
        <w:rPr>
          <w:rFonts w:ascii="Menlo" w:eastAsia="Times New Roman" w:hAnsi="Menlo" w:cs="Menlo"/>
          <w:color w:val="CCCCCC"/>
          <w:sz w:val="18"/>
          <w:szCs w:val="18"/>
          <w:lang w:val="en-US" w:eastAsia="en-GB"/>
        </w:rPr>
        <w:t>)])</w:t>
      </w:r>
    </w:p>
    <w:p w14:paraId="6086111F" w14:textId="77777777" w:rsidR="00ED40C9" w:rsidRPr="00C03B2B" w:rsidRDefault="00ED40C9" w:rsidP="00ED40C9">
      <w:pPr>
        <w:rPr>
          <w:lang w:val="en-US"/>
        </w:rPr>
      </w:pPr>
    </w:p>
    <w:p w14:paraId="72734355" w14:textId="73385F0A" w:rsidR="009E1174" w:rsidRPr="00C03B2B" w:rsidRDefault="00F16D7D" w:rsidP="009E1174">
      <w:pPr>
        <w:pStyle w:val="Heading3"/>
        <w:rPr>
          <w:lang w:val="en-US"/>
        </w:rPr>
      </w:pPr>
      <w:bookmarkStart w:id="21" w:name="_Toc155122166"/>
      <w:r w:rsidRPr="00C03B2B">
        <w:rPr>
          <w:lang w:val="en-US"/>
        </w:rPr>
        <w:t>Visualization Chessboard</w:t>
      </w:r>
      <w:bookmarkEnd w:id="21"/>
    </w:p>
    <w:p w14:paraId="7AD4B438" w14:textId="6C816E57" w:rsidR="003336BE" w:rsidDel="003336BE" w:rsidRDefault="00FD07EB" w:rsidP="0032091C">
      <w:pPr>
        <w:rPr>
          <w:del w:id="22" w:author="Attila Vizhanyo" w:date="2024-01-02T21:16:00Z"/>
          <w:lang w:val="en-US"/>
        </w:rPr>
      </w:pPr>
      <w:r w:rsidRPr="00C03B2B">
        <w:rPr>
          <w:lang w:val="en-US"/>
        </w:rPr>
        <w:t>The chessboard is made up of an eight-by-eight field of squares. A square on the board is represented by a button in the program. “</w:t>
      </w:r>
      <w:r w:rsidRPr="00005D34">
        <w:rPr>
          <w:lang w:val="en-US"/>
        </w:rPr>
        <w:t xml:space="preserve">A button is a </w:t>
      </w:r>
      <w:r w:rsidR="002B0766">
        <w:rPr>
          <w:lang w:val="en-US"/>
        </w:rPr>
        <w:t xml:space="preserve">tk </w:t>
      </w:r>
      <w:r w:rsidRPr="00005D34">
        <w:rPr>
          <w:lang w:val="en-US"/>
        </w:rPr>
        <w:t>widget which is designed for the user to interact with, i.e. if the button is pressed by mouse click</w:t>
      </w:r>
      <w:r w:rsidR="002B0766">
        <w:rPr>
          <w:lang w:val="en-US"/>
        </w:rPr>
        <w:t>,</w:t>
      </w:r>
      <w:r w:rsidRPr="00005D34">
        <w:rPr>
          <w:lang w:val="en-US"/>
        </w:rPr>
        <w:t xml:space="preserve"> some action might be started. They can also contain text and images like labels.</w:t>
      </w:r>
      <w:r w:rsidR="002B3A9C" w:rsidRPr="00C03B2B">
        <w:rPr>
          <w:lang w:val="en-US"/>
        </w:rPr>
        <w:t>”</w:t>
      </w:r>
      <w:sdt>
        <w:sdtPr>
          <w:rPr>
            <w:lang w:val="en-US"/>
          </w:rPr>
          <w:id w:val="287712098"/>
          <w:citation/>
        </w:sdtPr>
        <w:sdtContent>
          <w:r w:rsidR="002B3A9C" w:rsidRPr="00C03B2B">
            <w:rPr>
              <w:lang w:val="en-US"/>
            </w:rPr>
            <w:fldChar w:fldCharType="begin"/>
          </w:r>
          <w:r w:rsidR="002B3A9C" w:rsidRPr="00005D34">
            <w:rPr>
              <w:lang w:val="en-US"/>
            </w:rPr>
            <w:instrText xml:space="preserve"> CITATION Ber22 \l 4108 </w:instrText>
          </w:r>
          <w:r w:rsidR="002B3A9C" w:rsidRPr="00C03B2B">
            <w:rPr>
              <w:lang w:val="en-US"/>
            </w:rPr>
            <w:fldChar w:fldCharType="separate"/>
          </w:r>
          <w:r w:rsidR="00C03B2B" w:rsidRPr="00C03B2B">
            <w:rPr>
              <w:noProof/>
              <w:lang w:val="en-US"/>
            </w:rPr>
            <w:t xml:space="preserve"> </w:t>
          </w:r>
          <w:r w:rsidR="00C03B2B" w:rsidRPr="00005D34">
            <w:rPr>
              <w:noProof/>
              <w:lang w:val="en-US"/>
            </w:rPr>
            <w:t>(Klein, 2022)</w:t>
          </w:r>
          <w:r w:rsidR="002B3A9C" w:rsidRPr="00C03B2B">
            <w:rPr>
              <w:lang w:val="en-US"/>
            </w:rPr>
            <w:fldChar w:fldCharType="end"/>
          </w:r>
        </w:sdtContent>
      </w:sdt>
      <w:r w:rsidR="002B3A9C" w:rsidRPr="00C03B2B">
        <w:rPr>
          <w:lang w:val="en-US"/>
        </w:rPr>
        <w:t>. A grid is used to arrange the buttons</w:t>
      </w:r>
      <w:r w:rsidR="003F38E0">
        <w:rPr>
          <w:lang w:val="en-US"/>
        </w:rPr>
        <w:t xml:space="preserve"> horizontally and vertically into a table format</w:t>
      </w:r>
      <w:r w:rsidR="002B3A9C" w:rsidRPr="00C03B2B">
        <w:rPr>
          <w:lang w:val="en-US"/>
        </w:rPr>
        <w:t xml:space="preserve">, </w:t>
      </w:r>
      <w:r w:rsidR="003F38E0">
        <w:rPr>
          <w:lang w:val="en-US"/>
        </w:rPr>
        <w:t>where</w:t>
      </w:r>
      <w:r w:rsidR="002B3A9C" w:rsidRPr="00C03B2B">
        <w:rPr>
          <w:lang w:val="en-US"/>
        </w:rPr>
        <w:t xml:space="preserve"> each button </w:t>
      </w:r>
      <w:r w:rsidR="003F38E0">
        <w:rPr>
          <w:lang w:val="en-US"/>
        </w:rPr>
        <w:t>has</w:t>
      </w:r>
      <w:r w:rsidR="002B3A9C" w:rsidRPr="00C03B2B">
        <w:rPr>
          <w:lang w:val="en-US"/>
        </w:rPr>
        <w:t xml:space="preserve"> its own coordinates. </w:t>
      </w:r>
      <w:r w:rsidR="002B3A9C" w:rsidRPr="00C03B2B">
        <w:rPr>
          <w:lang w:val="en-US"/>
        </w:rPr>
        <w:lastRenderedPageBreak/>
        <w:t>Each button is stored in a variable.</w:t>
      </w:r>
      <w:r w:rsidR="003E058F">
        <w:rPr>
          <w:lang w:val="en-US"/>
        </w:rPr>
        <w:t xml:space="preserve"> </w:t>
      </w:r>
      <w:r w:rsidR="003336BE">
        <w:rPr>
          <w:lang w:val="en-US"/>
        </w:rPr>
        <w:t>To create a button, a class named “Button” from the tkinter library is used.</w:t>
      </w:r>
      <w:ins w:id="23" w:author="Attila Vizhanyo" w:date="2024-01-02T21:16:00Z">
        <w:r w:rsidR="003336BE">
          <w:rPr>
            <w:lang w:val="en-US"/>
          </w:rPr>
          <w:t xml:space="preserve"> </w:t>
        </w:r>
      </w:ins>
    </w:p>
    <w:p w14:paraId="50D41B3E" w14:textId="327AFA9A" w:rsidR="002B3A9C" w:rsidRPr="00C03B2B" w:rsidRDefault="003E058F" w:rsidP="0032091C">
      <w:pPr>
        <w:rPr>
          <w:lang w:val="en-US"/>
        </w:rPr>
      </w:pPr>
      <w:del w:id="24" w:author="Attila Vizhanyo" w:date="2024-01-02T21:16:00Z">
        <w:r w:rsidRPr="00005D34" w:rsidDel="003336BE">
          <w:rPr>
            <w:highlight w:val="yellow"/>
            <w:lang w:val="en-US"/>
          </w:rPr>
          <w:delText>***button class</w:delText>
        </w:r>
        <w:r w:rsidR="002B3A9C" w:rsidRPr="00005D34" w:rsidDel="003336BE">
          <w:rPr>
            <w:highlight w:val="yellow"/>
            <w:lang w:val="en-US"/>
          </w:rPr>
          <w:delText xml:space="preserve"> </w:delText>
        </w:r>
        <w:r w:rsidR="0032091C" w:rsidRPr="00005D34" w:rsidDel="003336BE">
          <w:rPr>
            <w:highlight w:val="yellow"/>
            <w:lang w:val="en-US"/>
          </w:rPr>
          <w:delText>To create a button, "Button()" is used, with its properties contained inside the brackets</w:delText>
        </w:r>
        <w:r w:rsidR="0032091C" w:rsidRPr="00C03B2B" w:rsidDel="003336BE">
          <w:rPr>
            <w:lang w:val="en-US"/>
          </w:rPr>
          <w:delText xml:space="preserve">. </w:delText>
        </w:r>
      </w:del>
      <w:r w:rsidR="0032091C" w:rsidRPr="00C03B2B">
        <w:rPr>
          <w:lang w:val="en-US"/>
        </w:rPr>
        <w:t xml:space="preserve">To display our button on the board, we must attach it to the grid by specifying </w:t>
      </w:r>
      <w:r>
        <w:rPr>
          <w:lang w:val="en-US"/>
        </w:rPr>
        <w:t>its</w:t>
      </w:r>
      <w:r w:rsidR="0032091C" w:rsidRPr="00C03B2B">
        <w:rPr>
          <w:lang w:val="en-US"/>
        </w:rPr>
        <w:t xml:space="preserve"> row and column.</w:t>
      </w:r>
    </w:p>
    <w:p w14:paraId="05166C66" w14:textId="77777777" w:rsidR="0032091C" w:rsidRPr="00005D34" w:rsidRDefault="0032091C" w:rsidP="0032091C">
      <w:pPr>
        <w:shd w:val="clear" w:color="auto" w:fill="1F1F1F"/>
        <w:spacing w:after="0" w:line="270" w:lineRule="atLeast"/>
        <w:jc w:val="left"/>
        <w:rPr>
          <w:rFonts w:ascii="Menlo" w:eastAsia="Times New Roman" w:hAnsi="Menlo" w:cs="Menlo"/>
          <w:color w:val="CCCCCC"/>
          <w:sz w:val="18"/>
          <w:szCs w:val="18"/>
          <w:lang w:val="en-US" w:eastAsia="en-GB"/>
        </w:rPr>
      </w:pPr>
      <w:r w:rsidRPr="00005D34">
        <w:rPr>
          <w:rFonts w:ascii="Menlo" w:eastAsia="Times New Roman" w:hAnsi="Menlo" w:cs="Menlo"/>
          <w:color w:val="9CDCFE"/>
          <w:sz w:val="18"/>
          <w:szCs w:val="18"/>
          <w:lang w:val="en-US" w:eastAsia="en-GB"/>
        </w:rPr>
        <w:t>a8</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4EC9B0"/>
          <w:sz w:val="18"/>
          <w:szCs w:val="18"/>
          <w:lang w:val="en-US" w:eastAsia="en-GB"/>
        </w:rPr>
        <w:t>Button</w:t>
      </w:r>
      <w:r w:rsidRPr="00005D34">
        <w:rPr>
          <w:rFonts w:ascii="Menlo" w:eastAsia="Times New Roman" w:hAnsi="Menlo" w:cs="Menlo"/>
          <w:color w:val="CCCCCC"/>
          <w:sz w:val="18"/>
          <w:szCs w:val="18"/>
          <w:lang w:val="en-US" w:eastAsia="en-GB"/>
        </w:rPr>
        <w:t>(</w:t>
      </w:r>
      <w:r w:rsidRPr="00005D34">
        <w:rPr>
          <w:rFonts w:ascii="Menlo" w:eastAsia="Times New Roman" w:hAnsi="Menlo" w:cs="Menlo"/>
          <w:color w:val="9CDCFE"/>
          <w:sz w:val="18"/>
          <w:szCs w:val="18"/>
          <w:lang w:val="en-US" w:eastAsia="en-GB"/>
        </w:rPr>
        <w:t>tk</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text</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4FC1FF"/>
          <w:sz w:val="18"/>
          <w:szCs w:val="18"/>
          <w:lang w:val="en-US" w:eastAsia="en-GB"/>
        </w:rPr>
        <w:t>BR</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font</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CE9178"/>
          <w:sz w:val="18"/>
          <w:szCs w:val="18"/>
          <w:lang w:val="en-US" w:eastAsia="en-GB"/>
        </w:rPr>
        <w:t>'Times 20 bold'</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bg</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CE9178"/>
          <w:sz w:val="18"/>
          <w:szCs w:val="18"/>
          <w:lang w:val="en-US" w:eastAsia="en-GB"/>
        </w:rPr>
        <w:t>'white'</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height</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B5CEA8"/>
          <w:sz w:val="18"/>
          <w:szCs w:val="18"/>
          <w:lang w:val="en-US" w:eastAsia="en-GB"/>
        </w:rPr>
        <w:t>2</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width</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B5CEA8"/>
          <w:sz w:val="18"/>
          <w:szCs w:val="18"/>
          <w:lang w:val="en-US" w:eastAsia="en-GB"/>
        </w:rPr>
        <w:t>5</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command</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569CD6"/>
          <w:sz w:val="18"/>
          <w:szCs w:val="18"/>
          <w:lang w:val="en-US" w:eastAsia="en-GB"/>
        </w:rPr>
        <w:t>lambda</w:t>
      </w:r>
      <w:r w:rsidRPr="00005D34">
        <w:rPr>
          <w:rFonts w:ascii="Menlo" w:eastAsia="Times New Roman" w:hAnsi="Menlo" w:cs="Menlo"/>
          <w:color w:val="CCCCCC"/>
          <w:sz w:val="18"/>
          <w:szCs w:val="18"/>
          <w:lang w:val="en-US" w:eastAsia="en-GB"/>
        </w:rPr>
        <w:t>: [</w:t>
      </w:r>
      <w:r w:rsidRPr="00005D34">
        <w:rPr>
          <w:rFonts w:ascii="Menlo" w:eastAsia="Times New Roman" w:hAnsi="Menlo" w:cs="Menlo"/>
          <w:color w:val="DCDCAA"/>
          <w:sz w:val="18"/>
          <w:szCs w:val="18"/>
          <w:lang w:val="en-US" w:eastAsia="en-GB"/>
        </w:rPr>
        <w:t>btnClick</w:t>
      </w:r>
      <w:r w:rsidRPr="00005D34">
        <w:rPr>
          <w:rFonts w:ascii="Menlo" w:eastAsia="Times New Roman" w:hAnsi="Menlo" w:cs="Menlo"/>
          <w:color w:val="CCCCCC"/>
          <w:sz w:val="18"/>
          <w:szCs w:val="18"/>
          <w:lang w:val="en-US" w:eastAsia="en-GB"/>
        </w:rPr>
        <w:t>(</w:t>
      </w:r>
      <w:r w:rsidRPr="00005D34">
        <w:rPr>
          <w:rFonts w:ascii="Menlo" w:eastAsia="Times New Roman" w:hAnsi="Menlo" w:cs="Menlo"/>
          <w:color w:val="9CDCFE"/>
          <w:sz w:val="18"/>
          <w:szCs w:val="18"/>
          <w:lang w:val="en-US" w:eastAsia="en-GB"/>
        </w:rPr>
        <w:t>a8</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DCDCAA"/>
          <w:sz w:val="18"/>
          <w:szCs w:val="18"/>
          <w:lang w:val="en-US" w:eastAsia="en-GB"/>
        </w:rPr>
        <w:t>btnID</w:t>
      </w:r>
      <w:r w:rsidRPr="00005D34">
        <w:rPr>
          <w:rFonts w:ascii="Menlo" w:eastAsia="Times New Roman" w:hAnsi="Menlo" w:cs="Menlo"/>
          <w:color w:val="CCCCCC"/>
          <w:sz w:val="18"/>
          <w:szCs w:val="18"/>
          <w:lang w:val="en-US" w:eastAsia="en-GB"/>
        </w:rPr>
        <w:t>(</w:t>
      </w:r>
      <w:r w:rsidRPr="00005D34">
        <w:rPr>
          <w:rFonts w:ascii="Menlo" w:eastAsia="Times New Roman" w:hAnsi="Menlo" w:cs="Menlo"/>
          <w:color w:val="CE9178"/>
          <w:sz w:val="18"/>
          <w:szCs w:val="18"/>
          <w:lang w:val="en-US" w:eastAsia="en-GB"/>
        </w:rPr>
        <w:t>'a8'</w:t>
      </w:r>
      <w:r w:rsidRPr="00005D34">
        <w:rPr>
          <w:rFonts w:ascii="Menlo" w:eastAsia="Times New Roman" w:hAnsi="Menlo" w:cs="Menlo"/>
          <w:color w:val="CCCCCC"/>
          <w:sz w:val="18"/>
          <w:szCs w:val="18"/>
          <w:lang w:val="en-US" w:eastAsia="en-GB"/>
        </w:rPr>
        <w:t>)])</w:t>
      </w:r>
    </w:p>
    <w:p w14:paraId="31DF1E80" w14:textId="1CEB2998" w:rsidR="0032091C" w:rsidRPr="00005D34" w:rsidRDefault="0032091C" w:rsidP="00005D34">
      <w:pPr>
        <w:shd w:val="clear" w:color="auto" w:fill="1F1F1F"/>
        <w:spacing w:after="0" w:line="270" w:lineRule="atLeast"/>
        <w:jc w:val="left"/>
        <w:rPr>
          <w:rFonts w:ascii="Menlo" w:eastAsia="Times New Roman" w:hAnsi="Menlo" w:cs="Menlo"/>
          <w:color w:val="CCCCCC"/>
          <w:sz w:val="18"/>
          <w:szCs w:val="18"/>
          <w:lang w:val="en-US" w:eastAsia="en-GB"/>
        </w:rPr>
      </w:pPr>
      <w:r w:rsidRPr="00005D34">
        <w:rPr>
          <w:rFonts w:ascii="Menlo" w:eastAsia="Times New Roman" w:hAnsi="Menlo" w:cs="Menlo"/>
          <w:color w:val="9CDCFE"/>
          <w:sz w:val="18"/>
          <w:szCs w:val="18"/>
          <w:lang w:val="en-US" w:eastAsia="en-GB"/>
        </w:rPr>
        <w:t>a8</w:t>
      </w:r>
      <w:r w:rsidRPr="00005D34">
        <w:rPr>
          <w:rFonts w:ascii="Menlo" w:eastAsia="Times New Roman" w:hAnsi="Menlo" w:cs="Menlo"/>
          <w:color w:val="CCCCCC"/>
          <w:sz w:val="18"/>
          <w:szCs w:val="18"/>
          <w:lang w:val="en-US" w:eastAsia="en-GB"/>
        </w:rPr>
        <w:t>.</w:t>
      </w:r>
      <w:r w:rsidRPr="00005D34">
        <w:rPr>
          <w:rFonts w:ascii="Menlo" w:eastAsia="Times New Roman" w:hAnsi="Menlo" w:cs="Menlo"/>
          <w:color w:val="9CDCFE"/>
          <w:sz w:val="18"/>
          <w:szCs w:val="18"/>
          <w:lang w:val="en-US" w:eastAsia="en-GB"/>
        </w:rPr>
        <w:t>grid</w:t>
      </w:r>
      <w:r w:rsidRPr="00005D34">
        <w:rPr>
          <w:rFonts w:ascii="Menlo" w:eastAsia="Times New Roman" w:hAnsi="Menlo" w:cs="Menlo"/>
          <w:color w:val="CCCCCC"/>
          <w:sz w:val="18"/>
          <w:szCs w:val="18"/>
          <w:lang w:val="en-US" w:eastAsia="en-GB"/>
        </w:rPr>
        <w:t>(</w:t>
      </w:r>
      <w:r w:rsidRPr="00005D34">
        <w:rPr>
          <w:rFonts w:ascii="Menlo" w:eastAsia="Times New Roman" w:hAnsi="Menlo" w:cs="Menlo"/>
          <w:color w:val="9CDCFE"/>
          <w:sz w:val="18"/>
          <w:szCs w:val="18"/>
          <w:lang w:val="en-US" w:eastAsia="en-GB"/>
        </w:rPr>
        <w:t>row</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B5CEA8"/>
          <w:sz w:val="18"/>
          <w:szCs w:val="18"/>
          <w:lang w:val="en-US" w:eastAsia="en-GB"/>
        </w:rPr>
        <w:t>1</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9CDCFE"/>
          <w:sz w:val="18"/>
          <w:szCs w:val="18"/>
          <w:lang w:val="en-US" w:eastAsia="en-GB"/>
        </w:rPr>
        <w:t>column</w:t>
      </w:r>
      <w:r w:rsidRPr="00005D34">
        <w:rPr>
          <w:rFonts w:ascii="Menlo" w:eastAsia="Times New Roman" w:hAnsi="Menlo" w:cs="Menlo"/>
          <w:color w:val="D4D4D4"/>
          <w:sz w:val="18"/>
          <w:szCs w:val="18"/>
          <w:lang w:val="en-US" w:eastAsia="en-GB"/>
        </w:rPr>
        <w:t>=</w:t>
      </w:r>
      <w:r w:rsidRPr="00005D34">
        <w:rPr>
          <w:rFonts w:ascii="Menlo" w:eastAsia="Times New Roman" w:hAnsi="Menlo" w:cs="Menlo"/>
          <w:color w:val="B5CEA8"/>
          <w:sz w:val="18"/>
          <w:szCs w:val="18"/>
          <w:lang w:val="en-US" w:eastAsia="en-GB"/>
        </w:rPr>
        <w:t>1</w:t>
      </w:r>
      <w:r w:rsidRPr="00005D34">
        <w:rPr>
          <w:rFonts w:ascii="Menlo" w:eastAsia="Times New Roman" w:hAnsi="Menlo" w:cs="Menlo"/>
          <w:color w:val="CCCCCC"/>
          <w:sz w:val="18"/>
          <w:szCs w:val="18"/>
          <w:lang w:val="en-US" w:eastAsia="en-GB"/>
        </w:rPr>
        <w:t>)</w:t>
      </w:r>
    </w:p>
    <w:p w14:paraId="67890916" w14:textId="77777777" w:rsidR="005E2103" w:rsidRPr="00C03B2B" w:rsidRDefault="00F16D7D" w:rsidP="009E1174">
      <w:pPr>
        <w:pStyle w:val="Heading3"/>
        <w:rPr>
          <w:lang w:val="en-US"/>
        </w:rPr>
      </w:pPr>
      <w:bookmarkStart w:id="25" w:name="_Toc155112830"/>
      <w:bookmarkStart w:id="26" w:name="_Toc155112898"/>
      <w:bookmarkStart w:id="27" w:name="_Toc155122167"/>
      <w:bookmarkEnd w:id="25"/>
      <w:bookmarkEnd w:id="26"/>
      <w:r w:rsidRPr="00C03B2B">
        <w:rPr>
          <w:lang w:val="en-US"/>
        </w:rPr>
        <w:t>Update Game after a move</w:t>
      </w:r>
      <w:bookmarkEnd w:id="27"/>
    </w:p>
    <w:p w14:paraId="43199299" w14:textId="182465CD" w:rsidR="00D4453D" w:rsidRPr="00C03B2B" w:rsidRDefault="00D4453D" w:rsidP="00005D34">
      <w:pPr>
        <w:rPr>
          <w:lang w:val="en-US"/>
        </w:rPr>
      </w:pPr>
      <w:r w:rsidRPr="00C03B2B">
        <w:rPr>
          <w:lang w:val="en-US"/>
        </w:rPr>
        <w:t xml:space="preserve">To make an ongoing chess game, the program must update the position of each piece. It is also necessary to calculate </w:t>
      </w:r>
      <w:r w:rsidR="003E058F">
        <w:rPr>
          <w:lang w:val="en-US"/>
        </w:rPr>
        <w:t>every</w:t>
      </w:r>
      <w:r w:rsidRPr="00C03B2B">
        <w:rPr>
          <w:lang w:val="en-US"/>
        </w:rPr>
        <w:t xml:space="preserve"> possible move that can be played from the current position. And finally, the program needs to display the updated </w:t>
      </w:r>
      <w:r w:rsidR="003E058F">
        <w:rPr>
          <w:lang w:val="en-US"/>
        </w:rPr>
        <w:t>board</w:t>
      </w:r>
      <w:r w:rsidRPr="00C03B2B">
        <w:rPr>
          <w:lang w:val="en-US"/>
        </w:rPr>
        <w:t>.</w:t>
      </w:r>
    </w:p>
    <w:p w14:paraId="677ACD65" w14:textId="33AD6D40" w:rsidR="00C11681" w:rsidRPr="00C03B2B" w:rsidRDefault="00C11681" w:rsidP="00C11681">
      <w:pPr>
        <w:rPr>
          <w:lang w:val="en-US"/>
        </w:rPr>
      </w:pPr>
      <w:r w:rsidRPr="00C03B2B">
        <w:rPr>
          <w:lang w:val="en-US"/>
        </w:rPr>
        <w:t xml:space="preserve">When the user clicks on the piece he wants to move with, the program saves the text of its button. </w:t>
      </w:r>
      <w:r w:rsidR="00D4453D" w:rsidRPr="00C03B2B">
        <w:rPr>
          <w:lang w:val="en-US"/>
        </w:rPr>
        <w:t>Once the user selects a legitimate button to move the piece to, the program can transfer the saved text to display on the target button.</w:t>
      </w:r>
    </w:p>
    <w:p w14:paraId="3B0788B1" w14:textId="77777777" w:rsidR="009E1174" w:rsidRPr="00C03B2B" w:rsidRDefault="009E1174" w:rsidP="009E1174">
      <w:pPr>
        <w:rPr>
          <w:lang w:val="en-US"/>
        </w:rPr>
      </w:pPr>
    </w:p>
    <w:p w14:paraId="2FC63C6B" w14:textId="77777777" w:rsidR="005E2103" w:rsidRPr="00C03B2B" w:rsidRDefault="005E2103" w:rsidP="005E2103">
      <w:pPr>
        <w:pStyle w:val="Heading3"/>
        <w:numPr>
          <w:ilvl w:val="0"/>
          <w:numId w:val="0"/>
        </w:numPr>
        <w:ind w:left="720"/>
        <w:rPr>
          <w:rFonts w:cs="Arial"/>
          <w:color w:val="444444"/>
          <w:sz w:val="19"/>
          <w:szCs w:val="19"/>
          <w:lang w:val="en-US"/>
        </w:rPr>
      </w:pPr>
    </w:p>
    <w:p w14:paraId="0811D3A7" w14:textId="77777777" w:rsidR="009E1174" w:rsidRPr="00C03B2B" w:rsidRDefault="005E2103" w:rsidP="005E2103">
      <w:pPr>
        <w:pStyle w:val="Heading2"/>
        <w:rPr>
          <w:lang w:val="en-US"/>
        </w:rPr>
      </w:pPr>
      <w:bookmarkStart w:id="28" w:name="_Toc155122168"/>
      <w:r w:rsidRPr="00C03B2B">
        <w:rPr>
          <w:lang w:val="en-US"/>
        </w:rPr>
        <w:t>Function catalog</w:t>
      </w:r>
      <w:bookmarkEnd w:id="28"/>
    </w:p>
    <w:p w14:paraId="18811BEA" w14:textId="2A587D3F" w:rsidR="009E1174" w:rsidRPr="00005D34" w:rsidRDefault="009E1174" w:rsidP="00005D34">
      <w:pPr>
        <w:rPr>
          <w:lang w:val="en-US" w:eastAsia="en-GB"/>
        </w:rPr>
      </w:pPr>
      <w:r w:rsidRPr="00005D34">
        <w:rPr>
          <w:lang w:val="en-US" w:eastAsia="en-GB"/>
        </w:rPr>
        <w:t>A function is a block of code which only runs when it is called.</w:t>
      </w:r>
      <w:r w:rsidRPr="00C03B2B">
        <w:rPr>
          <w:lang w:val="en-US" w:eastAsia="en-GB"/>
        </w:rPr>
        <w:t xml:space="preserve"> </w:t>
      </w:r>
      <w:r w:rsidRPr="00005D34">
        <w:rPr>
          <w:lang w:val="en-US" w:eastAsia="en-GB"/>
        </w:rPr>
        <w:t>You can pass data, known as parameters, into a function. A function can return data as a result.</w:t>
      </w:r>
      <w:sdt>
        <w:sdtPr>
          <w:rPr>
            <w:lang w:val="en-US" w:eastAsia="en-GB"/>
          </w:rPr>
          <w:id w:val="-850339495"/>
          <w:citation/>
        </w:sdtPr>
        <w:sdtContent>
          <w:r w:rsidRPr="00005D34">
            <w:rPr>
              <w:lang w:val="en-US" w:eastAsia="en-GB"/>
            </w:rPr>
            <w:fldChar w:fldCharType="begin"/>
          </w:r>
          <w:r w:rsidRPr="00C03B2B">
            <w:rPr>
              <w:lang w:val="en-US" w:eastAsia="en-GB"/>
            </w:rPr>
            <w:instrText xml:space="preserve"> CITATION W3S1 \l 4108 </w:instrText>
          </w:r>
          <w:r w:rsidRPr="00005D34">
            <w:rPr>
              <w:lang w:val="en-US" w:eastAsia="en-GB"/>
            </w:rPr>
            <w:fldChar w:fldCharType="separate"/>
          </w:r>
          <w:r w:rsidR="00C03B2B" w:rsidRPr="00C03B2B">
            <w:rPr>
              <w:noProof/>
              <w:lang w:val="en-US" w:eastAsia="en-GB"/>
            </w:rPr>
            <w:t xml:space="preserve"> </w:t>
          </w:r>
          <w:r w:rsidR="00C03B2B" w:rsidRPr="00005D34">
            <w:rPr>
              <w:noProof/>
              <w:lang w:val="en-US" w:eastAsia="en-GB"/>
            </w:rPr>
            <w:t>(W3Schools, s.d.)</w:t>
          </w:r>
          <w:r w:rsidRPr="00005D34">
            <w:rPr>
              <w:lang w:val="en-US" w:eastAsia="en-GB"/>
            </w:rPr>
            <w:fldChar w:fldCharType="end"/>
          </w:r>
        </w:sdtContent>
      </w:sdt>
    </w:p>
    <w:p w14:paraId="2C189FEC" w14:textId="3D389363" w:rsidR="009E1174" w:rsidRPr="00005D34" w:rsidRDefault="00724081" w:rsidP="00005D34">
      <w:pPr>
        <w:rPr>
          <w:lang w:val="en-US" w:eastAsia="en-GB"/>
        </w:rPr>
      </w:pPr>
      <w:r w:rsidRPr="00005D34">
        <w:rPr>
          <w:lang w:val="en-US" w:eastAsia="en-GB"/>
        </w:rPr>
        <w:t>btnClick:</w:t>
      </w:r>
    </w:p>
    <w:p w14:paraId="5B4FF2FA" w14:textId="1D929F70" w:rsidR="00724081" w:rsidRPr="00005D34" w:rsidRDefault="00724081" w:rsidP="00005D34">
      <w:pPr>
        <w:rPr>
          <w:lang w:val="en-US" w:eastAsia="en-GB"/>
        </w:rPr>
      </w:pPr>
      <w:r w:rsidRPr="00005D34">
        <w:rPr>
          <w:lang w:val="en-US" w:eastAsia="en-GB"/>
        </w:rPr>
        <w:t>undo_coloring:</w:t>
      </w:r>
      <w:r w:rsidR="00774095" w:rsidRPr="00005D34">
        <w:rPr>
          <w:lang w:val="en-US" w:eastAsia="en-GB"/>
        </w:rPr>
        <w:t xml:space="preserve"> Inverts the highlighting of squares that can be moved to when a figure is selected.</w:t>
      </w:r>
    </w:p>
    <w:p w14:paraId="44B6C30F" w14:textId="67A306DE" w:rsidR="00724081" w:rsidRPr="00005D34" w:rsidRDefault="00724081" w:rsidP="00005D34">
      <w:pPr>
        <w:rPr>
          <w:lang w:val="en-US" w:eastAsia="en-GB"/>
        </w:rPr>
      </w:pPr>
      <w:r w:rsidRPr="00005D34">
        <w:rPr>
          <w:lang w:val="en-US" w:eastAsia="en-GB"/>
        </w:rPr>
        <w:t>btnID:</w:t>
      </w:r>
    </w:p>
    <w:p w14:paraId="2BFB6728" w14:textId="372686A3" w:rsidR="00724081" w:rsidRPr="00005D34" w:rsidRDefault="00724081" w:rsidP="00005D34">
      <w:pPr>
        <w:rPr>
          <w:lang w:val="en-US" w:eastAsia="en-GB"/>
        </w:rPr>
      </w:pPr>
      <w:r w:rsidRPr="00005D34">
        <w:rPr>
          <w:lang w:val="en-US" w:eastAsia="en-GB"/>
        </w:rPr>
        <w:t xml:space="preserve">main: Regulates the entire process of the chess program, besides </w:t>
      </w:r>
      <w:r w:rsidR="00774095" w:rsidRPr="00005D34">
        <w:rPr>
          <w:lang w:val="en-US" w:eastAsia="en-GB"/>
        </w:rPr>
        <w:t>setting up variables, buttons and the pieces.</w:t>
      </w:r>
    </w:p>
    <w:p w14:paraId="7A72FC72" w14:textId="0F4D0AB3" w:rsidR="00724081" w:rsidRPr="00005D34" w:rsidRDefault="00724081" w:rsidP="00005D34">
      <w:pPr>
        <w:rPr>
          <w:lang w:val="en-US" w:eastAsia="en-GB"/>
        </w:rPr>
      </w:pPr>
      <w:r w:rsidRPr="00005D34">
        <w:rPr>
          <w:lang w:val="en-US" w:eastAsia="en-GB"/>
        </w:rPr>
        <w:t>update_all_possible_moves: Use the current board to see which moves can be played according to the rules of chess.</w:t>
      </w:r>
    </w:p>
    <w:p w14:paraId="234820DD" w14:textId="1079FFD1" w:rsidR="00724081" w:rsidRPr="00005D34" w:rsidRDefault="00724081" w:rsidP="00005D34">
      <w:pPr>
        <w:rPr>
          <w:lang w:val="en-US" w:eastAsia="en-GB"/>
        </w:rPr>
      </w:pPr>
      <w:r w:rsidRPr="00005D34">
        <w:rPr>
          <w:lang w:val="en-US" w:eastAsia="en-GB"/>
        </w:rPr>
        <w:t>checkinput: Checks whether the move played puts the player who made the move in check.</w:t>
      </w:r>
    </w:p>
    <w:p w14:paraId="6FB007D4" w14:textId="77777777" w:rsidR="00005D34" w:rsidRDefault="00724081" w:rsidP="00005D34">
      <w:pPr>
        <w:rPr>
          <w:lang w:val="en-US" w:eastAsia="en-GB"/>
        </w:rPr>
      </w:pPr>
      <w:r w:rsidRPr="00005D34">
        <w:rPr>
          <w:lang w:val="en-US" w:eastAsia="en-GB"/>
        </w:rPr>
        <w:t>check_chosen_move:</w:t>
      </w:r>
    </w:p>
    <w:p w14:paraId="55C61DE7" w14:textId="3E6CD18E" w:rsidR="00724081" w:rsidRPr="00005D34" w:rsidRDefault="00724081" w:rsidP="00005D34">
      <w:pPr>
        <w:rPr>
          <w:lang w:val="en-US" w:eastAsia="en-GB"/>
        </w:rPr>
      </w:pPr>
      <w:r w:rsidRPr="00005D34">
        <w:rPr>
          <w:lang w:val="en-US" w:eastAsia="en-GB"/>
        </w:rPr>
        <w:t>print_board: Prints the current state of the board to the terminal.</w:t>
      </w:r>
    </w:p>
    <w:p w14:paraId="40C17665" w14:textId="283EC761" w:rsidR="009A2ACE" w:rsidRPr="00005D34" w:rsidRDefault="00724081" w:rsidP="00005D34">
      <w:pPr>
        <w:rPr>
          <w:bCs/>
          <w:lang w:val="en-US"/>
        </w:rPr>
      </w:pPr>
      <w:r w:rsidRPr="00005D34">
        <w:rPr>
          <w:lang w:val="en-US" w:eastAsia="en-GB"/>
        </w:rPr>
        <w:t>get_position: Stores position of each piece on the board.</w:t>
      </w:r>
      <w:r w:rsidR="009A2ACE" w:rsidRPr="00005D34">
        <w:rPr>
          <w:bCs/>
          <w:lang w:val="en-US"/>
        </w:rPr>
        <w:br w:type="page"/>
      </w:r>
    </w:p>
    <w:p w14:paraId="58E7E7F1" w14:textId="2B6B0D30" w:rsidR="009A2ACE" w:rsidRPr="00C03B2B" w:rsidRDefault="00094606" w:rsidP="00EA589D">
      <w:pPr>
        <w:pStyle w:val="Heading1"/>
        <w:rPr>
          <w:lang w:val="en-US"/>
        </w:rPr>
      </w:pPr>
      <w:bookmarkStart w:id="29" w:name="_Toc155122169"/>
      <w:r w:rsidRPr="00C03B2B">
        <w:rPr>
          <w:lang w:val="en-US"/>
        </w:rPr>
        <w:lastRenderedPageBreak/>
        <w:t>C</w:t>
      </w:r>
      <w:r w:rsidR="00F16D7D" w:rsidRPr="00C03B2B">
        <w:rPr>
          <w:lang w:val="en-US"/>
        </w:rPr>
        <w:t>olor Chess</w:t>
      </w:r>
      <w:bookmarkEnd w:id="29"/>
    </w:p>
    <w:p w14:paraId="20C2829B" w14:textId="77777777" w:rsidR="0052139D" w:rsidRPr="00C03B2B" w:rsidRDefault="0052139D" w:rsidP="0052139D">
      <w:pPr>
        <w:pStyle w:val="Heading2"/>
        <w:rPr>
          <w:lang w:val="en-US"/>
        </w:rPr>
      </w:pPr>
      <w:bookmarkStart w:id="30" w:name="_Toc155122170"/>
      <w:r w:rsidRPr="00C03B2B">
        <w:rPr>
          <w:lang w:val="en-US"/>
        </w:rPr>
        <w:t>Rules of Color Chess</w:t>
      </w:r>
      <w:bookmarkEnd w:id="30"/>
    </w:p>
    <w:p w14:paraId="7C598A27" w14:textId="77777777" w:rsidR="0052139D" w:rsidRPr="00C03B2B" w:rsidRDefault="0052139D" w:rsidP="0052139D">
      <w:pPr>
        <w:rPr>
          <w:lang w:val="en-US"/>
        </w:rPr>
      </w:pPr>
      <w:r w:rsidRPr="00C03B2B">
        <w:rPr>
          <w:lang w:val="en-US"/>
        </w:rPr>
        <w:t>In Color Chess, players are assigned an individual color. When their chess pieces move to a square, that square is highlighted with the player's distinctive color. The goal of the game is to color in more squares with your own color than your opponent does with theirs. Only squares on which the pieces stand on or have been standing on are colored in. If a piece captures the opponent’s piece, it will overtake its color. Since each game of chess starts with the same position, the first two rows on each side will be colored in at the beginning. The game ends after 30 moves. The player who has colored in more squares during this period wins. Alternatively, victory can be attained by checkmating the opponent within these 30 moves.</w:t>
      </w:r>
    </w:p>
    <w:p w14:paraId="1C045363" w14:textId="77777777" w:rsidR="00F55F7F" w:rsidRPr="00005D34" w:rsidRDefault="0052139D" w:rsidP="003336BE">
      <w:pPr>
        <w:keepNext/>
        <w:jc w:val="center"/>
        <w:rPr>
          <w:lang w:val="en-US"/>
        </w:rPr>
      </w:pPr>
      <w:r w:rsidRPr="00C03B2B">
        <w:rPr>
          <w:noProof/>
          <w:lang w:val="en-US"/>
        </w:rPr>
        <w:drawing>
          <wp:inline distT="0" distB="0" distL="0" distR="0" wp14:anchorId="454D838E" wp14:editId="49BCAAF0">
            <wp:extent cx="2590001" cy="2592000"/>
            <wp:effectExtent l="0" t="0" r="0" b="0"/>
            <wp:docPr id="214463154" name="Picture 1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3154" name="Picture 11" descr="A screenshot of a gam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90001" cy="2592000"/>
                    </a:xfrm>
                    <a:prstGeom prst="rect">
                      <a:avLst/>
                    </a:prstGeom>
                  </pic:spPr>
                </pic:pic>
              </a:graphicData>
            </a:graphic>
          </wp:inline>
        </w:drawing>
      </w:r>
    </w:p>
    <w:p w14:paraId="208EC1F6" w14:textId="5EE6304F" w:rsidR="0052139D" w:rsidRPr="00005D34" w:rsidRDefault="00F55F7F" w:rsidP="003336BE">
      <w:pPr>
        <w:pStyle w:val="Caption"/>
        <w:jc w:val="center"/>
        <w:rPr>
          <w:lang w:val="en-US"/>
        </w:rPr>
      </w:pPr>
      <w:bookmarkStart w:id="31" w:name="_Toc155112935"/>
      <w:r w:rsidRPr="00005D34">
        <w:rPr>
          <w:lang w:val="en-US"/>
        </w:rPr>
        <w:t xml:space="preserve">Figure </w:t>
      </w:r>
      <w:r w:rsidRPr="00005D34">
        <w:rPr>
          <w:lang w:val="en-US"/>
        </w:rPr>
        <w:fldChar w:fldCharType="begin"/>
      </w:r>
      <w:r w:rsidRPr="00005D34">
        <w:rPr>
          <w:lang w:val="en-US"/>
        </w:rPr>
        <w:instrText xml:space="preserve"> SEQ Figure \* ARABIC </w:instrText>
      </w:r>
      <w:r w:rsidRPr="00005D34">
        <w:rPr>
          <w:lang w:val="en-US"/>
        </w:rPr>
        <w:fldChar w:fldCharType="separate"/>
      </w:r>
      <w:r w:rsidR="00C03B2B" w:rsidRPr="00C03B2B">
        <w:rPr>
          <w:noProof/>
          <w:lang w:val="en-US"/>
        </w:rPr>
        <w:t>6</w:t>
      </w:r>
      <w:r w:rsidRPr="00005D34">
        <w:rPr>
          <w:lang w:val="en-US"/>
        </w:rPr>
        <w:fldChar w:fldCharType="end"/>
      </w:r>
      <w:r w:rsidRPr="00005D34">
        <w:rPr>
          <w:lang w:val="en-US"/>
        </w:rPr>
        <w:t xml:space="preserve"> Color Chess Starting Position</w:t>
      </w:r>
      <w:bookmarkEnd w:id="31"/>
    </w:p>
    <w:p w14:paraId="4FBB2809" w14:textId="77777777" w:rsidR="0052139D" w:rsidRPr="00C03B2B" w:rsidRDefault="0052139D" w:rsidP="0052139D">
      <w:pPr>
        <w:keepNext/>
        <w:rPr>
          <w:lang w:val="en-US"/>
        </w:rPr>
      </w:pPr>
    </w:p>
    <w:p w14:paraId="6428D75F" w14:textId="43637F2D" w:rsidR="00C03B2B" w:rsidRPr="00005D34" w:rsidRDefault="0052139D" w:rsidP="003336BE">
      <w:pPr>
        <w:keepNext/>
        <w:jc w:val="center"/>
        <w:rPr>
          <w:lang w:val="en-US"/>
        </w:rPr>
      </w:pPr>
      <w:r w:rsidRPr="00C03B2B">
        <w:rPr>
          <w:noProof/>
          <w:lang w:val="en-US"/>
        </w:rPr>
        <w:drawing>
          <wp:inline distT="0" distB="0" distL="0" distR="0" wp14:anchorId="2F8D136E" wp14:editId="080FE082">
            <wp:extent cx="2592000" cy="2592000"/>
            <wp:effectExtent l="0" t="0" r="0" b="0"/>
            <wp:docPr id="1995529204" name="Picture 1995529204"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29204" name="Picture 10" descr="A screenshot of a gam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r w:rsidR="003336BE" w:rsidRPr="00C03B2B">
        <w:rPr>
          <w:noProof/>
          <w:lang w:val="en-US"/>
        </w:rPr>
        <w:drawing>
          <wp:inline distT="0" distB="0" distL="0" distR="0" wp14:anchorId="5B12AF6D" wp14:editId="76E0BD6A">
            <wp:extent cx="2592000" cy="2592000"/>
            <wp:effectExtent l="0" t="0" r="0" b="0"/>
            <wp:docPr id="855013151" name="Picture 9"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13151" name="Picture 9" descr="A screenshot of a gam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p>
    <w:p w14:paraId="68D9C334" w14:textId="6AAB0A4F" w:rsidR="00132FA5" w:rsidRPr="00005D34" w:rsidRDefault="00C03B2B" w:rsidP="003336BE">
      <w:pPr>
        <w:pStyle w:val="Caption"/>
        <w:jc w:val="center"/>
        <w:rPr>
          <w:lang w:val="en-US"/>
        </w:rPr>
      </w:pPr>
      <w:bookmarkStart w:id="32" w:name="_Toc155112936"/>
      <w:r w:rsidRPr="00005D34">
        <w:rPr>
          <w:lang w:val="en-US"/>
        </w:rPr>
        <w:t xml:space="preserve">Figure </w:t>
      </w:r>
      <w:r w:rsidRPr="00005D34">
        <w:rPr>
          <w:lang w:val="en-US"/>
        </w:rPr>
        <w:fldChar w:fldCharType="begin"/>
      </w:r>
      <w:r w:rsidRPr="00005D34">
        <w:rPr>
          <w:lang w:val="en-US"/>
        </w:rPr>
        <w:instrText xml:space="preserve"> SEQ Figure \* ARABIC </w:instrText>
      </w:r>
      <w:r w:rsidRPr="00005D34">
        <w:rPr>
          <w:lang w:val="en-US"/>
        </w:rPr>
        <w:fldChar w:fldCharType="separate"/>
      </w:r>
      <w:r w:rsidRPr="00005D34">
        <w:rPr>
          <w:noProof/>
          <w:lang w:val="en-US"/>
        </w:rPr>
        <w:t>7</w:t>
      </w:r>
      <w:r w:rsidRPr="00005D34">
        <w:rPr>
          <w:lang w:val="en-US"/>
        </w:rPr>
        <w:fldChar w:fldCharType="end"/>
      </w:r>
      <w:r w:rsidRPr="00005D34">
        <w:rPr>
          <w:lang w:val="en-US"/>
        </w:rPr>
        <w:t xml:space="preserve"> Color Chess Piece Capture Example Prior</w:t>
      </w:r>
      <w:bookmarkEnd w:id="32"/>
    </w:p>
    <w:p w14:paraId="21882FB2" w14:textId="33E8D3F2" w:rsidR="0052139D" w:rsidRPr="00C03B2B" w:rsidRDefault="00132FA5" w:rsidP="003336BE">
      <w:pPr>
        <w:pStyle w:val="Caption"/>
        <w:jc w:val="center"/>
        <w:rPr>
          <w:lang w:val="en-US"/>
        </w:rPr>
      </w:pPr>
      <w:bookmarkStart w:id="33" w:name="_Toc155112937"/>
      <w:r w:rsidRPr="00C03B2B">
        <w:rPr>
          <w:lang w:val="en-US"/>
        </w:rPr>
        <w:t xml:space="preserve">Figure </w:t>
      </w:r>
      <w:r w:rsidRPr="00005D34">
        <w:rPr>
          <w:lang w:val="en-US"/>
        </w:rPr>
        <w:fldChar w:fldCharType="begin"/>
      </w:r>
      <w:r w:rsidRPr="00C03B2B">
        <w:rPr>
          <w:lang w:val="en-US"/>
        </w:rPr>
        <w:instrText xml:space="preserve"> SEQ Figure \* ARABIC </w:instrText>
      </w:r>
      <w:r w:rsidRPr="00005D34">
        <w:rPr>
          <w:lang w:val="en-US"/>
        </w:rPr>
        <w:fldChar w:fldCharType="separate"/>
      </w:r>
      <w:r w:rsidR="00C03B2B" w:rsidRPr="00C03B2B">
        <w:rPr>
          <w:noProof/>
          <w:lang w:val="en-US"/>
        </w:rPr>
        <w:t>8</w:t>
      </w:r>
      <w:r w:rsidRPr="00005D34">
        <w:rPr>
          <w:lang w:val="en-US"/>
        </w:rPr>
        <w:fldChar w:fldCharType="end"/>
      </w:r>
      <w:r w:rsidRPr="00C03B2B">
        <w:rPr>
          <w:lang w:val="en-US"/>
        </w:rPr>
        <w:t xml:space="preserve"> Color Chess Piece Capture Example After</w:t>
      </w:r>
      <w:bookmarkEnd w:id="33"/>
    </w:p>
    <w:p w14:paraId="009A94DD" w14:textId="77777777" w:rsidR="0052139D" w:rsidRPr="00C03B2B" w:rsidRDefault="0052139D" w:rsidP="0052139D">
      <w:pPr>
        <w:rPr>
          <w:lang w:val="en-US"/>
        </w:rPr>
      </w:pPr>
    </w:p>
    <w:p w14:paraId="43D499A4" w14:textId="77777777" w:rsidR="0052139D" w:rsidRPr="00C03B2B" w:rsidRDefault="0052139D" w:rsidP="0052139D">
      <w:pPr>
        <w:rPr>
          <w:lang w:val="en-US"/>
        </w:rPr>
      </w:pPr>
    </w:p>
    <w:p w14:paraId="2B8A4513" w14:textId="77777777" w:rsidR="00D519D8" w:rsidRPr="00C03B2B" w:rsidRDefault="0052139D" w:rsidP="0052139D">
      <w:pPr>
        <w:pStyle w:val="Heading2"/>
        <w:rPr>
          <w:lang w:val="en-US"/>
        </w:rPr>
      </w:pPr>
      <w:bookmarkStart w:id="34" w:name="_Toc155122171"/>
      <w:r w:rsidRPr="00C03B2B">
        <w:rPr>
          <w:lang w:val="en-US"/>
        </w:rPr>
        <w:lastRenderedPageBreak/>
        <w:t>Implementation of Color Chess</w:t>
      </w:r>
      <w:bookmarkEnd w:id="34"/>
    </w:p>
    <w:p w14:paraId="01E2D48E" w14:textId="7C4D085A" w:rsidR="009A2ACE" w:rsidRPr="00C03B2B" w:rsidRDefault="009A2ACE" w:rsidP="00005D34">
      <w:pPr>
        <w:rPr>
          <w:lang w:val="en-US"/>
        </w:rPr>
      </w:pPr>
      <w:r w:rsidRPr="00C03B2B">
        <w:rPr>
          <w:lang w:val="en-US"/>
        </w:rPr>
        <w:br w:type="page"/>
      </w:r>
    </w:p>
    <w:p w14:paraId="760106C7" w14:textId="6A2CE0E1" w:rsidR="009A2ACE" w:rsidRPr="00C03B2B" w:rsidRDefault="00094606" w:rsidP="00EA589D">
      <w:pPr>
        <w:pStyle w:val="Heading1"/>
        <w:rPr>
          <w:lang w:val="en-US"/>
        </w:rPr>
      </w:pPr>
      <w:bookmarkStart w:id="35" w:name="_Toc155122172"/>
      <w:r w:rsidRPr="00C03B2B">
        <w:rPr>
          <w:lang w:val="en-US"/>
        </w:rPr>
        <w:lastRenderedPageBreak/>
        <w:t>Cha</w:t>
      </w:r>
      <w:r w:rsidR="00F16D7D" w:rsidRPr="00C03B2B">
        <w:rPr>
          <w:lang w:val="en-US"/>
        </w:rPr>
        <w:t>otic Chess</w:t>
      </w:r>
      <w:bookmarkEnd w:id="35"/>
    </w:p>
    <w:p w14:paraId="206DED2B" w14:textId="7B81237E" w:rsidR="009A2ACE" w:rsidRPr="00C03B2B" w:rsidRDefault="00F16D7D" w:rsidP="00EA589D">
      <w:pPr>
        <w:pStyle w:val="Heading2"/>
        <w:rPr>
          <w:lang w:val="en-US"/>
        </w:rPr>
      </w:pPr>
      <w:bookmarkStart w:id="36" w:name="_Toc155122173"/>
      <w:r w:rsidRPr="00C03B2B">
        <w:rPr>
          <w:lang w:val="en-US"/>
        </w:rPr>
        <w:t>Rules of Chaotic Chess</w:t>
      </w:r>
      <w:bookmarkEnd w:id="36"/>
    </w:p>
    <w:p w14:paraId="66482E49" w14:textId="77777777" w:rsidR="00132FA5" w:rsidRPr="00C03B2B" w:rsidRDefault="00132FA5" w:rsidP="00132FA5">
      <w:pPr>
        <w:tabs>
          <w:tab w:val="left" w:pos="6255"/>
        </w:tabs>
        <w:rPr>
          <w:lang w:val="en-US"/>
        </w:rPr>
      </w:pPr>
      <w:r w:rsidRPr="00C03B2B">
        <w:rPr>
          <w:lang w:val="en-US"/>
        </w:rPr>
        <w:t>Chaotic Chess introduces four items that the chess pieces can pick up, granting them special abilities. To make the game balanced, the items are equally distributed on empty fields on the white side (rows one to four) and on the black side (rows five to eight). A piece can pick up an item by stepping on its according square. The items change their positions every four moves successively. The game comes to an end if either king is in checkmate.</w:t>
      </w:r>
    </w:p>
    <w:p w14:paraId="7A249230" w14:textId="77777777" w:rsidR="00132FA5" w:rsidRPr="00C03B2B" w:rsidRDefault="00132FA5" w:rsidP="00132FA5">
      <w:pPr>
        <w:tabs>
          <w:tab w:val="left" w:pos="6255"/>
        </w:tabs>
        <w:rPr>
          <w:lang w:val="en-US"/>
        </w:rPr>
      </w:pPr>
      <w:r w:rsidRPr="00C03B2B">
        <w:rPr>
          <w:lang w:val="en-US"/>
        </w:rPr>
        <w:t>The four items consist of a bomb, shield, coin and barrier.</w:t>
      </w:r>
    </w:p>
    <w:p w14:paraId="680C1DAE" w14:textId="77777777" w:rsidR="00132FA5" w:rsidRPr="00005D34" w:rsidRDefault="00132FA5" w:rsidP="003336BE">
      <w:pPr>
        <w:keepNext/>
        <w:jc w:val="center"/>
        <w:rPr>
          <w:lang w:val="en-US"/>
        </w:rPr>
      </w:pPr>
      <w:r w:rsidRPr="00C03B2B">
        <w:rPr>
          <w:noProof/>
          <w:lang w:val="en-US"/>
        </w:rPr>
        <w:drawing>
          <wp:inline distT="0" distB="0" distL="0" distR="0" wp14:anchorId="15517435" wp14:editId="70E3D3BE">
            <wp:extent cx="3363666" cy="2592000"/>
            <wp:effectExtent l="0" t="0" r="0" b="0"/>
            <wp:docPr id="2141234435" name="Picture 7"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34435" name="Picture 7" descr="A screenshot of a gam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63666" cy="2592000"/>
                    </a:xfrm>
                    <a:prstGeom prst="rect">
                      <a:avLst/>
                    </a:prstGeom>
                  </pic:spPr>
                </pic:pic>
              </a:graphicData>
            </a:graphic>
          </wp:inline>
        </w:drawing>
      </w:r>
    </w:p>
    <w:p w14:paraId="283BAA4C" w14:textId="1404D1FB" w:rsidR="00132FA5" w:rsidRPr="00C03B2B" w:rsidRDefault="00132FA5" w:rsidP="00132FA5">
      <w:pPr>
        <w:pStyle w:val="Caption"/>
        <w:rPr>
          <w:lang w:val="en-US"/>
        </w:rPr>
      </w:pPr>
      <w:bookmarkStart w:id="37" w:name="_Toc155112938"/>
      <w:r w:rsidRPr="00005D34">
        <w:rPr>
          <w:lang w:val="en-US"/>
        </w:rPr>
        <w:t xml:space="preserve">Figure </w:t>
      </w:r>
      <w:r w:rsidRPr="00005D34">
        <w:rPr>
          <w:lang w:val="en-US"/>
        </w:rPr>
        <w:fldChar w:fldCharType="begin"/>
      </w:r>
      <w:r w:rsidRPr="00005D34">
        <w:rPr>
          <w:lang w:val="en-US"/>
        </w:rPr>
        <w:instrText xml:space="preserve"> SEQ Figure \* ARABIC </w:instrText>
      </w:r>
      <w:r w:rsidRPr="00005D34">
        <w:rPr>
          <w:lang w:val="en-US"/>
        </w:rPr>
        <w:fldChar w:fldCharType="separate"/>
      </w:r>
      <w:r w:rsidR="00C03B2B" w:rsidRPr="00005D34">
        <w:rPr>
          <w:noProof/>
          <w:lang w:val="en-US"/>
        </w:rPr>
        <w:t>9</w:t>
      </w:r>
      <w:r w:rsidRPr="00005D34">
        <w:rPr>
          <w:lang w:val="en-US"/>
        </w:rPr>
        <w:fldChar w:fldCharType="end"/>
      </w:r>
      <w:r w:rsidRPr="00005D34">
        <w:rPr>
          <w:lang w:val="en-US"/>
        </w:rPr>
        <w:t xml:space="preserve"> Chaotic Chess Random Position Example</w:t>
      </w:r>
      <w:bookmarkEnd w:id="37"/>
    </w:p>
    <w:p w14:paraId="74166871" w14:textId="5F34247C" w:rsidR="00F16D7D" w:rsidRPr="00C03B2B" w:rsidRDefault="00F16D7D" w:rsidP="00F16D7D">
      <w:pPr>
        <w:pStyle w:val="Heading3"/>
        <w:rPr>
          <w:lang w:val="en-US"/>
        </w:rPr>
      </w:pPr>
      <w:bookmarkStart w:id="38" w:name="_Toc155122174"/>
      <w:r w:rsidRPr="00C03B2B">
        <w:rPr>
          <w:lang w:val="en-US"/>
        </w:rPr>
        <w:t>Barrier</w:t>
      </w:r>
      <w:bookmarkEnd w:id="38"/>
    </w:p>
    <w:p w14:paraId="6F8CEBCD" w14:textId="77777777" w:rsidR="00132FA5" w:rsidRPr="00C03B2B" w:rsidRDefault="00132FA5" w:rsidP="00132FA5">
      <w:pPr>
        <w:tabs>
          <w:tab w:val="left" w:pos="6255"/>
        </w:tabs>
        <w:rPr>
          <w:lang w:val="en-US"/>
        </w:rPr>
      </w:pPr>
      <w:r w:rsidRPr="00C03B2B">
        <w:rPr>
          <w:lang w:val="en-US"/>
        </w:rPr>
        <w:t xml:space="preserve">The square that the barrier is placed on, prevents pieces to step onto that field. Only the field that the barrier is placed on is affected, pieces can jump over the barrier. </w:t>
      </w:r>
    </w:p>
    <w:p w14:paraId="75B2A412" w14:textId="77777777" w:rsidR="00132FA5" w:rsidRPr="00005D34" w:rsidRDefault="00132FA5" w:rsidP="003336BE">
      <w:pPr>
        <w:keepNext/>
        <w:tabs>
          <w:tab w:val="left" w:pos="6255"/>
        </w:tabs>
        <w:jc w:val="center"/>
        <w:rPr>
          <w:lang w:val="en-US"/>
        </w:rPr>
      </w:pPr>
      <w:r w:rsidRPr="00C03B2B">
        <w:rPr>
          <w:noProof/>
          <w:lang w:val="en-US"/>
        </w:rPr>
        <w:drawing>
          <wp:inline distT="0" distB="0" distL="0" distR="0" wp14:anchorId="6B755AF2" wp14:editId="102EE749">
            <wp:extent cx="2592000" cy="2592000"/>
            <wp:effectExtent l="0" t="0" r="0" b="0"/>
            <wp:docPr id="2052906347" name="Picture 45"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06347" name="Picture 45" descr="A screenshot of a gam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p>
    <w:p w14:paraId="248EFAD3" w14:textId="386B7F5F" w:rsidR="00132FA5" w:rsidRPr="00005D34" w:rsidRDefault="00132FA5" w:rsidP="003336BE">
      <w:pPr>
        <w:pStyle w:val="Caption"/>
        <w:jc w:val="center"/>
        <w:rPr>
          <w:lang w:val="en-US"/>
        </w:rPr>
      </w:pPr>
      <w:bookmarkStart w:id="39" w:name="_Toc155112939"/>
      <w:r w:rsidRPr="00005D34">
        <w:rPr>
          <w:lang w:val="en-US"/>
        </w:rPr>
        <w:t xml:space="preserve">Figure </w:t>
      </w:r>
      <w:r w:rsidRPr="00005D34">
        <w:rPr>
          <w:lang w:val="en-US"/>
        </w:rPr>
        <w:fldChar w:fldCharType="begin"/>
      </w:r>
      <w:r w:rsidRPr="00005D34">
        <w:rPr>
          <w:lang w:val="en-US"/>
        </w:rPr>
        <w:instrText xml:space="preserve"> SEQ Figure \* ARABIC </w:instrText>
      </w:r>
      <w:r w:rsidRPr="00005D34">
        <w:rPr>
          <w:lang w:val="en-US"/>
        </w:rPr>
        <w:fldChar w:fldCharType="separate"/>
      </w:r>
      <w:r w:rsidR="00C03B2B" w:rsidRPr="00005D34">
        <w:rPr>
          <w:noProof/>
          <w:lang w:val="en-US"/>
        </w:rPr>
        <w:t>10</w:t>
      </w:r>
      <w:r w:rsidRPr="00005D34">
        <w:rPr>
          <w:lang w:val="en-US"/>
        </w:rPr>
        <w:fldChar w:fldCharType="end"/>
      </w:r>
      <w:r w:rsidRPr="00005D34">
        <w:rPr>
          <w:lang w:val="en-US"/>
        </w:rPr>
        <w:t xml:space="preserve"> Chaotic Chess Barrier Usage Example Prior</w:t>
      </w:r>
      <w:bookmarkEnd w:id="39"/>
    </w:p>
    <w:p w14:paraId="4A3041AF" w14:textId="77777777" w:rsidR="00132FA5" w:rsidRPr="00005D34" w:rsidRDefault="00132FA5" w:rsidP="003336BE">
      <w:pPr>
        <w:keepNext/>
        <w:jc w:val="center"/>
        <w:rPr>
          <w:lang w:val="en-US"/>
        </w:rPr>
      </w:pPr>
      <w:r w:rsidRPr="00C03B2B">
        <w:rPr>
          <w:noProof/>
          <w:lang w:val="en-US"/>
        </w:rPr>
        <w:lastRenderedPageBreak/>
        <w:drawing>
          <wp:inline distT="0" distB="0" distL="0" distR="0" wp14:anchorId="4AE0CAC1" wp14:editId="2CCF23FC">
            <wp:extent cx="2592000" cy="2592000"/>
            <wp:effectExtent l="0" t="0" r="0" b="0"/>
            <wp:docPr id="529142407" name="Picture 529142407"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06347" name="Picture 45" descr="A screenshot of a gam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p>
    <w:p w14:paraId="327BAFF1" w14:textId="36779FA7" w:rsidR="00132FA5" w:rsidRPr="00C03B2B" w:rsidRDefault="00132FA5" w:rsidP="003336BE">
      <w:pPr>
        <w:pStyle w:val="Caption"/>
        <w:jc w:val="center"/>
        <w:rPr>
          <w:lang w:val="en-US"/>
        </w:rPr>
      </w:pPr>
      <w:bookmarkStart w:id="40" w:name="_Toc155112940"/>
      <w:r w:rsidRPr="00C03B2B">
        <w:rPr>
          <w:lang w:val="en-US"/>
        </w:rPr>
        <w:t xml:space="preserve">Figure </w:t>
      </w:r>
      <w:r w:rsidRPr="00005D34">
        <w:rPr>
          <w:lang w:val="en-US"/>
        </w:rPr>
        <w:fldChar w:fldCharType="begin"/>
      </w:r>
      <w:r w:rsidRPr="00C03B2B">
        <w:rPr>
          <w:lang w:val="en-US"/>
        </w:rPr>
        <w:instrText xml:space="preserve"> SEQ Figure \* ARABIC </w:instrText>
      </w:r>
      <w:r w:rsidRPr="00005D34">
        <w:rPr>
          <w:lang w:val="en-US"/>
        </w:rPr>
        <w:fldChar w:fldCharType="separate"/>
      </w:r>
      <w:r w:rsidR="00C03B2B" w:rsidRPr="00C03B2B">
        <w:rPr>
          <w:noProof/>
          <w:lang w:val="en-US"/>
        </w:rPr>
        <w:t>11</w:t>
      </w:r>
      <w:r w:rsidRPr="00005D34">
        <w:rPr>
          <w:lang w:val="en-US"/>
        </w:rPr>
        <w:fldChar w:fldCharType="end"/>
      </w:r>
      <w:r w:rsidRPr="00C03B2B">
        <w:rPr>
          <w:lang w:val="en-US"/>
        </w:rPr>
        <w:t xml:space="preserve"> Chaotic Chess Barrier Usage Example After</w:t>
      </w:r>
      <w:bookmarkEnd w:id="40"/>
    </w:p>
    <w:p w14:paraId="5CB5BD53" w14:textId="447A958B" w:rsidR="00132FA5" w:rsidRPr="00C03B2B" w:rsidRDefault="00132FA5" w:rsidP="00132FA5">
      <w:pPr>
        <w:tabs>
          <w:tab w:val="left" w:pos="6255"/>
        </w:tabs>
        <w:rPr>
          <w:lang w:val="en-US"/>
        </w:rPr>
      </w:pPr>
      <w:r w:rsidRPr="00C03B2B">
        <w:rPr>
          <w:lang w:val="en-US"/>
        </w:rPr>
        <w:tab/>
      </w:r>
    </w:p>
    <w:p w14:paraId="400D768C" w14:textId="49E25422" w:rsidR="00F16D7D" w:rsidRPr="00C03B2B" w:rsidRDefault="00F16D7D" w:rsidP="00F16D7D">
      <w:pPr>
        <w:pStyle w:val="Heading3"/>
        <w:rPr>
          <w:lang w:val="en-US"/>
        </w:rPr>
      </w:pPr>
      <w:bookmarkStart w:id="41" w:name="_Toc155122175"/>
      <w:r w:rsidRPr="00C03B2B">
        <w:rPr>
          <w:lang w:val="en-US"/>
        </w:rPr>
        <w:t>Shiel</w:t>
      </w:r>
      <w:bookmarkEnd w:id="41"/>
    </w:p>
    <w:p w14:paraId="035E655E" w14:textId="77777777" w:rsidR="00132FA5" w:rsidRPr="00C03B2B" w:rsidRDefault="00132FA5" w:rsidP="00132FA5">
      <w:pPr>
        <w:tabs>
          <w:tab w:val="left" w:pos="6255"/>
        </w:tabs>
        <w:rPr>
          <w:noProof/>
          <w:lang w:val="en-US"/>
        </w:rPr>
      </w:pPr>
      <w:r w:rsidRPr="00C03B2B">
        <w:rPr>
          <w:noProof/>
          <w:lang w:val="en-US"/>
        </w:rPr>
        <w:t>The shield makes the piece that steps on it invincible until the shield changes its position. Anchored to its square, the shield does not move with the piece that picked it up.</w:t>
      </w:r>
    </w:p>
    <w:p w14:paraId="3955B071" w14:textId="77777777" w:rsidR="00132FA5" w:rsidRPr="00005D34" w:rsidRDefault="00132FA5" w:rsidP="003336BE">
      <w:pPr>
        <w:keepNext/>
        <w:jc w:val="center"/>
        <w:rPr>
          <w:lang w:val="en-US"/>
        </w:rPr>
      </w:pPr>
      <w:r w:rsidRPr="00C03B2B">
        <w:rPr>
          <w:noProof/>
          <w:lang w:val="en-US"/>
        </w:rPr>
        <w:drawing>
          <wp:inline distT="0" distB="0" distL="0" distR="0" wp14:anchorId="4B4E1917" wp14:editId="0E25726E">
            <wp:extent cx="2592000" cy="2592000"/>
            <wp:effectExtent l="0" t="0" r="0" b="0"/>
            <wp:docPr id="297132210" name="Picture 4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32210" name="Picture 42" descr="A screenshot of a gam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p>
    <w:p w14:paraId="415B1F17" w14:textId="68D3FE00" w:rsidR="00132FA5" w:rsidRPr="00C03B2B" w:rsidRDefault="00132FA5" w:rsidP="003336BE">
      <w:pPr>
        <w:pStyle w:val="Caption"/>
        <w:jc w:val="center"/>
        <w:rPr>
          <w:lang w:val="en-US"/>
        </w:rPr>
      </w:pPr>
      <w:bookmarkStart w:id="42" w:name="_Toc155112941"/>
      <w:r w:rsidRPr="00C03B2B">
        <w:rPr>
          <w:lang w:val="en-US"/>
        </w:rPr>
        <w:t xml:space="preserve">Figure </w:t>
      </w:r>
      <w:r w:rsidRPr="00005D34">
        <w:rPr>
          <w:lang w:val="en-US"/>
        </w:rPr>
        <w:fldChar w:fldCharType="begin"/>
      </w:r>
      <w:r w:rsidRPr="00C03B2B">
        <w:rPr>
          <w:lang w:val="en-US"/>
        </w:rPr>
        <w:instrText xml:space="preserve"> SEQ Figure \* ARABIC </w:instrText>
      </w:r>
      <w:r w:rsidRPr="00005D34">
        <w:rPr>
          <w:lang w:val="en-US"/>
        </w:rPr>
        <w:fldChar w:fldCharType="separate"/>
      </w:r>
      <w:r w:rsidR="00C03B2B" w:rsidRPr="00C03B2B">
        <w:rPr>
          <w:noProof/>
          <w:lang w:val="en-US"/>
        </w:rPr>
        <w:t>12</w:t>
      </w:r>
      <w:r w:rsidRPr="00005D34">
        <w:rPr>
          <w:lang w:val="en-US"/>
        </w:rPr>
        <w:fldChar w:fldCharType="end"/>
      </w:r>
      <w:r w:rsidRPr="00C03B2B">
        <w:rPr>
          <w:lang w:val="en-US"/>
        </w:rPr>
        <w:t xml:space="preserve"> Chaotic Chess Shield Usage Example Prior</w:t>
      </w:r>
      <w:bookmarkEnd w:id="42"/>
    </w:p>
    <w:p w14:paraId="749F13D3" w14:textId="77777777" w:rsidR="00132FA5" w:rsidRPr="00005D34" w:rsidRDefault="00132FA5" w:rsidP="003336BE">
      <w:pPr>
        <w:keepNext/>
        <w:jc w:val="center"/>
        <w:rPr>
          <w:lang w:val="en-US"/>
        </w:rPr>
      </w:pPr>
      <w:r w:rsidRPr="00C03B2B">
        <w:rPr>
          <w:noProof/>
          <w:lang w:val="en-US"/>
        </w:rPr>
        <w:lastRenderedPageBreak/>
        <w:drawing>
          <wp:inline distT="0" distB="0" distL="0" distR="0" wp14:anchorId="66A7F70B" wp14:editId="54BD415A">
            <wp:extent cx="2592000" cy="2592000"/>
            <wp:effectExtent l="0" t="0" r="0" b="0"/>
            <wp:docPr id="280861220" name="Picture 280861220"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32210" name="Picture 42" descr="A screenshot of a gam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p>
    <w:p w14:paraId="6F953357" w14:textId="0F698421" w:rsidR="00132FA5" w:rsidRPr="00C03B2B" w:rsidRDefault="00132FA5" w:rsidP="003336BE">
      <w:pPr>
        <w:pStyle w:val="Caption"/>
        <w:jc w:val="center"/>
        <w:rPr>
          <w:lang w:val="en-US"/>
        </w:rPr>
      </w:pPr>
      <w:bookmarkStart w:id="43" w:name="_Toc155112942"/>
      <w:r w:rsidRPr="00C03B2B">
        <w:rPr>
          <w:lang w:val="en-US"/>
        </w:rPr>
        <w:t xml:space="preserve">Figure </w:t>
      </w:r>
      <w:r w:rsidRPr="00005D34">
        <w:rPr>
          <w:lang w:val="en-US"/>
        </w:rPr>
        <w:fldChar w:fldCharType="begin"/>
      </w:r>
      <w:r w:rsidRPr="00C03B2B">
        <w:rPr>
          <w:lang w:val="en-US"/>
        </w:rPr>
        <w:instrText xml:space="preserve"> SEQ Figure \* ARABIC </w:instrText>
      </w:r>
      <w:r w:rsidRPr="00005D34">
        <w:rPr>
          <w:lang w:val="en-US"/>
        </w:rPr>
        <w:fldChar w:fldCharType="separate"/>
      </w:r>
      <w:r w:rsidR="00C03B2B" w:rsidRPr="00C03B2B">
        <w:rPr>
          <w:noProof/>
          <w:lang w:val="en-US"/>
        </w:rPr>
        <w:t>13</w:t>
      </w:r>
      <w:r w:rsidRPr="00005D34">
        <w:rPr>
          <w:lang w:val="en-US"/>
        </w:rPr>
        <w:fldChar w:fldCharType="end"/>
      </w:r>
      <w:r w:rsidRPr="00C03B2B">
        <w:rPr>
          <w:lang w:val="en-US"/>
        </w:rPr>
        <w:t xml:space="preserve"> Chaotic Chess Shield Usage Example After</w:t>
      </w:r>
      <w:bookmarkEnd w:id="43"/>
    </w:p>
    <w:p w14:paraId="553D27D5" w14:textId="20A05833" w:rsidR="00F16D7D" w:rsidRPr="00C03B2B" w:rsidRDefault="00F16D7D" w:rsidP="00F16D7D">
      <w:pPr>
        <w:pStyle w:val="Heading3"/>
        <w:rPr>
          <w:lang w:val="en-US"/>
        </w:rPr>
      </w:pPr>
      <w:bookmarkStart w:id="44" w:name="_Toc155122176"/>
      <w:r w:rsidRPr="00C03B2B">
        <w:rPr>
          <w:lang w:val="en-US"/>
        </w:rPr>
        <w:t>Coin</w:t>
      </w:r>
      <w:bookmarkEnd w:id="44"/>
    </w:p>
    <w:p w14:paraId="6A8EB448" w14:textId="77777777" w:rsidR="00132FA5" w:rsidRPr="00C03B2B" w:rsidRDefault="00132FA5" w:rsidP="00132FA5">
      <w:pPr>
        <w:tabs>
          <w:tab w:val="left" w:pos="6255"/>
        </w:tabs>
        <w:rPr>
          <w:noProof/>
          <w:lang w:val="en-US"/>
        </w:rPr>
      </w:pPr>
      <w:r w:rsidRPr="00C03B2B">
        <w:rPr>
          <w:noProof/>
          <w:lang w:val="en-US"/>
        </w:rPr>
        <w:t>The shield makes the piece that steps on it invincible until the shield changes its position. Anchored to its square, the shield does not move with the piece that picked it up.</w:t>
      </w:r>
    </w:p>
    <w:p w14:paraId="6935E8C1" w14:textId="77777777" w:rsidR="00592253" w:rsidRPr="00005D34" w:rsidRDefault="00592253" w:rsidP="003336BE">
      <w:pPr>
        <w:keepNext/>
        <w:jc w:val="center"/>
        <w:rPr>
          <w:lang w:val="en-US"/>
        </w:rPr>
      </w:pPr>
      <w:r w:rsidRPr="00C03B2B">
        <w:rPr>
          <w:noProof/>
          <w:lang w:val="en-US"/>
        </w:rPr>
        <w:drawing>
          <wp:inline distT="0" distB="0" distL="0" distR="0" wp14:anchorId="4363E86E" wp14:editId="6AD8A810">
            <wp:extent cx="2592000" cy="2592000"/>
            <wp:effectExtent l="0" t="0" r="0" b="0"/>
            <wp:docPr id="1960414771" name="Picture 28"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14771" name="Picture 28" descr="A screenshot of a gam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p>
    <w:p w14:paraId="16058EBD" w14:textId="253F589C" w:rsidR="00132FA5" w:rsidRPr="00005D34" w:rsidRDefault="00592253" w:rsidP="003336BE">
      <w:pPr>
        <w:pStyle w:val="Caption"/>
        <w:jc w:val="center"/>
        <w:rPr>
          <w:lang w:val="en-US"/>
        </w:rPr>
      </w:pPr>
      <w:bookmarkStart w:id="45" w:name="_Toc155112943"/>
      <w:r w:rsidRPr="00005D34">
        <w:rPr>
          <w:lang w:val="en-US"/>
        </w:rPr>
        <w:t xml:space="preserve">Figure </w:t>
      </w:r>
      <w:r w:rsidRPr="00005D34">
        <w:rPr>
          <w:lang w:val="en-US"/>
        </w:rPr>
        <w:fldChar w:fldCharType="begin"/>
      </w:r>
      <w:r w:rsidRPr="00005D34">
        <w:rPr>
          <w:lang w:val="en-US"/>
        </w:rPr>
        <w:instrText xml:space="preserve"> SEQ Figure \* ARABIC </w:instrText>
      </w:r>
      <w:r w:rsidRPr="00005D34">
        <w:rPr>
          <w:lang w:val="en-US"/>
        </w:rPr>
        <w:fldChar w:fldCharType="separate"/>
      </w:r>
      <w:r w:rsidR="00C03B2B" w:rsidRPr="00005D34">
        <w:rPr>
          <w:noProof/>
          <w:lang w:val="en-US"/>
        </w:rPr>
        <w:t>14</w:t>
      </w:r>
      <w:r w:rsidRPr="00005D34">
        <w:rPr>
          <w:lang w:val="en-US"/>
        </w:rPr>
        <w:fldChar w:fldCharType="end"/>
      </w:r>
      <w:r w:rsidRPr="00005D34">
        <w:rPr>
          <w:lang w:val="en-US"/>
        </w:rPr>
        <w:t xml:space="preserve"> Chaotic Chess Coin Usage Example Prior</w:t>
      </w:r>
      <w:bookmarkEnd w:id="45"/>
    </w:p>
    <w:p w14:paraId="188946E7" w14:textId="77777777" w:rsidR="00592253" w:rsidRPr="00005D34" w:rsidRDefault="00592253" w:rsidP="003336BE">
      <w:pPr>
        <w:keepNext/>
        <w:jc w:val="center"/>
        <w:rPr>
          <w:lang w:val="en-US"/>
        </w:rPr>
      </w:pPr>
      <w:r w:rsidRPr="00C03B2B">
        <w:rPr>
          <w:noProof/>
          <w:lang w:val="en-US"/>
        </w:rPr>
        <w:lastRenderedPageBreak/>
        <w:drawing>
          <wp:inline distT="0" distB="0" distL="0" distR="0" wp14:anchorId="562B2EE0" wp14:editId="51B2294E">
            <wp:extent cx="2592000" cy="2592000"/>
            <wp:effectExtent l="0" t="0" r="0" b="0"/>
            <wp:docPr id="431162887" name="Picture 431162887"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14771" name="Picture 28" descr="A screenshot of a gam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p>
    <w:p w14:paraId="04459BDB" w14:textId="26D3B021" w:rsidR="00592253" w:rsidRPr="00C03B2B" w:rsidRDefault="00592253" w:rsidP="003336BE">
      <w:pPr>
        <w:pStyle w:val="Caption"/>
        <w:jc w:val="center"/>
        <w:rPr>
          <w:lang w:val="en-US"/>
        </w:rPr>
      </w:pPr>
      <w:bookmarkStart w:id="46" w:name="_Toc155112944"/>
      <w:r w:rsidRPr="00C03B2B">
        <w:rPr>
          <w:lang w:val="en-US"/>
        </w:rPr>
        <w:t xml:space="preserve">Figure </w:t>
      </w:r>
      <w:r w:rsidRPr="00005D34">
        <w:rPr>
          <w:lang w:val="en-US"/>
        </w:rPr>
        <w:fldChar w:fldCharType="begin"/>
      </w:r>
      <w:r w:rsidRPr="00C03B2B">
        <w:rPr>
          <w:lang w:val="en-US"/>
        </w:rPr>
        <w:instrText xml:space="preserve"> SEQ Figure \* ARABIC </w:instrText>
      </w:r>
      <w:r w:rsidRPr="00005D34">
        <w:rPr>
          <w:lang w:val="en-US"/>
        </w:rPr>
        <w:fldChar w:fldCharType="separate"/>
      </w:r>
      <w:r w:rsidR="00C03B2B" w:rsidRPr="00C03B2B">
        <w:rPr>
          <w:noProof/>
          <w:lang w:val="en-US"/>
        </w:rPr>
        <w:t>15</w:t>
      </w:r>
      <w:r w:rsidRPr="00005D34">
        <w:rPr>
          <w:lang w:val="en-US"/>
        </w:rPr>
        <w:fldChar w:fldCharType="end"/>
      </w:r>
      <w:r w:rsidRPr="00C03B2B">
        <w:rPr>
          <w:lang w:val="en-US"/>
        </w:rPr>
        <w:t xml:space="preserve"> Chaotic Chess Coin Usage Example After</w:t>
      </w:r>
      <w:bookmarkEnd w:id="46"/>
    </w:p>
    <w:p w14:paraId="49676EE0" w14:textId="1D678EC4" w:rsidR="00F16D7D" w:rsidRPr="00C03B2B" w:rsidRDefault="00F16D7D" w:rsidP="00F16D7D">
      <w:pPr>
        <w:pStyle w:val="Heading3"/>
        <w:rPr>
          <w:lang w:val="en-US"/>
        </w:rPr>
      </w:pPr>
      <w:bookmarkStart w:id="47" w:name="_Toc155122177"/>
      <w:r w:rsidRPr="00C03B2B">
        <w:rPr>
          <w:lang w:val="en-US"/>
        </w:rPr>
        <w:t>Bomb</w:t>
      </w:r>
      <w:bookmarkEnd w:id="47"/>
    </w:p>
    <w:p w14:paraId="629751D1" w14:textId="77777777" w:rsidR="00592253" w:rsidRPr="00C03B2B" w:rsidRDefault="00592253" w:rsidP="00592253">
      <w:pPr>
        <w:tabs>
          <w:tab w:val="left" w:pos="6255"/>
        </w:tabs>
        <w:rPr>
          <w:lang w:val="en-US"/>
        </w:rPr>
      </w:pPr>
      <w:r w:rsidRPr="00C03B2B">
        <w:rPr>
          <w:lang w:val="en-US"/>
        </w:rPr>
        <w:t>Picking up the bomb triggers an explosion in a three-by-three area.</w:t>
      </w:r>
      <w:r w:rsidRPr="00C03B2B" w:rsidDel="004F64B2">
        <w:rPr>
          <w:lang w:val="en-US"/>
        </w:rPr>
        <w:t xml:space="preserve"> </w:t>
      </w:r>
      <w:r w:rsidRPr="00C03B2B">
        <w:rPr>
          <w:lang w:val="en-US"/>
        </w:rPr>
        <w:t>Pieces within that area are destroyed and removed from the board. The piece that initially stepped on the bomb is eliminated as well. If a bomb is near the edges or corners of the board, the explosion radius only takes up as much space as it is granted.</w:t>
      </w:r>
    </w:p>
    <w:p w14:paraId="3D037DD2" w14:textId="77777777" w:rsidR="00592253" w:rsidRPr="00005D34" w:rsidRDefault="00592253" w:rsidP="003336BE">
      <w:pPr>
        <w:keepNext/>
        <w:jc w:val="center"/>
        <w:rPr>
          <w:lang w:val="en-US"/>
        </w:rPr>
      </w:pPr>
      <w:r w:rsidRPr="00C03B2B">
        <w:rPr>
          <w:noProof/>
          <w:lang w:val="en-US"/>
        </w:rPr>
        <w:drawing>
          <wp:inline distT="0" distB="0" distL="0" distR="0" wp14:anchorId="12694EC8" wp14:editId="6CFFF89D">
            <wp:extent cx="2589716" cy="2592000"/>
            <wp:effectExtent l="0" t="0" r="0" b="0"/>
            <wp:docPr id="1159272250" name="Picture 2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72250" name="Picture 21" descr="A screenshot of a gam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89716" cy="2592000"/>
                    </a:xfrm>
                    <a:prstGeom prst="rect">
                      <a:avLst/>
                    </a:prstGeom>
                  </pic:spPr>
                </pic:pic>
              </a:graphicData>
            </a:graphic>
          </wp:inline>
        </w:drawing>
      </w:r>
    </w:p>
    <w:p w14:paraId="36E10325" w14:textId="4B4386C9" w:rsidR="00592253" w:rsidRPr="00C03B2B" w:rsidRDefault="00592253" w:rsidP="003336BE">
      <w:pPr>
        <w:pStyle w:val="Caption"/>
        <w:jc w:val="center"/>
        <w:rPr>
          <w:lang w:val="en-US"/>
        </w:rPr>
      </w:pPr>
      <w:bookmarkStart w:id="48" w:name="_Toc155112945"/>
      <w:r w:rsidRPr="00C03B2B">
        <w:rPr>
          <w:lang w:val="en-US"/>
        </w:rPr>
        <w:t xml:space="preserve">Figure </w:t>
      </w:r>
      <w:r w:rsidRPr="00005D34">
        <w:rPr>
          <w:lang w:val="en-US"/>
        </w:rPr>
        <w:fldChar w:fldCharType="begin"/>
      </w:r>
      <w:r w:rsidRPr="00C03B2B">
        <w:rPr>
          <w:lang w:val="en-US"/>
        </w:rPr>
        <w:instrText xml:space="preserve"> SEQ Figure \* ARABIC </w:instrText>
      </w:r>
      <w:r w:rsidRPr="00005D34">
        <w:rPr>
          <w:lang w:val="en-US"/>
        </w:rPr>
        <w:fldChar w:fldCharType="separate"/>
      </w:r>
      <w:r w:rsidR="00C03B2B" w:rsidRPr="00C03B2B">
        <w:rPr>
          <w:noProof/>
          <w:lang w:val="en-US"/>
        </w:rPr>
        <w:t>16</w:t>
      </w:r>
      <w:r w:rsidRPr="00005D34">
        <w:rPr>
          <w:lang w:val="en-US"/>
        </w:rPr>
        <w:fldChar w:fldCharType="end"/>
      </w:r>
      <w:r w:rsidRPr="00C03B2B">
        <w:rPr>
          <w:lang w:val="en-US"/>
        </w:rPr>
        <w:t xml:space="preserve"> Chaotic Chess Bomb Usage Example Prior</w:t>
      </w:r>
      <w:bookmarkEnd w:id="48"/>
    </w:p>
    <w:p w14:paraId="5A4F6D74" w14:textId="77777777" w:rsidR="00592253" w:rsidRPr="00005D34" w:rsidRDefault="00592253" w:rsidP="003336BE">
      <w:pPr>
        <w:keepNext/>
        <w:jc w:val="center"/>
        <w:rPr>
          <w:lang w:val="en-US"/>
        </w:rPr>
      </w:pPr>
      <w:r w:rsidRPr="00C03B2B">
        <w:rPr>
          <w:noProof/>
          <w:lang w:val="en-US"/>
        </w:rPr>
        <w:lastRenderedPageBreak/>
        <w:drawing>
          <wp:inline distT="0" distB="0" distL="0" distR="0" wp14:anchorId="0144C0A5" wp14:editId="459F2939">
            <wp:extent cx="2589716" cy="2592000"/>
            <wp:effectExtent l="0" t="0" r="0" b="0"/>
            <wp:docPr id="1470145656" name="Picture 1470145656"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72250" name="Picture 21" descr="A screenshot of a gam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89716" cy="2592000"/>
                    </a:xfrm>
                    <a:prstGeom prst="rect">
                      <a:avLst/>
                    </a:prstGeom>
                  </pic:spPr>
                </pic:pic>
              </a:graphicData>
            </a:graphic>
          </wp:inline>
        </w:drawing>
      </w:r>
    </w:p>
    <w:p w14:paraId="38CDDE73" w14:textId="5C8B5F78" w:rsidR="00592253" w:rsidRPr="00C03B2B" w:rsidRDefault="00592253" w:rsidP="003336BE">
      <w:pPr>
        <w:pStyle w:val="Caption"/>
        <w:jc w:val="center"/>
        <w:rPr>
          <w:lang w:val="en-US"/>
        </w:rPr>
      </w:pPr>
      <w:bookmarkStart w:id="49" w:name="_Toc155112946"/>
      <w:r w:rsidRPr="00C03B2B">
        <w:rPr>
          <w:lang w:val="en-US"/>
        </w:rPr>
        <w:t xml:space="preserve">Figure </w:t>
      </w:r>
      <w:r w:rsidRPr="00005D34">
        <w:rPr>
          <w:lang w:val="en-US"/>
        </w:rPr>
        <w:fldChar w:fldCharType="begin"/>
      </w:r>
      <w:r w:rsidRPr="00C03B2B">
        <w:rPr>
          <w:lang w:val="en-US"/>
        </w:rPr>
        <w:instrText xml:space="preserve"> SEQ Figure \* ARABIC </w:instrText>
      </w:r>
      <w:r w:rsidRPr="00005D34">
        <w:rPr>
          <w:lang w:val="en-US"/>
        </w:rPr>
        <w:fldChar w:fldCharType="separate"/>
      </w:r>
      <w:r w:rsidR="00C03B2B" w:rsidRPr="00C03B2B">
        <w:rPr>
          <w:noProof/>
          <w:lang w:val="en-US"/>
        </w:rPr>
        <w:t>17</w:t>
      </w:r>
      <w:r w:rsidRPr="00005D34">
        <w:rPr>
          <w:lang w:val="en-US"/>
        </w:rPr>
        <w:fldChar w:fldCharType="end"/>
      </w:r>
      <w:r w:rsidRPr="00C03B2B">
        <w:rPr>
          <w:lang w:val="en-US"/>
        </w:rPr>
        <w:t xml:space="preserve"> Chaotic Chess Bomb Usage Example After</w:t>
      </w:r>
      <w:bookmarkEnd w:id="49"/>
    </w:p>
    <w:p w14:paraId="3430522E" w14:textId="7B6A2D0A" w:rsidR="009A2ACE" w:rsidRPr="00C03B2B" w:rsidRDefault="00F16D7D" w:rsidP="00EA589D">
      <w:pPr>
        <w:pStyle w:val="Heading2"/>
        <w:rPr>
          <w:lang w:val="en-US"/>
        </w:rPr>
      </w:pPr>
      <w:bookmarkStart w:id="50" w:name="_Toc155122178"/>
      <w:r w:rsidRPr="00C03B2B">
        <w:rPr>
          <w:lang w:val="en-US"/>
        </w:rPr>
        <w:t>Implementation of Chaotic Chess</w:t>
      </w:r>
      <w:bookmarkEnd w:id="50"/>
    </w:p>
    <w:p w14:paraId="70D61164" w14:textId="4A7D03FA" w:rsidR="00F16D7D" w:rsidRPr="00C03B2B" w:rsidRDefault="00F16D7D" w:rsidP="00F16D7D">
      <w:pPr>
        <w:pStyle w:val="Heading3"/>
        <w:rPr>
          <w:lang w:val="en-US"/>
        </w:rPr>
      </w:pPr>
      <w:bookmarkStart w:id="51" w:name="_Toc155122179"/>
      <w:r w:rsidRPr="00C03B2B">
        <w:rPr>
          <w:lang w:val="en-US"/>
        </w:rPr>
        <w:t>Overview</w:t>
      </w:r>
      <w:bookmarkEnd w:id="51"/>
    </w:p>
    <w:p w14:paraId="0613C954" w14:textId="24C104C7" w:rsidR="00F16D7D" w:rsidRPr="00C03B2B" w:rsidRDefault="00F16D7D" w:rsidP="00F16D7D">
      <w:pPr>
        <w:pStyle w:val="Heading4"/>
        <w:rPr>
          <w:lang w:val="en-US"/>
        </w:rPr>
      </w:pPr>
      <w:r w:rsidRPr="00C03B2B">
        <w:rPr>
          <w:lang w:val="en-US"/>
        </w:rPr>
        <w:t>Modules</w:t>
      </w:r>
    </w:p>
    <w:p w14:paraId="38F5B9E7" w14:textId="00CB88B7" w:rsidR="00684233" w:rsidRPr="00C03B2B" w:rsidRDefault="00684233" w:rsidP="00684233">
      <w:pPr>
        <w:rPr>
          <w:lang w:val="en-US"/>
        </w:rPr>
      </w:pPr>
      <w:r w:rsidRPr="00C03B2B">
        <w:rPr>
          <w:lang w:val="en-US"/>
        </w:rPr>
        <w:t>“</w:t>
      </w:r>
      <w:r w:rsidRPr="00005D34">
        <w:rPr>
          <w:lang w:val="en-US"/>
        </w:rPr>
        <w:t>Consider a module to be the same as a code library. A file containing a set of functions you want to include in your application.</w:t>
      </w:r>
      <w:r w:rsidRPr="00C03B2B">
        <w:rPr>
          <w:lang w:val="en-US"/>
        </w:rPr>
        <w:t>”</w:t>
      </w:r>
      <w:sdt>
        <w:sdtPr>
          <w:rPr>
            <w:lang w:val="en-US"/>
          </w:rPr>
          <w:id w:val="-1518616184"/>
          <w:citation/>
        </w:sdtPr>
        <w:sdtContent>
          <w:r w:rsidRPr="00C03B2B">
            <w:rPr>
              <w:lang w:val="en-US"/>
            </w:rPr>
            <w:fldChar w:fldCharType="begin"/>
          </w:r>
          <w:r w:rsidRPr="00005D34">
            <w:rPr>
              <w:lang w:val="en-US"/>
            </w:rPr>
            <w:instrText xml:space="preserve"> CITATION W3S3 \l 4108 </w:instrText>
          </w:r>
          <w:r w:rsidRPr="00C03B2B">
            <w:rPr>
              <w:lang w:val="en-US"/>
            </w:rPr>
            <w:fldChar w:fldCharType="separate"/>
          </w:r>
          <w:r w:rsidR="00C03B2B" w:rsidRPr="00C03B2B">
            <w:rPr>
              <w:noProof/>
              <w:lang w:val="en-US"/>
            </w:rPr>
            <w:t xml:space="preserve"> </w:t>
          </w:r>
          <w:r w:rsidR="00C03B2B" w:rsidRPr="00005D34">
            <w:rPr>
              <w:noProof/>
              <w:lang w:val="en-US"/>
            </w:rPr>
            <w:t>(W3Schools, s.d.)</w:t>
          </w:r>
          <w:r w:rsidRPr="00C03B2B">
            <w:rPr>
              <w:lang w:val="en-US"/>
            </w:rPr>
            <w:fldChar w:fldCharType="end"/>
          </w:r>
        </w:sdtContent>
      </w:sdt>
    </w:p>
    <w:p w14:paraId="7F61E2BD" w14:textId="28A7FE13" w:rsidR="00684233" w:rsidRPr="00C03B2B" w:rsidRDefault="00684233" w:rsidP="00684233">
      <w:pPr>
        <w:rPr>
          <w:lang w:val="en-US"/>
        </w:rPr>
      </w:pPr>
      <w:r w:rsidRPr="00C03B2B">
        <w:rPr>
          <w:lang w:val="en-US"/>
        </w:rPr>
        <w:t xml:space="preserve">To make my program easier to </w:t>
      </w:r>
      <w:r w:rsidR="003E058F">
        <w:rPr>
          <w:lang w:val="en-US"/>
        </w:rPr>
        <w:t xml:space="preserve">maintain and easier to </w:t>
      </w:r>
      <w:r w:rsidRPr="00C03B2B">
        <w:rPr>
          <w:lang w:val="en-US"/>
        </w:rPr>
        <w:t xml:space="preserve">read, I </w:t>
      </w:r>
      <w:r w:rsidR="003E058F">
        <w:rPr>
          <w:lang w:val="en-US"/>
        </w:rPr>
        <w:t xml:space="preserve">have </w:t>
      </w:r>
      <w:r w:rsidRPr="00C03B2B">
        <w:rPr>
          <w:lang w:val="en-US"/>
        </w:rPr>
        <w:t>put the code of each item in</w:t>
      </w:r>
      <w:r w:rsidR="003E058F">
        <w:rPr>
          <w:lang w:val="en-US"/>
        </w:rPr>
        <w:t>to</w:t>
      </w:r>
      <w:r w:rsidRPr="00C03B2B">
        <w:rPr>
          <w:lang w:val="en-US"/>
        </w:rPr>
        <w:t xml:space="preserve"> a separate </w:t>
      </w:r>
      <w:r w:rsidR="003E058F">
        <w:rPr>
          <w:lang w:val="en-US"/>
        </w:rPr>
        <w:t>m</w:t>
      </w:r>
      <w:r w:rsidRPr="00C03B2B">
        <w:rPr>
          <w:lang w:val="en-US"/>
        </w:rPr>
        <w:t>odule.</w:t>
      </w:r>
    </w:p>
    <w:p w14:paraId="46C9B0D8" w14:textId="652B68D6" w:rsidR="003336BE" w:rsidRDefault="004B1924" w:rsidP="00005D34">
      <w:pPr>
        <w:rPr>
          <w:ins w:id="52" w:author="Attila Vizhanyo" w:date="2024-01-02T21:16:00Z"/>
          <w:lang w:val="en-US"/>
        </w:rPr>
      </w:pPr>
      <w:r w:rsidRPr="00005D34">
        <w:rPr>
          <w:lang w:val="en-US"/>
        </w:rPr>
        <w:t xml:space="preserve">Importing the four modules (barrier.py, bomb.py, coin.py, shield.py) into the initial chess code allows you to use the functions contained in the modules. </w:t>
      </w:r>
      <w:ins w:id="53" w:author="Attila Vizhanyo" w:date="2024-01-02T21:17:00Z">
        <w:r w:rsidR="003336BE">
          <w:rPr>
            <w:lang w:val="en-US"/>
          </w:rPr>
          <w:t>However,</w:t>
        </w:r>
      </w:ins>
      <w:ins w:id="54" w:author="Attila Vizhanyo" w:date="2024-01-02T21:16:00Z">
        <w:r w:rsidR="003336BE">
          <w:rPr>
            <w:lang w:val="en-US"/>
          </w:rPr>
          <w:t xml:space="preserve"> it is not allowed to </w:t>
        </w:r>
      </w:ins>
      <w:ins w:id="55" w:author="Attila Vizhanyo" w:date="2024-01-02T21:17:00Z">
        <w:r w:rsidR="003336BE">
          <w:rPr>
            <w:lang w:val="en-US"/>
          </w:rPr>
          <w:t>use functions from the initial code in the modules.</w:t>
        </w:r>
      </w:ins>
    </w:p>
    <w:p w14:paraId="2D7C0095" w14:textId="4DA6EA58" w:rsidR="004B1924" w:rsidRPr="00005D34" w:rsidDel="003336BE" w:rsidRDefault="004B1924" w:rsidP="00005D34">
      <w:pPr>
        <w:rPr>
          <w:del w:id="56" w:author="Attila Vizhanyo" w:date="2024-01-02T21:17:00Z"/>
          <w:lang w:val="en-US"/>
        </w:rPr>
      </w:pPr>
      <w:del w:id="57" w:author="Attila Vizhanyo" w:date="2024-01-02T21:17:00Z">
        <w:r w:rsidRPr="00005D34" w:rsidDel="003336BE">
          <w:rPr>
            <w:highlight w:val="yellow"/>
            <w:lang w:val="en-US"/>
          </w:rPr>
          <w:delText xml:space="preserve">However, it is not </w:delText>
        </w:r>
        <w:r w:rsidR="003E058F" w:rsidRPr="00005D34" w:rsidDel="003336BE">
          <w:rPr>
            <w:highlight w:val="yellow"/>
            <w:lang w:val="en-US"/>
          </w:rPr>
          <w:delText>allowed</w:delText>
        </w:r>
        <w:r w:rsidRPr="00005D34" w:rsidDel="003336BE">
          <w:rPr>
            <w:highlight w:val="yellow"/>
            <w:lang w:val="en-US"/>
          </w:rPr>
          <w:delText xml:space="preserve"> to </w:delText>
        </w:r>
        <w:r w:rsidR="003E058F" w:rsidRPr="00005D34" w:rsidDel="003336BE">
          <w:rPr>
            <w:highlight w:val="yellow"/>
            <w:lang w:val="en-US"/>
          </w:rPr>
          <w:delText>import</w:delText>
        </w:r>
        <w:r w:rsidRPr="00005D34" w:rsidDel="003336BE">
          <w:rPr>
            <w:highlight w:val="yellow"/>
            <w:lang w:val="en-US"/>
          </w:rPr>
          <w:delText xml:space="preserve"> </w:delText>
        </w:r>
        <w:r w:rsidR="00451BEC" w:rsidRPr="00005D34" w:rsidDel="003336BE">
          <w:rPr>
            <w:highlight w:val="yellow"/>
            <w:lang w:val="en-US"/>
          </w:rPr>
          <w:delText xml:space="preserve">the main module into </w:delText>
        </w:r>
        <w:r w:rsidRPr="00005D34" w:rsidDel="003336BE">
          <w:rPr>
            <w:highlight w:val="yellow"/>
            <w:lang w:val="en-US"/>
          </w:rPr>
          <w:delText>from the modules to your main code for efficiency.</w:delText>
        </w:r>
      </w:del>
    </w:p>
    <w:p w14:paraId="00517BC1" w14:textId="77777777" w:rsidR="004B1924" w:rsidRPr="00005D34" w:rsidRDefault="004B1924" w:rsidP="004B1924">
      <w:pPr>
        <w:shd w:val="clear" w:color="auto" w:fill="1F1F1F"/>
        <w:spacing w:after="0" w:line="270" w:lineRule="atLeast"/>
        <w:jc w:val="left"/>
        <w:rPr>
          <w:rFonts w:ascii="Menlo" w:eastAsia="Times New Roman" w:hAnsi="Menlo" w:cs="Menlo"/>
          <w:color w:val="CCCCCC"/>
          <w:sz w:val="18"/>
          <w:szCs w:val="18"/>
          <w:lang w:val="en-US" w:eastAsia="en-GB"/>
        </w:rPr>
      </w:pPr>
      <w:r w:rsidRPr="00005D34">
        <w:rPr>
          <w:rFonts w:ascii="Menlo" w:eastAsia="Times New Roman" w:hAnsi="Menlo" w:cs="Menlo"/>
          <w:color w:val="C586C0"/>
          <w:sz w:val="18"/>
          <w:szCs w:val="18"/>
          <w:lang w:val="en-US" w:eastAsia="en-GB"/>
        </w:rPr>
        <w:t>import</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4EC9B0"/>
          <w:sz w:val="18"/>
          <w:szCs w:val="18"/>
          <w:lang w:val="en-US" w:eastAsia="en-GB"/>
        </w:rPr>
        <w:t>bomb</w:t>
      </w:r>
    </w:p>
    <w:p w14:paraId="51055BB3" w14:textId="77777777" w:rsidR="004B1924" w:rsidRPr="00005D34" w:rsidRDefault="004B1924" w:rsidP="004B1924">
      <w:pPr>
        <w:shd w:val="clear" w:color="auto" w:fill="1F1F1F"/>
        <w:spacing w:after="0" w:line="270" w:lineRule="atLeast"/>
        <w:jc w:val="left"/>
        <w:rPr>
          <w:rFonts w:ascii="Menlo" w:eastAsia="Times New Roman" w:hAnsi="Menlo" w:cs="Menlo"/>
          <w:color w:val="CCCCCC"/>
          <w:sz w:val="18"/>
          <w:szCs w:val="18"/>
          <w:lang w:val="en-US" w:eastAsia="en-GB"/>
        </w:rPr>
      </w:pPr>
      <w:r w:rsidRPr="00005D34">
        <w:rPr>
          <w:rFonts w:ascii="Menlo" w:eastAsia="Times New Roman" w:hAnsi="Menlo" w:cs="Menlo"/>
          <w:color w:val="C586C0"/>
          <w:sz w:val="18"/>
          <w:szCs w:val="18"/>
          <w:lang w:val="en-US" w:eastAsia="en-GB"/>
        </w:rPr>
        <w:t>import</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4EC9B0"/>
          <w:sz w:val="18"/>
          <w:szCs w:val="18"/>
          <w:lang w:val="en-US" w:eastAsia="en-GB"/>
        </w:rPr>
        <w:t>coin</w:t>
      </w:r>
    </w:p>
    <w:p w14:paraId="559BD1E5" w14:textId="77777777" w:rsidR="004B1924" w:rsidRPr="00005D34" w:rsidRDefault="004B1924" w:rsidP="004B1924">
      <w:pPr>
        <w:shd w:val="clear" w:color="auto" w:fill="1F1F1F"/>
        <w:spacing w:after="0" w:line="270" w:lineRule="atLeast"/>
        <w:jc w:val="left"/>
        <w:rPr>
          <w:rFonts w:ascii="Menlo" w:eastAsia="Times New Roman" w:hAnsi="Menlo" w:cs="Menlo"/>
          <w:color w:val="CCCCCC"/>
          <w:sz w:val="18"/>
          <w:szCs w:val="18"/>
          <w:lang w:val="en-US" w:eastAsia="en-GB"/>
        </w:rPr>
      </w:pPr>
      <w:r w:rsidRPr="00005D34">
        <w:rPr>
          <w:rFonts w:ascii="Menlo" w:eastAsia="Times New Roman" w:hAnsi="Menlo" w:cs="Menlo"/>
          <w:color w:val="C586C0"/>
          <w:sz w:val="18"/>
          <w:szCs w:val="18"/>
          <w:lang w:val="en-US" w:eastAsia="en-GB"/>
        </w:rPr>
        <w:t>import</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4EC9B0"/>
          <w:sz w:val="18"/>
          <w:szCs w:val="18"/>
          <w:lang w:val="en-US" w:eastAsia="en-GB"/>
        </w:rPr>
        <w:t>shield</w:t>
      </w:r>
    </w:p>
    <w:p w14:paraId="55D02DAF" w14:textId="77777777" w:rsidR="004B1924" w:rsidRPr="00005D34" w:rsidRDefault="004B1924" w:rsidP="004B1924">
      <w:pPr>
        <w:shd w:val="clear" w:color="auto" w:fill="1F1F1F"/>
        <w:spacing w:after="0" w:line="270" w:lineRule="atLeast"/>
        <w:jc w:val="left"/>
        <w:rPr>
          <w:rFonts w:ascii="Menlo" w:eastAsia="Times New Roman" w:hAnsi="Menlo" w:cs="Menlo"/>
          <w:color w:val="CCCCCC"/>
          <w:sz w:val="18"/>
          <w:szCs w:val="18"/>
          <w:lang w:val="en-US" w:eastAsia="en-GB"/>
        </w:rPr>
      </w:pPr>
      <w:r w:rsidRPr="00005D34">
        <w:rPr>
          <w:rFonts w:ascii="Menlo" w:eastAsia="Times New Roman" w:hAnsi="Menlo" w:cs="Menlo"/>
          <w:color w:val="C586C0"/>
          <w:sz w:val="18"/>
          <w:szCs w:val="18"/>
          <w:lang w:val="en-US" w:eastAsia="en-GB"/>
        </w:rPr>
        <w:t>import</w:t>
      </w:r>
      <w:r w:rsidRPr="00005D34">
        <w:rPr>
          <w:rFonts w:ascii="Menlo" w:eastAsia="Times New Roman" w:hAnsi="Menlo" w:cs="Menlo"/>
          <w:color w:val="CCCCCC"/>
          <w:sz w:val="18"/>
          <w:szCs w:val="18"/>
          <w:lang w:val="en-US" w:eastAsia="en-GB"/>
        </w:rPr>
        <w:t xml:space="preserve"> </w:t>
      </w:r>
      <w:r w:rsidRPr="00005D34">
        <w:rPr>
          <w:rFonts w:ascii="Menlo" w:eastAsia="Times New Roman" w:hAnsi="Menlo" w:cs="Menlo"/>
          <w:color w:val="4EC9B0"/>
          <w:sz w:val="18"/>
          <w:szCs w:val="18"/>
          <w:lang w:val="en-US" w:eastAsia="en-GB"/>
        </w:rPr>
        <w:t>barrier</w:t>
      </w:r>
    </w:p>
    <w:p w14:paraId="592147DD" w14:textId="7B66AFAC" w:rsidR="00F16D7D" w:rsidRPr="00C03B2B" w:rsidRDefault="00F16D7D" w:rsidP="00F16D7D">
      <w:pPr>
        <w:pStyle w:val="Heading4"/>
        <w:rPr>
          <w:lang w:val="en-US"/>
        </w:rPr>
      </w:pPr>
      <w:r w:rsidRPr="00C03B2B">
        <w:rPr>
          <w:lang w:val="en-US"/>
        </w:rPr>
        <w:t>Differences In Chess Code</w:t>
      </w:r>
    </w:p>
    <w:p w14:paraId="65F5A034" w14:textId="1098C3FA" w:rsidR="00F16D7D" w:rsidRPr="00C03B2B" w:rsidRDefault="00F16D7D" w:rsidP="00F16D7D">
      <w:pPr>
        <w:pStyle w:val="Heading4"/>
        <w:rPr>
          <w:lang w:val="en-US"/>
        </w:rPr>
      </w:pPr>
      <w:r w:rsidRPr="00C03B2B">
        <w:rPr>
          <w:lang w:val="en-US"/>
        </w:rPr>
        <w:t>Usage Of Initial Chess Code</w:t>
      </w:r>
    </w:p>
    <w:p w14:paraId="4834E518" w14:textId="5103200E" w:rsidR="00F55F7F" w:rsidRPr="00C03B2B" w:rsidRDefault="00F55F7F" w:rsidP="00005D34">
      <w:pPr>
        <w:rPr>
          <w:lang w:val="en-US"/>
        </w:rPr>
      </w:pPr>
      <w:r w:rsidRPr="00005D34">
        <w:rPr>
          <w:highlight w:val="yellow"/>
          <w:lang w:val="en-US"/>
        </w:rPr>
        <w:t xml:space="preserve">The item </w:t>
      </w:r>
      <w:r w:rsidR="00F74C84" w:rsidRPr="00005D34">
        <w:rPr>
          <w:highlight w:val="yellow"/>
          <w:lang w:val="en-US"/>
        </w:rPr>
        <w:t>differs</w:t>
      </w:r>
      <w:r w:rsidRPr="00005D34">
        <w:rPr>
          <w:highlight w:val="yellow"/>
          <w:lang w:val="en-US"/>
        </w:rPr>
        <w:t xml:space="preserve"> in the code that they execute when they are picked up. Otherwise they share similar code.</w:t>
      </w:r>
    </w:p>
    <w:p w14:paraId="4B01A5AF" w14:textId="40B17999" w:rsidR="00171642" w:rsidRPr="00C03B2B" w:rsidRDefault="00171642" w:rsidP="00F55F7F">
      <w:pPr>
        <w:pStyle w:val="Heading3"/>
        <w:rPr>
          <w:lang w:val="en-US"/>
        </w:rPr>
      </w:pPr>
      <w:bookmarkStart w:id="58" w:name="_Toc155122180"/>
      <w:r w:rsidRPr="00C03B2B">
        <w:rPr>
          <w:lang w:val="en-US"/>
        </w:rPr>
        <w:t>Common code for items</w:t>
      </w:r>
      <w:bookmarkEnd w:id="58"/>
    </w:p>
    <w:p w14:paraId="44BBD2E5" w14:textId="5E6E88CF" w:rsidR="00171642" w:rsidRPr="00C03B2B" w:rsidRDefault="00014200" w:rsidP="00171642">
      <w:pPr>
        <w:pStyle w:val="Heading4"/>
        <w:rPr>
          <w:lang w:val="en-US"/>
        </w:rPr>
      </w:pPr>
      <w:r>
        <w:rPr>
          <w:lang w:val="en-US"/>
        </w:rPr>
        <w:t>Placing</w:t>
      </w:r>
      <w:r w:rsidR="00794074" w:rsidRPr="00C03B2B">
        <w:rPr>
          <w:lang w:val="en-US"/>
        </w:rPr>
        <w:t xml:space="preserve"> an item</w:t>
      </w:r>
    </w:p>
    <w:p w14:paraId="196C0D9F" w14:textId="2B0FA31C" w:rsidR="00BA5015" w:rsidRPr="00C03B2B" w:rsidRDefault="00BA5015" w:rsidP="00005D34">
      <w:pPr>
        <w:rPr>
          <w:lang w:val="en-US"/>
        </w:rPr>
      </w:pPr>
      <w:r w:rsidRPr="00C03B2B">
        <w:rPr>
          <w:lang w:val="en-US"/>
        </w:rPr>
        <w:t xml:space="preserve">To find a location </w:t>
      </w:r>
      <w:r w:rsidR="00014200">
        <w:rPr>
          <w:lang w:val="en-US"/>
        </w:rPr>
        <w:t>where</w:t>
      </w:r>
      <w:r w:rsidRPr="00C03B2B">
        <w:rPr>
          <w:lang w:val="en-US"/>
        </w:rPr>
        <w:t xml:space="preserve"> the item can be placed on, we need to randomly select a </w:t>
      </w:r>
      <w:r w:rsidR="00451BEC">
        <w:rPr>
          <w:lang w:val="en-US"/>
        </w:rPr>
        <w:t>square on the board</w:t>
      </w:r>
      <w:r w:rsidRPr="00C03B2B">
        <w:rPr>
          <w:lang w:val="en-US"/>
        </w:rPr>
        <w:t>.</w:t>
      </w:r>
    </w:p>
    <w:p w14:paraId="6C950909" w14:textId="39F8F7F3" w:rsidR="00171642" w:rsidRPr="00C03B2B" w:rsidRDefault="00171642" w:rsidP="00171642">
      <w:pPr>
        <w:rPr>
          <w:lang w:val="en-US"/>
        </w:rPr>
      </w:pPr>
      <w:r w:rsidRPr="00C03B2B">
        <w:rPr>
          <w:lang w:val="en-US"/>
        </w:rPr>
        <w:t>In the result of developing Chaotic Chess in a balanced way, I had to generate the items equally on both sides of the board. To accomplish this, I split the board in half and declared two list of buttons</w:t>
      </w:r>
      <w:r w:rsidR="00451BEC">
        <w:rPr>
          <w:lang w:val="en-US"/>
        </w:rPr>
        <w:t>, representing the squares of the board on each side.</w:t>
      </w:r>
      <w:r w:rsidRPr="00C03B2B">
        <w:rPr>
          <w:lang w:val="en-US"/>
        </w:rPr>
        <w:t xml:space="preserve"> </w:t>
      </w:r>
      <w:r w:rsidR="00BA5015" w:rsidRPr="00C03B2B">
        <w:rPr>
          <w:lang w:val="en-US"/>
        </w:rPr>
        <w:t>Buttons on the white side (row: one to four) and buttons on the black side (row: five to eight)</w:t>
      </w:r>
      <w:r w:rsidRPr="00C03B2B">
        <w:rPr>
          <w:lang w:val="en-US"/>
        </w:rPr>
        <w:t xml:space="preserve">. </w:t>
      </w:r>
    </w:p>
    <w:p w14:paraId="2C8883CD" w14:textId="77777777" w:rsidR="00171642" w:rsidRPr="00C03B2B" w:rsidRDefault="00171642" w:rsidP="003336BE">
      <w:pPr>
        <w:jc w:val="center"/>
        <w:rPr>
          <w:lang w:val="en-US"/>
        </w:rPr>
      </w:pPr>
      <w:r w:rsidRPr="00C03B2B">
        <w:rPr>
          <w:noProof/>
          <w:lang w:val="en-US"/>
        </w:rPr>
        <w:lastRenderedPageBreak/>
        <w:drawing>
          <wp:inline distT="0" distB="0" distL="0" distR="0" wp14:anchorId="6976EDAC" wp14:editId="1288BDAC">
            <wp:extent cx="3152614" cy="2037080"/>
            <wp:effectExtent l="0" t="0" r="0" b="0"/>
            <wp:docPr id="1582593846" name="Picture 21" descr="A chess board with chess pie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93846" name="Picture 21" descr="A chess board with chess pieces&#10;&#10;Description automatically generated"/>
                    <pic:cNvPicPr/>
                  </pic:nvPicPr>
                  <pic:blipFill rotWithShape="1">
                    <a:blip r:embed="rId28" cstate="print">
                      <a:extLst>
                        <a:ext uri="{28A0092B-C50C-407E-A947-70E740481C1C}">
                          <a14:useLocalDpi xmlns:a14="http://schemas.microsoft.com/office/drawing/2010/main" val="0"/>
                        </a:ext>
                      </a:extLst>
                    </a:blip>
                    <a:srcRect l="9170" t="2417" r="8816" b="3363"/>
                    <a:stretch/>
                  </pic:blipFill>
                  <pic:spPr bwMode="auto">
                    <a:xfrm>
                      <a:off x="0" y="0"/>
                      <a:ext cx="3152614" cy="2037080"/>
                    </a:xfrm>
                    <a:prstGeom prst="rect">
                      <a:avLst/>
                    </a:prstGeom>
                    <a:ln>
                      <a:noFill/>
                    </a:ln>
                    <a:extLst>
                      <a:ext uri="{53640926-AAD7-44D8-BBD7-CCE9431645EC}">
                        <a14:shadowObscured xmlns:a14="http://schemas.microsoft.com/office/drawing/2010/main"/>
                      </a:ext>
                    </a:extLst>
                  </pic:spPr>
                </pic:pic>
              </a:graphicData>
            </a:graphic>
          </wp:inline>
        </w:drawing>
      </w:r>
    </w:p>
    <w:p w14:paraId="1FC58F7E" w14:textId="2B3E47FB" w:rsidR="00BA5015" w:rsidRPr="00C03B2B" w:rsidRDefault="00171642" w:rsidP="00171642">
      <w:pPr>
        <w:rPr>
          <w:lang w:val="en-US"/>
        </w:rPr>
      </w:pPr>
      <w:r w:rsidRPr="00C03B2B">
        <w:rPr>
          <w:lang w:val="en-US"/>
        </w:rPr>
        <w:t>With these two lists, I can write a program that randomly select</w:t>
      </w:r>
      <w:r w:rsidR="00451BEC">
        <w:rPr>
          <w:lang w:val="en-US"/>
        </w:rPr>
        <w:t>s</w:t>
      </w:r>
      <w:r w:rsidRPr="00C03B2B">
        <w:rPr>
          <w:lang w:val="en-US"/>
        </w:rPr>
        <w:t xml:space="preserve"> a button from each list</w:t>
      </w:r>
      <w:r w:rsidR="00BA5015" w:rsidRPr="00C03B2B">
        <w:rPr>
          <w:lang w:val="en-US"/>
        </w:rPr>
        <w:t>. Leaving us with two buttons that our item can be placed on.</w:t>
      </w:r>
      <w:r w:rsidRPr="00C03B2B">
        <w:rPr>
          <w:lang w:val="en-US"/>
        </w:rPr>
        <w:t xml:space="preserve"> However, </w:t>
      </w:r>
      <w:r w:rsidR="00BA5015" w:rsidRPr="00C03B2B">
        <w:rPr>
          <w:lang w:val="en-US"/>
        </w:rPr>
        <w:t xml:space="preserve">there is </w:t>
      </w:r>
      <w:r w:rsidRPr="00C03B2B">
        <w:rPr>
          <w:lang w:val="en-US"/>
        </w:rPr>
        <w:t>a problem</w:t>
      </w:r>
      <w:r w:rsidR="00BA5015" w:rsidRPr="00C03B2B">
        <w:rPr>
          <w:lang w:val="en-US"/>
        </w:rPr>
        <w:t xml:space="preserve"> </w:t>
      </w:r>
      <w:r w:rsidRPr="00C03B2B">
        <w:rPr>
          <w:lang w:val="en-US"/>
        </w:rPr>
        <w:t xml:space="preserve">if the code selects a button </w:t>
      </w:r>
      <w:r w:rsidR="00BA5015" w:rsidRPr="00C03B2B">
        <w:rPr>
          <w:lang w:val="en-US"/>
        </w:rPr>
        <w:t>which is already</w:t>
      </w:r>
      <w:r w:rsidRPr="00C03B2B">
        <w:rPr>
          <w:lang w:val="en-US"/>
        </w:rPr>
        <w:t xml:space="preserve"> occupied by a chess piece</w:t>
      </w:r>
      <w:r w:rsidR="00BA5015" w:rsidRPr="00C03B2B">
        <w:rPr>
          <w:lang w:val="en-US"/>
        </w:rPr>
        <w:t xml:space="preserve">. This would lead to </w:t>
      </w:r>
      <w:r w:rsidR="00451BEC">
        <w:rPr>
          <w:lang w:val="en-US"/>
        </w:rPr>
        <w:t>overwriting the button</w:t>
      </w:r>
      <w:r w:rsidR="00BA5015" w:rsidRPr="00C03B2B">
        <w:rPr>
          <w:lang w:val="en-US"/>
        </w:rPr>
        <w:t xml:space="preserve"> and deleting the piece. </w:t>
      </w:r>
      <w:r w:rsidR="00F74C84" w:rsidRPr="00C03B2B">
        <w:rPr>
          <w:lang w:val="en-US"/>
        </w:rPr>
        <w:t xml:space="preserve">To prevent this, I had to tell the program to select a different button when it </w:t>
      </w:r>
      <w:r w:rsidR="00451BEC">
        <w:rPr>
          <w:lang w:val="en-US"/>
        </w:rPr>
        <w:t>is occupied</w:t>
      </w:r>
      <w:r w:rsidR="00F74C84" w:rsidRPr="00C03B2B">
        <w:rPr>
          <w:lang w:val="en-US"/>
        </w:rPr>
        <w:t xml:space="preserve">. To determine whether a </w:t>
      </w:r>
      <w:r w:rsidR="00451BEC">
        <w:rPr>
          <w:lang w:val="en-US"/>
        </w:rPr>
        <w:t>button is occupied</w:t>
      </w:r>
      <w:r w:rsidR="00F74C84" w:rsidRPr="00C03B2B">
        <w:rPr>
          <w:lang w:val="en-US"/>
        </w:rPr>
        <w:t xml:space="preserve">, I used a list that was already included in the original chess code. “Player_pos_list” contains the positions of </w:t>
      </w:r>
      <w:r w:rsidR="00451BEC">
        <w:rPr>
          <w:lang w:val="en-US"/>
        </w:rPr>
        <w:t xml:space="preserve">all </w:t>
      </w:r>
      <w:r w:rsidR="00F74C84" w:rsidRPr="00C03B2B">
        <w:rPr>
          <w:lang w:val="en-US"/>
        </w:rPr>
        <w:t>chess piece</w:t>
      </w:r>
      <w:r w:rsidR="00451BEC">
        <w:rPr>
          <w:lang w:val="en-US"/>
        </w:rPr>
        <w:t>s</w:t>
      </w:r>
      <w:r w:rsidR="00F74C84" w:rsidRPr="00C03B2B">
        <w:rPr>
          <w:lang w:val="en-US"/>
        </w:rPr>
        <w:t xml:space="preserve"> on the board. Using this list, I created a loop in which the program randomly selects a button until it finds an unoccupied one. Once it finds a suitable button, it should then store its variable, since we will need to come back to it.</w:t>
      </w:r>
    </w:p>
    <w:p w14:paraId="20EA11B1" w14:textId="77777777" w:rsidR="00171642" w:rsidRPr="00C03B2B" w:rsidRDefault="00171642" w:rsidP="00171642">
      <w:pPr>
        <w:shd w:val="clear" w:color="auto" w:fill="1F1F1F"/>
        <w:spacing w:after="0" w:line="285" w:lineRule="atLeast"/>
        <w:rPr>
          <w:rFonts w:ascii="Consolas" w:eastAsia="Times New Roman" w:hAnsi="Consolas" w:cs="Times New Roman"/>
          <w:color w:val="CCCCCC"/>
          <w:sz w:val="21"/>
          <w:szCs w:val="21"/>
          <w:lang w:val="en-US"/>
        </w:rPr>
      </w:pPr>
      <w:r w:rsidRPr="00C03B2B">
        <w:rPr>
          <w:rFonts w:ascii="Consolas" w:eastAsia="Times New Roman" w:hAnsi="Consolas" w:cs="Times New Roman"/>
          <w:color w:val="CCCCCC"/>
          <w:sz w:val="21"/>
          <w:szCs w:val="21"/>
          <w:lang w:val="en-US"/>
        </w:rPr>
        <w:t xml:space="preserve">  </w:t>
      </w:r>
      <w:r w:rsidRPr="00C03B2B">
        <w:rPr>
          <w:rFonts w:ascii="Consolas" w:eastAsia="Times New Roman" w:hAnsi="Consolas" w:cs="Times New Roman"/>
          <w:color w:val="C586C0"/>
          <w:sz w:val="21"/>
          <w:szCs w:val="21"/>
          <w:lang w:val="en-US"/>
        </w:rPr>
        <w:t>while</w:t>
      </w:r>
      <w:r w:rsidRPr="00C03B2B">
        <w:rPr>
          <w:rFonts w:ascii="Consolas" w:eastAsia="Times New Roman" w:hAnsi="Consolas" w:cs="Times New Roman"/>
          <w:color w:val="CCCCCC"/>
          <w:sz w:val="21"/>
          <w:szCs w:val="21"/>
          <w:lang w:val="en-US"/>
        </w:rPr>
        <w:t xml:space="preserve"> </w:t>
      </w:r>
      <w:r w:rsidRPr="00C03B2B">
        <w:rPr>
          <w:rFonts w:ascii="Consolas" w:eastAsia="Times New Roman" w:hAnsi="Consolas" w:cs="Times New Roman"/>
          <w:color w:val="4FC1FF"/>
          <w:sz w:val="21"/>
          <w:szCs w:val="21"/>
          <w:lang w:val="en-US"/>
        </w:rPr>
        <w:t>True</w:t>
      </w:r>
      <w:r w:rsidRPr="00C03B2B">
        <w:rPr>
          <w:rFonts w:ascii="Consolas" w:eastAsia="Times New Roman" w:hAnsi="Consolas" w:cs="Times New Roman"/>
          <w:color w:val="CCCCCC"/>
          <w:sz w:val="21"/>
          <w:szCs w:val="21"/>
          <w:lang w:val="en-US"/>
        </w:rPr>
        <w:t>:</w:t>
      </w:r>
    </w:p>
    <w:p w14:paraId="4EB57BD5" w14:textId="77777777" w:rsidR="00171642" w:rsidRPr="00C03B2B" w:rsidRDefault="00171642" w:rsidP="00171642">
      <w:pPr>
        <w:shd w:val="clear" w:color="auto" w:fill="1F1F1F"/>
        <w:spacing w:after="0" w:line="285" w:lineRule="atLeast"/>
        <w:rPr>
          <w:rFonts w:ascii="Consolas" w:eastAsia="Times New Roman" w:hAnsi="Consolas" w:cs="Times New Roman"/>
          <w:color w:val="CCCCCC"/>
          <w:sz w:val="21"/>
          <w:szCs w:val="21"/>
          <w:lang w:val="en-US"/>
        </w:rPr>
      </w:pPr>
      <w:r w:rsidRPr="00C03B2B">
        <w:rPr>
          <w:rFonts w:ascii="Consolas" w:eastAsia="Times New Roman" w:hAnsi="Consolas" w:cs="Times New Roman"/>
          <w:color w:val="CCCCCC"/>
          <w:sz w:val="21"/>
          <w:szCs w:val="21"/>
          <w:lang w:val="en-US"/>
        </w:rPr>
        <w:t xml:space="preserve">    </w:t>
      </w:r>
      <w:r w:rsidRPr="00C03B2B">
        <w:rPr>
          <w:rFonts w:ascii="Consolas" w:eastAsia="Times New Roman" w:hAnsi="Consolas" w:cs="Times New Roman"/>
          <w:color w:val="9CDCFE"/>
          <w:sz w:val="21"/>
          <w:szCs w:val="21"/>
          <w:lang w:val="en-US"/>
        </w:rPr>
        <w:t>bomb_button</w:t>
      </w:r>
      <w:r w:rsidRPr="00C03B2B">
        <w:rPr>
          <w:rFonts w:ascii="Consolas" w:eastAsia="Times New Roman" w:hAnsi="Consolas" w:cs="Times New Roman"/>
          <w:color w:val="CCCCCC"/>
          <w:sz w:val="21"/>
          <w:szCs w:val="21"/>
          <w:lang w:val="en-US"/>
        </w:rPr>
        <w:t xml:space="preserve"> </w:t>
      </w:r>
      <w:r w:rsidRPr="00C03B2B">
        <w:rPr>
          <w:rFonts w:ascii="Consolas" w:eastAsia="Times New Roman" w:hAnsi="Consolas" w:cs="Times New Roman"/>
          <w:color w:val="D4D4D4"/>
          <w:sz w:val="21"/>
          <w:szCs w:val="21"/>
          <w:lang w:val="en-US"/>
        </w:rPr>
        <w:t>=</w:t>
      </w:r>
      <w:r w:rsidRPr="00C03B2B">
        <w:rPr>
          <w:rFonts w:ascii="Consolas" w:eastAsia="Times New Roman" w:hAnsi="Consolas" w:cs="Times New Roman"/>
          <w:color w:val="CCCCCC"/>
          <w:sz w:val="21"/>
          <w:szCs w:val="21"/>
          <w:lang w:val="en-US"/>
        </w:rPr>
        <w:t xml:space="preserve"> </w:t>
      </w:r>
      <w:r w:rsidRPr="00C03B2B">
        <w:rPr>
          <w:rFonts w:ascii="Consolas" w:eastAsia="Times New Roman" w:hAnsi="Consolas" w:cs="Times New Roman"/>
          <w:color w:val="4EC9B0"/>
          <w:sz w:val="21"/>
          <w:szCs w:val="21"/>
          <w:lang w:val="en-US"/>
        </w:rPr>
        <w:t>random</w:t>
      </w:r>
      <w:r w:rsidRPr="00C03B2B">
        <w:rPr>
          <w:rFonts w:ascii="Consolas" w:eastAsia="Times New Roman" w:hAnsi="Consolas" w:cs="Times New Roman"/>
          <w:color w:val="CCCCCC"/>
          <w:sz w:val="21"/>
          <w:szCs w:val="21"/>
          <w:lang w:val="en-US"/>
        </w:rPr>
        <w:t>.</w:t>
      </w:r>
      <w:r w:rsidRPr="00C03B2B">
        <w:rPr>
          <w:rFonts w:ascii="Consolas" w:eastAsia="Times New Roman" w:hAnsi="Consolas" w:cs="Times New Roman"/>
          <w:color w:val="9CDCFE"/>
          <w:sz w:val="21"/>
          <w:szCs w:val="21"/>
          <w:lang w:val="en-US"/>
        </w:rPr>
        <w:t>choice</w:t>
      </w:r>
      <w:r w:rsidRPr="00C03B2B">
        <w:rPr>
          <w:rFonts w:ascii="Consolas" w:eastAsia="Times New Roman" w:hAnsi="Consolas" w:cs="Times New Roman"/>
          <w:color w:val="CCCCCC"/>
          <w:sz w:val="21"/>
          <w:szCs w:val="21"/>
          <w:lang w:val="en-US"/>
        </w:rPr>
        <w:t>(</w:t>
      </w:r>
      <w:r w:rsidRPr="00C03B2B">
        <w:rPr>
          <w:rFonts w:ascii="Consolas" w:eastAsia="Times New Roman" w:hAnsi="Consolas" w:cs="Times New Roman"/>
          <w:color w:val="9CDCFE"/>
          <w:sz w:val="21"/>
          <w:szCs w:val="21"/>
          <w:lang w:val="en-US"/>
        </w:rPr>
        <w:t>button_list</w:t>
      </w:r>
      <w:r w:rsidRPr="00C03B2B">
        <w:rPr>
          <w:rFonts w:ascii="Consolas" w:eastAsia="Times New Roman" w:hAnsi="Consolas" w:cs="Times New Roman"/>
          <w:color w:val="CCCCCC"/>
          <w:sz w:val="21"/>
          <w:szCs w:val="21"/>
          <w:lang w:val="en-US"/>
        </w:rPr>
        <w:t>)</w:t>
      </w:r>
    </w:p>
    <w:p w14:paraId="235C6DA0" w14:textId="77777777" w:rsidR="00171642" w:rsidRPr="00C03B2B" w:rsidRDefault="00171642" w:rsidP="00171642">
      <w:pPr>
        <w:shd w:val="clear" w:color="auto" w:fill="1F1F1F"/>
        <w:spacing w:after="0" w:line="285" w:lineRule="atLeast"/>
        <w:rPr>
          <w:rFonts w:ascii="Consolas" w:eastAsia="Times New Roman" w:hAnsi="Consolas" w:cs="Times New Roman"/>
          <w:color w:val="CCCCCC"/>
          <w:sz w:val="21"/>
          <w:szCs w:val="21"/>
          <w:lang w:val="en-US"/>
        </w:rPr>
      </w:pPr>
      <w:r w:rsidRPr="00C03B2B">
        <w:rPr>
          <w:rFonts w:ascii="Consolas" w:eastAsia="Times New Roman" w:hAnsi="Consolas" w:cs="Times New Roman"/>
          <w:color w:val="CCCCCC"/>
          <w:sz w:val="21"/>
          <w:szCs w:val="21"/>
          <w:lang w:val="en-US"/>
        </w:rPr>
        <w:t xml:space="preserve">    </w:t>
      </w:r>
      <w:r w:rsidRPr="00C03B2B">
        <w:rPr>
          <w:rFonts w:ascii="Consolas" w:eastAsia="Times New Roman" w:hAnsi="Consolas" w:cs="Times New Roman"/>
          <w:color w:val="9CDCFE"/>
          <w:sz w:val="21"/>
          <w:szCs w:val="21"/>
          <w:lang w:val="en-US"/>
        </w:rPr>
        <w:t>bomb_pos</w:t>
      </w:r>
      <w:r w:rsidRPr="00C03B2B">
        <w:rPr>
          <w:rFonts w:ascii="Consolas" w:eastAsia="Times New Roman" w:hAnsi="Consolas" w:cs="Times New Roman"/>
          <w:color w:val="CCCCCC"/>
          <w:sz w:val="21"/>
          <w:szCs w:val="21"/>
          <w:lang w:val="en-US"/>
        </w:rPr>
        <w:t xml:space="preserve"> </w:t>
      </w:r>
      <w:r w:rsidRPr="00C03B2B">
        <w:rPr>
          <w:rFonts w:ascii="Consolas" w:eastAsia="Times New Roman" w:hAnsi="Consolas" w:cs="Times New Roman"/>
          <w:color w:val="D4D4D4"/>
          <w:sz w:val="21"/>
          <w:szCs w:val="21"/>
          <w:lang w:val="en-US"/>
        </w:rPr>
        <w:t>=</w:t>
      </w:r>
      <w:r w:rsidRPr="00C03B2B">
        <w:rPr>
          <w:rFonts w:ascii="Consolas" w:eastAsia="Times New Roman" w:hAnsi="Consolas" w:cs="Times New Roman"/>
          <w:color w:val="CCCCCC"/>
          <w:sz w:val="21"/>
          <w:szCs w:val="21"/>
          <w:lang w:val="en-US"/>
        </w:rPr>
        <w:t xml:space="preserve"> </w:t>
      </w:r>
      <w:r w:rsidRPr="00C03B2B">
        <w:rPr>
          <w:rFonts w:ascii="Consolas" w:eastAsia="Times New Roman" w:hAnsi="Consolas" w:cs="Times New Roman"/>
          <w:color w:val="DCDCAA"/>
          <w:sz w:val="21"/>
          <w:szCs w:val="21"/>
          <w:lang w:val="en-US"/>
        </w:rPr>
        <w:t>getButtonPosition</w:t>
      </w:r>
      <w:r w:rsidRPr="00C03B2B">
        <w:rPr>
          <w:rFonts w:ascii="Consolas" w:eastAsia="Times New Roman" w:hAnsi="Consolas" w:cs="Times New Roman"/>
          <w:color w:val="CCCCCC"/>
          <w:sz w:val="21"/>
          <w:szCs w:val="21"/>
          <w:lang w:val="en-US"/>
        </w:rPr>
        <w:t>(</w:t>
      </w:r>
      <w:r w:rsidRPr="00C03B2B">
        <w:rPr>
          <w:rFonts w:ascii="Consolas" w:eastAsia="Times New Roman" w:hAnsi="Consolas" w:cs="Times New Roman"/>
          <w:color w:val="9CDCFE"/>
          <w:sz w:val="21"/>
          <w:szCs w:val="21"/>
          <w:lang w:val="en-US"/>
        </w:rPr>
        <w:t>bomb_button</w:t>
      </w:r>
      <w:r w:rsidRPr="00C03B2B">
        <w:rPr>
          <w:rFonts w:ascii="Consolas" w:eastAsia="Times New Roman" w:hAnsi="Consolas" w:cs="Times New Roman"/>
          <w:color w:val="CCCCCC"/>
          <w:sz w:val="21"/>
          <w:szCs w:val="21"/>
          <w:lang w:val="en-US"/>
        </w:rPr>
        <w:t>)</w:t>
      </w:r>
    </w:p>
    <w:p w14:paraId="2BE66566" w14:textId="77777777" w:rsidR="00171642" w:rsidRPr="00C03B2B" w:rsidRDefault="00171642" w:rsidP="00171642">
      <w:pPr>
        <w:shd w:val="clear" w:color="auto" w:fill="1F1F1F"/>
        <w:spacing w:after="0" w:line="285" w:lineRule="atLeast"/>
        <w:rPr>
          <w:rFonts w:ascii="Consolas" w:eastAsia="Times New Roman" w:hAnsi="Consolas" w:cs="Times New Roman"/>
          <w:color w:val="CCCCCC"/>
          <w:sz w:val="21"/>
          <w:szCs w:val="21"/>
          <w:lang w:val="en-US"/>
        </w:rPr>
      </w:pPr>
      <w:r w:rsidRPr="00C03B2B">
        <w:rPr>
          <w:rFonts w:ascii="Consolas" w:eastAsia="Times New Roman" w:hAnsi="Consolas" w:cs="Times New Roman"/>
          <w:color w:val="CCCCCC"/>
          <w:sz w:val="21"/>
          <w:szCs w:val="21"/>
          <w:lang w:val="en-US"/>
        </w:rPr>
        <w:t xml:space="preserve">    </w:t>
      </w:r>
      <w:r w:rsidRPr="00C03B2B">
        <w:rPr>
          <w:rFonts w:ascii="Consolas" w:eastAsia="Times New Roman" w:hAnsi="Consolas" w:cs="Times New Roman"/>
          <w:color w:val="C586C0"/>
          <w:sz w:val="21"/>
          <w:szCs w:val="21"/>
          <w:lang w:val="en-US"/>
        </w:rPr>
        <w:t>if</w:t>
      </w:r>
      <w:r w:rsidRPr="00C03B2B">
        <w:rPr>
          <w:rFonts w:ascii="Consolas" w:eastAsia="Times New Roman" w:hAnsi="Consolas" w:cs="Times New Roman"/>
          <w:color w:val="CCCCCC"/>
          <w:sz w:val="21"/>
          <w:szCs w:val="21"/>
          <w:lang w:val="en-US"/>
        </w:rPr>
        <w:t xml:space="preserve"> </w:t>
      </w:r>
      <w:r w:rsidRPr="00C03B2B">
        <w:rPr>
          <w:rFonts w:ascii="Consolas" w:eastAsia="Times New Roman" w:hAnsi="Consolas" w:cs="Times New Roman"/>
          <w:color w:val="9CDCFE"/>
          <w:sz w:val="21"/>
          <w:szCs w:val="21"/>
          <w:lang w:val="en-US"/>
        </w:rPr>
        <w:t>bomb_pos</w:t>
      </w:r>
      <w:r w:rsidRPr="00C03B2B">
        <w:rPr>
          <w:rFonts w:ascii="Consolas" w:eastAsia="Times New Roman" w:hAnsi="Consolas" w:cs="Times New Roman"/>
          <w:color w:val="CCCCCC"/>
          <w:sz w:val="21"/>
          <w:szCs w:val="21"/>
          <w:lang w:val="en-US"/>
        </w:rPr>
        <w:t xml:space="preserve"> </w:t>
      </w:r>
      <w:r w:rsidRPr="00C03B2B">
        <w:rPr>
          <w:rFonts w:ascii="Consolas" w:eastAsia="Times New Roman" w:hAnsi="Consolas" w:cs="Times New Roman"/>
          <w:color w:val="569CD6"/>
          <w:sz w:val="21"/>
          <w:szCs w:val="21"/>
          <w:lang w:val="en-US"/>
        </w:rPr>
        <w:t>not</w:t>
      </w:r>
      <w:r w:rsidRPr="00C03B2B">
        <w:rPr>
          <w:rFonts w:ascii="Consolas" w:eastAsia="Times New Roman" w:hAnsi="Consolas" w:cs="Times New Roman"/>
          <w:color w:val="CCCCCC"/>
          <w:sz w:val="21"/>
          <w:szCs w:val="21"/>
          <w:lang w:val="en-US"/>
        </w:rPr>
        <w:t xml:space="preserve"> </w:t>
      </w:r>
      <w:r w:rsidRPr="00C03B2B">
        <w:rPr>
          <w:rFonts w:ascii="Consolas" w:eastAsia="Times New Roman" w:hAnsi="Consolas" w:cs="Times New Roman"/>
          <w:color w:val="569CD6"/>
          <w:sz w:val="21"/>
          <w:szCs w:val="21"/>
          <w:lang w:val="en-US"/>
        </w:rPr>
        <w:t>in</w:t>
      </w:r>
      <w:r w:rsidRPr="00C03B2B">
        <w:rPr>
          <w:rFonts w:ascii="Consolas" w:eastAsia="Times New Roman" w:hAnsi="Consolas" w:cs="Times New Roman"/>
          <w:color w:val="CCCCCC"/>
          <w:sz w:val="21"/>
          <w:szCs w:val="21"/>
          <w:lang w:val="en-US"/>
        </w:rPr>
        <w:t xml:space="preserve"> </w:t>
      </w:r>
      <w:r w:rsidRPr="00C03B2B">
        <w:rPr>
          <w:rFonts w:ascii="Consolas" w:eastAsia="Times New Roman" w:hAnsi="Consolas" w:cs="Times New Roman"/>
          <w:color w:val="9CDCFE"/>
          <w:sz w:val="21"/>
          <w:szCs w:val="21"/>
          <w:lang w:val="en-US"/>
        </w:rPr>
        <w:t>players_pos_list</w:t>
      </w:r>
      <w:r w:rsidRPr="00C03B2B">
        <w:rPr>
          <w:rFonts w:ascii="Consolas" w:eastAsia="Times New Roman" w:hAnsi="Consolas" w:cs="Times New Roman"/>
          <w:color w:val="CCCCCC"/>
          <w:sz w:val="21"/>
          <w:szCs w:val="21"/>
          <w:lang w:val="en-US"/>
        </w:rPr>
        <w:t xml:space="preserve"> </w:t>
      </w:r>
      <w:r w:rsidRPr="00C03B2B">
        <w:rPr>
          <w:rFonts w:ascii="Consolas" w:eastAsia="Times New Roman" w:hAnsi="Consolas" w:cs="Times New Roman"/>
          <w:color w:val="569CD6"/>
          <w:sz w:val="21"/>
          <w:szCs w:val="21"/>
          <w:lang w:val="en-US"/>
        </w:rPr>
        <w:t>and</w:t>
      </w:r>
      <w:r w:rsidRPr="00C03B2B">
        <w:rPr>
          <w:rFonts w:ascii="Consolas" w:eastAsia="Times New Roman" w:hAnsi="Consolas" w:cs="Times New Roman"/>
          <w:color w:val="CCCCCC"/>
          <w:sz w:val="21"/>
          <w:szCs w:val="21"/>
          <w:lang w:val="en-US"/>
        </w:rPr>
        <w:t xml:space="preserve"> </w:t>
      </w:r>
      <w:r w:rsidRPr="00C03B2B">
        <w:rPr>
          <w:rFonts w:ascii="Consolas" w:eastAsia="Times New Roman" w:hAnsi="Consolas" w:cs="Times New Roman"/>
          <w:color w:val="9CDCFE"/>
          <w:sz w:val="21"/>
          <w:szCs w:val="21"/>
          <w:lang w:val="en-US"/>
        </w:rPr>
        <w:t>bomb_pos</w:t>
      </w:r>
      <w:r w:rsidRPr="00C03B2B">
        <w:rPr>
          <w:rFonts w:ascii="Consolas" w:eastAsia="Times New Roman" w:hAnsi="Consolas" w:cs="Times New Roman"/>
          <w:color w:val="CCCCCC"/>
          <w:sz w:val="21"/>
          <w:szCs w:val="21"/>
          <w:lang w:val="en-US"/>
        </w:rPr>
        <w:t xml:space="preserve"> </w:t>
      </w:r>
      <w:r w:rsidRPr="00C03B2B">
        <w:rPr>
          <w:rFonts w:ascii="Consolas" w:eastAsia="Times New Roman" w:hAnsi="Consolas" w:cs="Times New Roman"/>
          <w:color w:val="D4D4D4"/>
          <w:sz w:val="21"/>
          <w:szCs w:val="21"/>
          <w:lang w:val="en-US"/>
        </w:rPr>
        <w:t>!=</w:t>
      </w:r>
      <w:r w:rsidRPr="00C03B2B">
        <w:rPr>
          <w:rFonts w:ascii="Consolas" w:eastAsia="Times New Roman" w:hAnsi="Consolas" w:cs="Times New Roman"/>
          <w:color w:val="CCCCCC"/>
          <w:sz w:val="21"/>
          <w:szCs w:val="21"/>
          <w:lang w:val="en-US"/>
        </w:rPr>
        <w:t xml:space="preserve"> </w:t>
      </w:r>
      <w:r w:rsidRPr="00C03B2B">
        <w:rPr>
          <w:rFonts w:ascii="Consolas" w:eastAsia="Times New Roman" w:hAnsi="Consolas" w:cs="Times New Roman"/>
          <w:color w:val="9CDCFE"/>
          <w:sz w:val="21"/>
          <w:szCs w:val="21"/>
          <w:lang w:val="en-US"/>
        </w:rPr>
        <w:t>endbutton_pos</w:t>
      </w:r>
      <w:r w:rsidRPr="00C03B2B">
        <w:rPr>
          <w:rFonts w:ascii="Consolas" w:eastAsia="Times New Roman" w:hAnsi="Consolas" w:cs="Times New Roman"/>
          <w:color w:val="CCCCCC"/>
          <w:sz w:val="21"/>
          <w:szCs w:val="21"/>
          <w:lang w:val="en-US"/>
        </w:rPr>
        <w:t>:</w:t>
      </w:r>
    </w:p>
    <w:p w14:paraId="40CCBE77" w14:textId="1DA80976" w:rsidR="00171642" w:rsidRPr="00C03B2B" w:rsidRDefault="00171642" w:rsidP="00171642">
      <w:pPr>
        <w:shd w:val="clear" w:color="auto" w:fill="1F1F1F"/>
        <w:spacing w:after="0" w:line="285" w:lineRule="atLeast"/>
        <w:rPr>
          <w:rFonts w:ascii="Consolas" w:eastAsia="Times New Roman" w:hAnsi="Consolas" w:cs="Times New Roman"/>
          <w:color w:val="CCCCCC"/>
          <w:sz w:val="21"/>
          <w:szCs w:val="21"/>
          <w:lang w:val="en-US"/>
        </w:rPr>
      </w:pPr>
      <w:r w:rsidRPr="00C03B2B">
        <w:rPr>
          <w:rFonts w:ascii="Consolas" w:eastAsia="Times New Roman" w:hAnsi="Consolas" w:cs="Times New Roman"/>
          <w:color w:val="CCCCCC"/>
          <w:sz w:val="21"/>
          <w:szCs w:val="21"/>
          <w:lang w:val="en-US"/>
        </w:rPr>
        <w:t xml:space="preserve">      </w:t>
      </w:r>
      <w:r w:rsidRPr="00C03B2B">
        <w:rPr>
          <w:rFonts w:ascii="Consolas" w:eastAsia="Times New Roman" w:hAnsi="Consolas" w:cs="Times New Roman"/>
          <w:color w:val="C586C0"/>
          <w:sz w:val="21"/>
          <w:szCs w:val="21"/>
          <w:lang w:val="en-US"/>
        </w:rPr>
        <w:t>break</w:t>
      </w:r>
      <w:r w:rsidR="00014200">
        <w:rPr>
          <w:rFonts w:ascii="Consolas" w:eastAsia="Times New Roman" w:hAnsi="Consolas" w:cs="Times New Roman"/>
          <w:color w:val="C586C0"/>
          <w:sz w:val="21"/>
          <w:szCs w:val="21"/>
          <w:lang w:val="en-US"/>
        </w:rPr>
        <w:t xml:space="preserve"> </w:t>
      </w:r>
    </w:p>
    <w:p w14:paraId="3BB94E2C" w14:textId="1486C038" w:rsidR="00171642" w:rsidRPr="00C03B2B" w:rsidRDefault="00014200" w:rsidP="00005D34">
      <w:pPr>
        <w:rPr>
          <w:lang w:val="en-US"/>
        </w:rPr>
      </w:pPr>
      <w:r w:rsidRPr="00005D34">
        <w:rPr>
          <w:highlight w:val="yellow"/>
          <w:lang w:val="en-US"/>
        </w:rPr>
        <w:t>***save item button</w:t>
      </w:r>
    </w:p>
    <w:p w14:paraId="1336CCBF" w14:textId="66886DD6" w:rsidR="00171642" w:rsidRPr="00C03B2B" w:rsidRDefault="00794074" w:rsidP="00171642">
      <w:pPr>
        <w:pStyle w:val="Heading4"/>
        <w:rPr>
          <w:lang w:val="en-US"/>
        </w:rPr>
      </w:pPr>
      <w:r w:rsidRPr="00C03B2B">
        <w:rPr>
          <w:lang w:val="en-US"/>
        </w:rPr>
        <w:t>Visualization of an Item</w:t>
      </w:r>
    </w:p>
    <w:p w14:paraId="73B10955" w14:textId="70D6C648" w:rsidR="00F74C84" w:rsidRPr="00C03B2B" w:rsidRDefault="00F74C84" w:rsidP="00F74C84">
      <w:pPr>
        <w:rPr>
          <w:lang w:val="en-US"/>
        </w:rPr>
      </w:pPr>
      <w:r w:rsidRPr="00C03B2B">
        <w:rPr>
          <w:lang w:val="en-US"/>
        </w:rPr>
        <w:t>To let the user know where the item has been placed, it needs to be displayed</w:t>
      </w:r>
      <w:r w:rsidR="00027488">
        <w:rPr>
          <w:lang w:val="en-US"/>
        </w:rPr>
        <w:t xml:space="preserve"> on the screen</w:t>
      </w:r>
      <w:r w:rsidRPr="00C03B2B">
        <w:rPr>
          <w:lang w:val="en-US"/>
        </w:rPr>
        <w:t>.</w:t>
      </w:r>
    </w:p>
    <w:p w14:paraId="3F26F585" w14:textId="034DDA6E" w:rsidR="00762B7D" w:rsidRDefault="00027488" w:rsidP="00F74C84">
      <w:pPr>
        <w:rPr>
          <w:lang w:val="en-US"/>
        </w:rPr>
      </w:pPr>
      <w:r>
        <w:rPr>
          <w:lang w:val="en-US"/>
        </w:rPr>
        <w:t xml:space="preserve">For the visualization of the items I chose to use Unicode characters. </w:t>
      </w:r>
      <w:r w:rsidR="00F74C84" w:rsidRPr="00C03B2B">
        <w:rPr>
          <w:lang w:val="en-US"/>
        </w:rPr>
        <w:t xml:space="preserve">Displaying the item onto </w:t>
      </w:r>
      <w:r>
        <w:rPr>
          <w:lang w:val="en-US"/>
        </w:rPr>
        <w:t>a square</w:t>
      </w:r>
      <w:r w:rsidR="00F74C84" w:rsidRPr="00C03B2B">
        <w:rPr>
          <w:lang w:val="en-US"/>
        </w:rPr>
        <w:t xml:space="preserve">, works the same </w:t>
      </w:r>
      <w:r>
        <w:rPr>
          <w:lang w:val="en-US"/>
        </w:rPr>
        <w:t xml:space="preserve">way </w:t>
      </w:r>
      <w:r w:rsidR="00F74C84" w:rsidRPr="00C03B2B">
        <w:rPr>
          <w:lang w:val="en-US"/>
        </w:rPr>
        <w:t>as with the pieces</w:t>
      </w:r>
      <w:r>
        <w:rPr>
          <w:lang w:val="en-US"/>
        </w:rPr>
        <w:t>, i.e.</w:t>
      </w:r>
      <w:r w:rsidR="00794074" w:rsidRPr="00C03B2B">
        <w:rPr>
          <w:lang w:val="en-US"/>
        </w:rPr>
        <w:t xml:space="preserve"> by configuring the text of the relevant button. Another advantage of using Unicode is that it can be colorized.</w:t>
      </w:r>
      <w:r w:rsidR="00762B7D">
        <w:rPr>
          <w:lang w:val="en-US"/>
        </w:rPr>
        <w:t xml:space="preserve"> I colored the items the following way:</w:t>
      </w:r>
    </w:p>
    <w:p w14:paraId="7E6628DB" w14:textId="77777777" w:rsidR="007915B0" w:rsidRPr="007915B0" w:rsidRDefault="007915B0" w:rsidP="00005D34">
      <w:pPr>
        <w:rPr>
          <w:lang w:val="fr-CH"/>
        </w:rPr>
      </w:pPr>
      <w:bookmarkStart w:id="59" w:name="_Toc155112948"/>
    </w:p>
    <w:tbl>
      <w:tblPr>
        <w:tblStyle w:val="GridTable4-Accent1"/>
        <w:tblW w:w="8367" w:type="dxa"/>
        <w:jc w:val="center"/>
        <w:tblLook w:val="04A0" w:firstRow="1" w:lastRow="0" w:firstColumn="1" w:lastColumn="0" w:noHBand="0" w:noVBand="1"/>
      </w:tblPr>
      <w:tblGrid>
        <w:gridCol w:w="1862"/>
        <w:gridCol w:w="2688"/>
        <w:gridCol w:w="2367"/>
        <w:gridCol w:w="1450"/>
      </w:tblGrid>
      <w:tr w:rsidR="00210E13" w:rsidRPr="00C03B2B" w14:paraId="357D2279" w14:textId="1FF637F3" w:rsidTr="003336BE">
        <w:trPr>
          <w:cnfStyle w:val="100000000000" w:firstRow="1" w:lastRow="0" w:firstColumn="0" w:lastColumn="0" w:oddVBand="0" w:evenVBand="0" w:oddHBand="0" w:evenHBand="0" w:firstRowFirstColumn="0" w:firstRowLastColumn="0" w:lastRowFirstColumn="0" w:lastRowLastColumn="0"/>
          <w:trHeight w:val="404"/>
          <w:jc w:val="center"/>
        </w:trPr>
        <w:tc>
          <w:tcPr>
            <w:cnfStyle w:val="001000000000" w:firstRow="0" w:lastRow="0" w:firstColumn="1" w:lastColumn="0" w:oddVBand="0" w:evenVBand="0" w:oddHBand="0" w:evenHBand="0" w:firstRowFirstColumn="0" w:firstRowLastColumn="0" w:lastRowFirstColumn="0" w:lastRowLastColumn="0"/>
            <w:tcW w:w="1862" w:type="dxa"/>
          </w:tcPr>
          <w:p w14:paraId="3B2BE3B9" w14:textId="01C4D6D4" w:rsidR="00210E13" w:rsidRPr="00C03B2B" w:rsidRDefault="00210E13" w:rsidP="00861C65">
            <w:pPr>
              <w:jc w:val="left"/>
              <w:rPr>
                <w:lang w:val="en-US"/>
              </w:rPr>
            </w:pPr>
            <w:r>
              <w:rPr>
                <w:lang w:val="en-US"/>
              </w:rPr>
              <w:t>Item</w:t>
            </w:r>
          </w:p>
        </w:tc>
        <w:tc>
          <w:tcPr>
            <w:tcW w:w="2688" w:type="dxa"/>
          </w:tcPr>
          <w:p w14:paraId="1DCBF55E" w14:textId="1BAE89EF" w:rsidR="00210E13" w:rsidRPr="00C03B2B" w:rsidRDefault="00210E13" w:rsidP="00861C65">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Color</w:t>
            </w:r>
          </w:p>
        </w:tc>
        <w:tc>
          <w:tcPr>
            <w:tcW w:w="2367" w:type="dxa"/>
          </w:tcPr>
          <w:p w14:paraId="3490E3BA" w14:textId="714FCC00" w:rsidR="00210E13" w:rsidRPr="00C03B2B" w:rsidRDefault="00210E13" w:rsidP="00861C65">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Unicode</w:t>
            </w:r>
          </w:p>
        </w:tc>
        <w:tc>
          <w:tcPr>
            <w:tcW w:w="1450" w:type="dxa"/>
          </w:tcPr>
          <w:p w14:paraId="43CD3B85" w14:textId="22EA5F72" w:rsidR="00210E13" w:rsidRDefault="007915B0" w:rsidP="00861C65">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Unicode</w:t>
            </w:r>
          </w:p>
        </w:tc>
      </w:tr>
      <w:tr w:rsidR="00210E13" w:rsidRPr="00C03B2B" w14:paraId="72C698C9" w14:textId="51E9DD74" w:rsidTr="003336BE">
        <w:trPr>
          <w:cnfStyle w:val="000000100000" w:firstRow="0" w:lastRow="0" w:firstColumn="0" w:lastColumn="0" w:oddVBand="0" w:evenVBand="0" w:oddHBand="1"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1862" w:type="dxa"/>
          </w:tcPr>
          <w:p w14:paraId="1CA055E0" w14:textId="2FD1820F" w:rsidR="00210E13" w:rsidRPr="00C03B2B" w:rsidRDefault="00210E13" w:rsidP="00861C65">
            <w:pPr>
              <w:jc w:val="left"/>
              <w:rPr>
                <w:lang w:val="en-US"/>
              </w:rPr>
            </w:pPr>
            <w:r>
              <w:rPr>
                <w:lang w:val="en-US"/>
              </w:rPr>
              <w:t>Barrier</w:t>
            </w:r>
          </w:p>
        </w:tc>
        <w:tc>
          <w:tcPr>
            <w:tcW w:w="2688" w:type="dxa"/>
          </w:tcPr>
          <w:p w14:paraId="4E0B24A7" w14:textId="29B034D8" w:rsidR="00210E13" w:rsidRPr="00C03B2B" w:rsidRDefault="00210E13" w:rsidP="00861C65">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Purple</w:t>
            </w:r>
          </w:p>
        </w:tc>
        <w:tc>
          <w:tcPr>
            <w:tcW w:w="2367" w:type="dxa"/>
          </w:tcPr>
          <w:p w14:paraId="1C89EFF0" w14:textId="4DAAD318" w:rsidR="00210E13" w:rsidRPr="00C03B2B" w:rsidRDefault="00210E13" w:rsidP="00861C65">
            <w:pPr>
              <w:jc w:val="left"/>
              <w:cnfStyle w:val="000000100000" w:firstRow="0" w:lastRow="0" w:firstColumn="0" w:lastColumn="0" w:oddVBand="0" w:evenVBand="0" w:oddHBand="1" w:evenHBand="0" w:firstRowFirstColumn="0" w:firstRowLastColumn="0" w:lastRowFirstColumn="0" w:lastRowLastColumn="0"/>
              <w:rPr>
                <w:lang w:val="en-US"/>
              </w:rPr>
            </w:pPr>
            <w:r w:rsidRPr="00861C65">
              <w:rPr>
                <w:lang w:val="it-CH"/>
              </w:rPr>
              <w:t>\U0001F5D9</w:t>
            </w:r>
          </w:p>
        </w:tc>
        <w:tc>
          <w:tcPr>
            <w:tcW w:w="1450" w:type="dxa"/>
          </w:tcPr>
          <w:p w14:paraId="13E1867B" w14:textId="4A9D0810" w:rsidR="00210E13" w:rsidRPr="00861C65" w:rsidRDefault="00210E13" w:rsidP="00861C65">
            <w:pPr>
              <w:jc w:val="left"/>
              <w:cnfStyle w:val="000000100000" w:firstRow="0" w:lastRow="0" w:firstColumn="0" w:lastColumn="0" w:oddVBand="0" w:evenVBand="0" w:oddHBand="1" w:evenHBand="0" w:firstRowFirstColumn="0" w:firstRowLastColumn="0" w:lastRowFirstColumn="0" w:lastRowLastColumn="0"/>
              <w:rPr>
                <w:lang w:val="it-CH"/>
              </w:rPr>
            </w:pPr>
            <w:r w:rsidRPr="00C03B2B">
              <w:rPr>
                <w:noProof/>
                <w:lang w:val="en-US"/>
              </w:rPr>
              <w:drawing>
                <wp:inline distT="0" distB="0" distL="0" distR="0" wp14:anchorId="054B2EEC" wp14:editId="3053D6CC">
                  <wp:extent cx="720000" cy="720000"/>
                  <wp:effectExtent l="0" t="0" r="0" b="0"/>
                  <wp:docPr id="1820216568" name="Picture 1820216568"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49378" name="Picture 4" descr="A black background with a black square&#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tc>
      </w:tr>
      <w:tr w:rsidR="00210E13" w:rsidRPr="00C03B2B" w14:paraId="0AA0D812" w14:textId="0A503090" w:rsidTr="003336BE">
        <w:trPr>
          <w:trHeight w:val="404"/>
          <w:jc w:val="center"/>
        </w:trPr>
        <w:tc>
          <w:tcPr>
            <w:cnfStyle w:val="001000000000" w:firstRow="0" w:lastRow="0" w:firstColumn="1" w:lastColumn="0" w:oddVBand="0" w:evenVBand="0" w:oddHBand="0" w:evenHBand="0" w:firstRowFirstColumn="0" w:firstRowLastColumn="0" w:lastRowFirstColumn="0" w:lastRowLastColumn="0"/>
            <w:tcW w:w="1862" w:type="dxa"/>
          </w:tcPr>
          <w:p w14:paraId="47E0459D" w14:textId="30C68D63" w:rsidR="00210E13" w:rsidRPr="00C03B2B" w:rsidRDefault="00210E13" w:rsidP="00861C65">
            <w:pPr>
              <w:jc w:val="left"/>
              <w:rPr>
                <w:lang w:val="en-US"/>
              </w:rPr>
            </w:pPr>
            <w:r>
              <w:rPr>
                <w:lang w:val="en-US"/>
              </w:rPr>
              <w:t>Shield</w:t>
            </w:r>
          </w:p>
        </w:tc>
        <w:tc>
          <w:tcPr>
            <w:tcW w:w="2688" w:type="dxa"/>
          </w:tcPr>
          <w:p w14:paraId="01DB75C6" w14:textId="12FD521D" w:rsidR="00210E13" w:rsidRPr="00C03B2B" w:rsidRDefault="00210E13" w:rsidP="00861C65">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Red</w:t>
            </w:r>
          </w:p>
        </w:tc>
        <w:tc>
          <w:tcPr>
            <w:tcW w:w="2367" w:type="dxa"/>
          </w:tcPr>
          <w:p w14:paraId="5B41E952" w14:textId="739952D6" w:rsidR="00210E13" w:rsidRPr="00C03B2B" w:rsidRDefault="00210E13" w:rsidP="00861C65">
            <w:pPr>
              <w:jc w:val="left"/>
              <w:cnfStyle w:val="000000000000" w:firstRow="0" w:lastRow="0" w:firstColumn="0" w:lastColumn="0" w:oddVBand="0" w:evenVBand="0" w:oddHBand="0" w:evenHBand="0" w:firstRowFirstColumn="0" w:firstRowLastColumn="0" w:lastRowFirstColumn="0" w:lastRowLastColumn="0"/>
              <w:rPr>
                <w:lang w:val="en-US"/>
              </w:rPr>
            </w:pPr>
            <w:r w:rsidRPr="00861C65">
              <w:rPr>
                <w:lang w:val="it-CH"/>
              </w:rPr>
              <w:t>\U0001F6E1</w:t>
            </w:r>
          </w:p>
        </w:tc>
        <w:tc>
          <w:tcPr>
            <w:tcW w:w="1450" w:type="dxa"/>
          </w:tcPr>
          <w:p w14:paraId="4163AFFF" w14:textId="5A745721" w:rsidR="00210E13" w:rsidRPr="00861C65" w:rsidRDefault="00210E13" w:rsidP="00861C65">
            <w:pPr>
              <w:jc w:val="left"/>
              <w:cnfStyle w:val="000000000000" w:firstRow="0" w:lastRow="0" w:firstColumn="0" w:lastColumn="0" w:oddVBand="0" w:evenVBand="0" w:oddHBand="0" w:evenHBand="0" w:firstRowFirstColumn="0" w:firstRowLastColumn="0" w:lastRowFirstColumn="0" w:lastRowLastColumn="0"/>
              <w:rPr>
                <w:lang w:val="it-CH"/>
              </w:rPr>
            </w:pPr>
            <w:r w:rsidRPr="002D5A73">
              <w:rPr>
                <w:noProof/>
                <w:lang w:val="en-US"/>
              </w:rPr>
              <w:drawing>
                <wp:inline distT="0" distB="0" distL="0" distR="0" wp14:anchorId="3C3F6DB9" wp14:editId="686118CA">
                  <wp:extent cx="720000" cy="720000"/>
                  <wp:effectExtent l="0" t="0" r="0" b="0"/>
                  <wp:docPr id="537153984" name="Picture 53715398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31978" name="Picture 7" descr="A black background with a black square&#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tc>
      </w:tr>
      <w:tr w:rsidR="00210E13" w:rsidRPr="00C03B2B" w14:paraId="44E25D7A" w14:textId="21330D76" w:rsidTr="003336BE">
        <w:trPr>
          <w:cnfStyle w:val="000000100000" w:firstRow="0" w:lastRow="0" w:firstColumn="0" w:lastColumn="0" w:oddVBand="0" w:evenVBand="0" w:oddHBand="1"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1862" w:type="dxa"/>
          </w:tcPr>
          <w:p w14:paraId="578DD685" w14:textId="5FC94344" w:rsidR="00210E13" w:rsidRPr="00C03B2B" w:rsidRDefault="00210E13" w:rsidP="00861C65">
            <w:pPr>
              <w:jc w:val="left"/>
              <w:rPr>
                <w:lang w:val="en-US"/>
              </w:rPr>
            </w:pPr>
            <w:r>
              <w:rPr>
                <w:lang w:val="en-US"/>
              </w:rPr>
              <w:lastRenderedPageBreak/>
              <w:t>Bomb</w:t>
            </w:r>
          </w:p>
        </w:tc>
        <w:tc>
          <w:tcPr>
            <w:tcW w:w="2688" w:type="dxa"/>
          </w:tcPr>
          <w:p w14:paraId="776B9E0E" w14:textId="107A4A1C" w:rsidR="00210E13" w:rsidRPr="00C03B2B" w:rsidRDefault="00210E13" w:rsidP="00861C65">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Green</w:t>
            </w:r>
          </w:p>
        </w:tc>
        <w:tc>
          <w:tcPr>
            <w:tcW w:w="2367" w:type="dxa"/>
          </w:tcPr>
          <w:p w14:paraId="769B74F2" w14:textId="52556803" w:rsidR="00210E13" w:rsidRPr="00C03B2B" w:rsidRDefault="00210E13" w:rsidP="00861C65">
            <w:pPr>
              <w:jc w:val="left"/>
              <w:cnfStyle w:val="000000100000" w:firstRow="0" w:lastRow="0" w:firstColumn="0" w:lastColumn="0" w:oddVBand="0" w:evenVBand="0" w:oddHBand="1" w:evenHBand="0" w:firstRowFirstColumn="0" w:firstRowLastColumn="0" w:lastRowFirstColumn="0" w:lastRowLastColumn="0"/>
              <w:rPr>
                <w:lang w:val="en-US"/>
              </w:rPr>
            </w:pPr>
            <w:r w:rsidRPr="00861C65">
              <w:rPr>
                <w:lang w:val="it-CH"/>
              </w:rPr>
              <w:t>\U0001F4A3</w:t>
            </w:r>
          </w:p>
        </w:tc>
        <w:tc>
          <w:tcPr>
            <w:tcW w:w="1450" w:type="dxa"/>
          </w:tcPr>
          <w:p w14:paraId="3E98223D" w14:textId="6B551C45" w:rsidR="00210E13" w:rsidRPr="00861C65" w:rsidRDefault="00210E13" w:rsidP="00861C65">
            <w:pPr>
              <w:jc w:val="left"/>
              <w:cnfStyle w:val="000000100000" w:firstRow="0" w:lastRow="0" w:firstColumn="0" w:lastColumn="0" w:oddVBand="0" w:evenVBand="0" w:oddHBand="1" w:evenHBand="0" w:firstRowFirstColumn="0" w:firstRowLastColumn="0" w:lastRowFirstColumn="0" w:lastRowLastColumn="0"/>
              <w:rPr>
                <w:lang w:val="it-CH"/>
              </w:rPr>
            </w:pPr>
            <w:r w:rsidRPr="00C03B2B">
              <w:rPr>
                <w:noProof/>
                <w:lang w:val="en-US"/>
              </w:rPr>
              <w:drawing>
                <wp:inline distT="0" distB="0" distL="0" distR="0" wp14:anchorId="3B2A801F" wp14:editId="6882053E">
                  <wp:extent cx="720000" cy="720000"/>
                  <wp:effectExtent l="0" t="0" r="0" b="0"/>
                  <wp:docPr id="553718943" name="Picture 55371894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41266" name="Picture 5" descr="A black background with a black square&#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tc>
      </w:tr>
      <w:tr w:rsidR="00210E13" w:rsidRPr="00C03B2B" w14:paraId="2DE43AFF" w14:textId="3D77570C" w:rsidTr="003336BE">
        <w:trPr>
          <w:trHeight w:val="404"/>
          <w:jc w:val="center"/>
        </w:trPr>
        <w:tc>
          <w:tcPr>
            <w:cnfStyle w:val="001000000000" w:firstRow="0" w:lastRow="0" w:firstColumn="1" w:lastColumn="0" w:oddVBand="0" w:evenVBand="0" w:oddHBand="0" w:evenHBand="0" w:firstRowFirstColumn="0" w:firstRowLastColumn="0" w:lastRowFirstColumn="0" w:lastRowLastColumn="0"/>
            <w:tcW w:w="1862" w:type="dxa"/>
          </w:tcPr>
          <w:p w14:paraId="3B28EB03" w14:textId="3631FEC5" w:rsidR="00210E13" w:rsidRPr="00C03B2B" w:rsidRDefault="00210E13" w:rsidP="00861C65">
            <w:pPr>
              <w:jc w:val="left"/>
              <w:rPr>
                <w:lang w:val="en-US"/>
              </w:rPr>
            </w:pPr>
            <w:r>
              <w:rPr>
                <w:lang w:val="en-US"/>
              </w:rPr>
              <w:t>Coin</w:t>
            </w:r>
          </w:p>
        </w:tc>
        <w:tc>
          <w:tcPr>
            <w:tcW w:w="2688" w:type="dxa"/>
          </w:tcPr>
          <w:p w14:paraId="2BCC95D4" w14:textId="14AF13F8" w:rsidR="00210E13" w:rsidRPr="00C03B2B" w:rsidRDefault="00210E13" w:rsidP="00861C65">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Yellow</w:t>
            </w:r>
          </w:p>
        </w:tc>
        <w:tc>
          <w:tcPr>
            <w:tcW w:w="2367" w:type="dxa"/>
          </w:tcPr>
          <w:p w14:paraId="629CA148" w14:textId="036EC969" w:rsidR="00210E13" w:rsidRPr="00C03B2B" w:rsidRDefault="007915B0" w:rsidP="00861C65">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“Unicode character of chess piece”</w:t>
            </w:r>
          </w:p>
        </w:tc>
        <w:tc>
          <w:tcPr>
            <w:tcW w:w="1450" w:type="dxa"/>
          </w:tcPr>
          <w:p w14:paraId="26534F5D" w14:textId="77777777" w:rsidR="00210E13" w:rsidRPr="00C03B2B" w:rsidRDefault="00210E13" w:rsidP="00861C65">
            <w:pPr>
              <w:jc w:val="left"/>
              <w:cnfStyle w:val="000000000000" w:firstRow="0" w:lastRow="0" w:firstColumn="0" w:lastColumn="0" w:oddVBand="0" w:evenVBand="0" w:oddHBand="0" w:evenHBand="0" w:firstRowFirstColumn="0" w:firstRowLastColumn="0" w:lastRowFirstColumn="0" w:lastRowLastColumn="0"/>
              <w:rPr>
                <w:lang w:val="en-US"/>
              </w:rPr>
            </w:pPr>
          </w:p>
        </w:tc>
      </w:tr>
      <w:bookmarkEnd w:id="59"/>
    </w:tbl>
    <w:p w14:paraId="3898CEAE" w14:textId="5E40C804" w:rsidR="00794074" w:rsidRPr="00005D34" w:rsidRDefault="00794074" w:rsidP="00794074">
      <w:pPr>
        <w:keepNext/>
        <w:rPr>
          <w:lang w:val="en-US"/>
        </w:rPr>
      </w:pPr>
    </w:p>
    <w:p w14:paraId="4CCF2646" w14:textId="77777777" w:rsidR="00794074" w:rsidRPr="00C03B2B" w:rsidRDefault="00794074" w:rsidP="00794074">
      <w:pPr>
        <w:rPr>
          <w:lang w:val="en-US"/>
        </w:rPr>
      </w:pPr>
    </w:p>
    <w:p w14:paraId="769F6CFE" w14:textId="2A3E5F52" w:rsidR="00762B7D" w:rsidRDefault="00171642" w:rsidP="00762B7D">
      <w:pPr>
        <w:pStyle w:val="Heading4"/>
        <w:rPr>
          <w:lang w:val="en-US"/>
        </w:rPr>
      </w:pPr>
      <w:r w:rsidRPr="00C03B2B">
        <w:rPr>
          <w:lang w:val="en-US"/>
        </w:rPr>
        <w:t>Picking up an item</w:t>
      </w:r>
    </w:p>
    <w:p w14:paraId="5B8A5077" w14:textId="4B9C3186" w:rsidR="00014200" w:rsidRDefault="00014200" w:rsidP="00762B7D">
      <w:pPr>
        <w:rPr>
          <w:lang w:val="en-US"/>
        </w:rPr>
      </w:pPr>
      <w:r>
        <w:rPr>
          <w:lang w:val="en-US"/>
        </w:rPr>
        <w:t>Picking up an item means, that the player moves a chess piece to the field where the item is located.</w:t>
      </w:r>
    </w:p>
    <w:p w14:paraId="212B9EC9" w14:textId="6665696C" w:rsidR="00762B7D" w:rsidRDefault="00762B7D" w:rsidP="00762B7D">
      <w:pPr>
        <w:rPr>
          <w:lang w:val="en-US"/>
        </w:rPr>
      </w:pPr>
      <w:r>
        <w:rPr>
          <w:lang w:val="en-US"/>
        </w:rPr>
        <w:t>When the item is picked up it must execute a function, depending on wh</w:t>
      </w:r>
      <w:r w:rsidR="00C71F4E">
        <w:rPr>
          <w:lang w:val="en-US"/>
        </w:rPr>
        <w:t>at the</w:t>
      </w:r>
      <w:r>
        <w:rPr>
          <w:lang w:val="en-US"/>
        </w:rPr>
        <w:t xml:space="preserve"> item is.</w:t>
      </w:r>
    </w:p>
    <w:p w14:paraId="758D8CD7" w14:textId="4E98DBF2" w:rsidR="00C71F4E" w:rsidRDefault="0063452C" w:rsidP="00762B7D">
      <w:pPr>
        <w:rPr>
          <w:lang w:val="en-US"/>
        </w:rPr>
      </w:pPr>
      <w:r w:rsidRPr="0063452C">
        <w:rPr>
          <w:lang w:val="en-US"/>
        </w:rPr>
        <w:t>The end button is the button to which the user wants to move the selected chess piece.</w:t>
      </w:r>
      <w:r>
        <w:rPr>
          <w:lang w:val="en-US"/>
        </w:rPr>
        <w:t xml:space="preserve"> </w:t>
      </w:r>
      <w:r w:rsidR="00762B7D" w:rsidRPr="00005D34">
        <w:rPr>
          <w:highlight w:val="yellow"/>
          <w:lang w:val="en-US"/>
        </w:rPr>
        <w:t xml:space="preserve">To tell the program which item </w:t>
      </w:r>
      <w:r w:rsidR="00C71F4E" w:rsidRPr="00005D34">
        <w:rPr>
          <w:highlight w:val="yellow"/>
          <w:lang w:val="en-US"/>
        </w:rPr>
        <w:t>has been picked up</w:t>
      </w:r>
      <w:r w:rsidR="00762B7D" w:rsidRPr="00005D34">
        <w:rPr>
          <w:highlight w:val="yellow"/>
          <w:lang w:val="en-US"/>
        </w:rPr>
        <w:t>,</w:t>
      </w:r>
      <w:r w:rsidR="00C71F4E" w:rsidRPr="00005D34">
        <w:rPr>
          <w:highlight w:val="yellow"/>
          <w:lang w:val="en-US"/>
        </w:rPr>
        <w:t xml:space="preserve"> </w:t>
      </w:r>
      <w:r w:rsidRPr="00005D34">
        <w:rPr>
          <w:highlight w:val="yellow"/>
          <w:lang w:val="en-US"/>
        </w:rPr>
        <w:t>the endbutton and the button of the specific item need to be the same.</w:t>
      </w:r>
    </w:p>
    <w:p w14:paraId="137D9A22" w14:textId="77777777" w:rsidR="0063452C" w:rsidRDefault="0063452C" w:rsidP="00762B7D">
      <w:pPr>
        <w:rPr>
          <w:lang w:val="en-US"/>
        </w:rPr>
      </w:pPr>
    </w:p>
    <w:p w14:paraId="33E21568" w14:textId="4CC75AA8" w:rsidR="00762B7D" w:rsidRPr="00005D34" w:rsidRDefault="00762B7D" w:rsidP="00005D34">
      <w:pPr>
        <w:rPr>
          <w:color w:val="auto"/>
          <w:lang w:val="en-US"/>
        </w:rPr>
      </w:pPr>
      <w:r w:rsidRPr="00005D34">
        <w:rPr>
          <w:color w:val="auto"/>
          <w:highlight w:val="yellow"/>
          <w:lang w:val="en-US"/>
        </w:rPr>
        <w:t>If the user makes a legitimate move onto an item, we want to execute the</w:t>
      </w:r>
      <w:r w:rsidR="00C71F4E" w:rsidRPr="00005D34">
        <w:rPr>
          <w:color w:val="auto"/>
          <w:highlight w:val="yellow"/>
          <w:lang w:val="en-US"/>
        </w:rPr>
        <w:t xml:space="preserve"> function of the item.</w:t>
      </w:r>
    </w:p>
    <w:p w14:paraId="5F0DD5A9" w14:textId="3D3D6DA9" w:rsidR="00171642" w:rsidRPr="00C03B2B" w:rsidRDefault="00171642" w:rsidP="00171642">
      <w:pPr>
        <w:rPr>
          <w:lang w:val="en-US"/>
        </w:rPr>
      </w:pPr>
      <w:r w:rsidRPr="00C03B2B">
        <w:rPr>
          <w:lang w:val="en-US"/>
        </w:rPr>
        <w:t xml:space="preserve">Next, we want to let the program </w:t>
      </w:r>
      <w:r w:rsidR="00C03B2B">
        <w:rPr>
          <w:lang w:val="en-US"/>
        </w:rPr>
        <w:t>k</w:t>
      </w:r>
      <w:r w:rsidRPr="00C03B2B">
        <w:rPr>
          <w:lang w:val="en-US"/>
        </w:rPr>
        <w:t>now if the user picked up an item. For this to work, we can use our “endbutton_text” variable again. By saying that if the “endbutton_text” is equal to the item symbol, it should know that the user stepped on the item. Inside of this condition, we will code what each item will do if it gets picked up.</w:t>
      </w:r>
    </w:p>
    <w:p w14:paraId="30CA9F52" w14:textId="77777777" w:rsidR="00171642" w:rsidRPr="00C03B2B" w:rsidRDefault="00171642" w:rsidP="00171642">
      <w:pPr>
        <w:shd w:val="clear" w:color="auto" w:fill="1F1F1F"/>
        <w:spacing w:after="0" w:line="285" w:lineRule="atLeast"/>
        <w:rPr>
          <w:rFonts w:ascii="Consolas" w:eastAsia="Times New Roman" w:hAnsi="Consolas" w:cs="Times New Roman"/>
          <w:color w:val="CCCCCC"/>
          <w:sz w:val="21"/>
          <w:szCs w:val="21"/>
          <w:lang w:val="en-US"/>
        </w:rPr>
      </w:pPr>
      <w:r w:rsidRPr="00C03B2B">
        <w:rPr>
          <w:rFonts w:ascii="Consolas" w:eastAsia="Times New Roman" w:hAnsi="Consolas" w:cs="Times New Roman"/>
          <w:color w:val="CCCCCC"/>
          <w:sz w:val="21"/>
          <w:szCs w:val="21"/>
          <w:lang w:val="en-US"/>
        </w:rPr>
        <w:t xml:space="preserve">  </w:t>
      </w:r>
      <w:r w:rsidRPr="00C03B2B">
        <w:rPr>
          <w:rFonts w:ascii="Consolas" w:eastAsia="Times New Roman" w:hAnsi="Consolas" w:cs="Times New Roman"/>
          <w:color w:val="6A9955"/>
          <w:sz w:val="21"/>
          <w:szCs w:val="21"/>
          <w:lang w:val="en-US"/>
        </w:rPr>
        <w:t># If text of destination field and text of bomb is the same</w:t>
      </w:r>
    </w:p>
    <w:p w14:paraId="684EC7FB" w14:textId="77777777" w:rsidR="00171642" w:rsidRPr="00C03B2B" w:rsidRDefault="00171642" w:rsidP="00171642">
      <w:pPr>
        <w:shd w:val="clear" w:color="auto" w:fill="1F1F1F"/>
        <w:spacing w:after="0" w:line="285" w:lineRule="atLeast"/>
        <w:rPr>
          <w:rFonts w:ascii="Consolas" w:eastAsia="Times New Roman" w:hAnsi="Consolas" w:cs="Times New Roman"/>
          <w:color w:val="CCCCCC"/>
          <w:sz w:val="21"/>
          <w:szCs w:val="21"/>
          <w:lang w:val="en-US"/>
        </w:rPr>
      </w:pPr>
      <w:r w:rsidRPr="00C03B2B">
        <w:rPr>
          <w:rFonts w:ascii="Consolas" w:eastAsia="Times New Roman" w:hAnsi="Consolas" w:cs="Times New Roman"/>
          <w:color w:val="CCCCCC"/>
          <w:sz w:val="21"/>
          <w:szCs w:val="21"/>
          <w:lang w:val="en-US"/>
        </w:rPr>
        <w:t xml:space="preserve">  </w:t>
      </w:r>
      <w:r w:rsidRPr="00C03B2B">
        <w:rPr>
          <w:rFonts w:ascii="Consolas" w:eastAsia="Times New Roman" w:hAnsi="Consolas" w:cs="Times New Roman"/>
          <w:color w:val="C586C0"/>
          <w:sz w:val="21"/>
          <w:szCs w:val="21"/>
          <w:lang w:val="en-US"/>
        </w:rPr>
        <w:t>if</w:t>
      </w:r>
      <w:r w:rsidRPr="00C03B2B">
        <w:rPr>
          <w:rFonts w:ascii="Consolas" w:eastAsia="Times New Roman" w:hAnsi="Consolas" w:cs="Times New Roman"/>
          <w:color w:val="CCCCCC"/>
          <w:sz w:val="21"/>
          <w:szCs w:val="21"/>
          <w:lang w:val="en-US"/>
        </w:rPr>
        <w:t xml:space="preserve"> </w:t>
      </w:r>
      <w:r w:rsidRPr="00C03B2B">
        <w:rPr>
          <w:rFonts w:ascii="Consolas" w:eastAsia="Times New Roman" w:hAnsi="Consolas" w:cs="Times New Roman"/>
          <w:color w:val="9CDCFE"/>
          <w:sz w:val="21"/>
          <w:szCs w:val="21"/>
          <w:lang w:val="en-US"/>
        </w:rPr>
        <w:t>endbutton_text</w:t>
      </w:r>
      <w:r w:rsidRPr="00C03B2B">
        <w:rPr>
          <w:rFonts w:ascii="Consolas" w:eastAsia="Times New Roman" w:hAnsi="Consolas" w:cs="Times New Roman"/>
          <w:color w:val="CCCCCC"/>
          <w:sz w:val="21"/>
          <w:szCs w:val="21"/>
          <w:lang w:val="en-US"/>
        </w:rPr>
        <w:t xml:space="preserve"> </w:t>
      </w:r>
      <w:r w:rsidRPr="00C03B2B">
        <w:rPr>
          <w:rFonts w:ascii="Consolas" w:eastAsia="Times New Roman" w:hAnsi="Consolas" w:cs="Times New Roman"/>
          <w:color w:val="D4D4D4"/>
          <w:sz w:val="21"/>
          <w:szCs w:val="21"/>
          <w:lang w:val="en-US"/>
        </w:rPr>
        <w:t>==</w:t>
      </w:r>
      <w:r w:rsidRPr="00C03B2B">
        <w:rPr>
          <w:rFonts w:ascii="Consolas" w:eastAsia="Times New Roman" w:hAnsi="Consolas" w:cs="Times New Roman"/>
          <w:color w:val="CCCCCC"/>
          <w:sz w:val="21"/>
          <w:szCs w:val="21"/>
          <w:lang w:val="en-US"/>
        </w:rPr>
        <w:t xml:space="preserve"> </w:t>
      </w:r>
      <w:r w:rsidRPr="00C03B2B">
        <w:rPr>
          <w:rFonts w:ascii="Consolas" w:eastAsia="Times New Roman" w:hAnsi="Consolas" w:cs="Times New Roman"/>
          <w:color w:val="4FC1FF"/>
          <w:sz w:val="21"/>
          <w:szCs w:val="21"/>
          <w:lang w:val="en-US"/>
        </w:rPr>
        <w:t>BOMB_1</w:t>
      </w:r>
      <w:r w:rsidRPr="00C03B2B">
        <w:rPr>
          <w:rFonts w:ascii="Consolas" w:eastAsia="Times New Roman" w:hAnsi="Consolas" w:cs="Times New Roman"/>
          <w:color w:val="CCCCCC"/>
          <w:sz w:val="21"/>
          <w:szCs w:val="21"/>
          <w:lang w:val="en-US"/>
        </w:rPr>
        <w:t xml:space="preserve"> </w:t>
      </w:r>
      <w:r w:rsidRPr="00C03B2B">
        <w:rPr>
          <w:rFonts w:ascii="Consolas" w:eastAsia="Times New Roman" w:hAnsi="Consolas" w:cs="Times New Roman"/>
          <w:color w:val="569CD6"/>
          <w:sz w:val="21"/>
          <w:szCs w:val="21"/>
          <w:lang w:val="en-US"/>
        </w:rPr>
        <w:t>or</w:t>
      </w:r>
      <w:r w:rsidRPr="00C03B2B">
        <w:rPr>
          <w:rFonts w:ascii="Consolas" w:eastAsia="Times New Roman" w:hAnsi="Consolas" w:cs="Times New Roman"/>
          <w:color w:val="CCCCCC"/>
          <w:sz w:val="21"/>
          <w:szCs w:val="21"/>
          <w:lang w:val="en-US"/>
        </w:rPr>
        <w:t xml:space="preserve"> </w:t>
      </w:r>
      <w:r w:rsidRPr="00C03B2B">
        <w:rPr>
          <w:rFonts w:ascii="Consolas" w:eastAsia="Times New Roman" w:hAnsi="Consolas" w:cs="Times New Roman"/>
          <w:color w:val="9CDCFE"/>
          <w:sz w:val="21"/>
          <w:szCs w:val="21"/>
          <w:lang w:val="en-US"/>
        </w:rPr>
        <w:t>endbutton_text</w:t>
      </w:r>
      <w:r w:rsidRPr="00C03B2B">
        <w:rPr>
          <w:rFonts w:ascii="Consolas" w:eastAsia="Times New Roman" w:hAnsi="Consolas" w:cs="Times New Roman"/>
          <w:color w:val="CCCCCC"/>
          <w:sz w:val="21"/>
          <w:szCs w:val="21"/>
          <w:lang w:val="en-US"/>
        </w:rPr>
        <w:t xml:space="preserve"> </w:t>
      </w:r>
      <w:r w:rsidRPr="00C03B2B">
        <w:rPr>
          <w:rFonts w:ascii="Consolas" w:eastAsia="Times New Roman" w:hAnsi="Consolas" w:cs="Times New Roman"/>
          <w:color w:val="D4D4D4"/>
          <w:sz w:val="21"/>
          <w:szCs w:val="21"/>
          <w:lang w:val="en-US"/>
        </w:rPr>
        <w:t>==</w:t>
      </w:r>
      <w:r w:rsidRPr="00C03B2B">
        <w:rPr>
          <w:rFonts w:ascii="Consolas" w:eastAsia="Times New Roman" w:hAnsi="Consolas" w:cs="Times New Roman"/>
          <w:color w:val="CCCCCC"/>
          <w:sz w:val="21"/>
          <w:szCs w:val="21"/>
          <w:lang w:val="en-US"/>
        </w:rPr>
        <w:t xml:space="preserve"> </w:t>
      </w:r>
      <w:r w:rsidRPr="00C03B2B">
        <w:rPr>
          <w:rFonts w:ascii="Consolas" w:eastAsia="Times New Roman" w:hAnsi="Consolas" w:cs="Times New Roman"/>
          <w:color w:val="4FC1FF"/>
          <w:sz w:val="21"/>
          <w:szCs w:val="21"/>
          <w:lang w:val="en-US"/>
        </w:rPr>
        <w:t>BOMB_2</w:t>
      </w:r>
      <w:r w:rsidRPr="00C03B2B">
        <w:rPr>
          <w:rFonts w:ascii="Consolas" w:eastAsia="Times New Roman" w:hAnsi="Consolas" w:cs="Times New Roman"/>
          <w:color w:val="CCCCCC"/>
          <w:sz w:val="21"/>
          <w:szCs w:val="21"/>
          <w:lang w:val="en-US"/>
        </w:rPr>
        <w:t>:</w:t>
      </w:r>
    </w:p>
    <w:p w14:paraId="315AD50E" w14:textId="77777777" w:rsidR="00171642" w:rsidRPr="00C03B2B" w:rsidRDefault="00171642" w:rsidP="00171642">
      <w:pPr>
        <w:shd w:val="clear" w:color="auto" w:fill="1F1F1F"/>
        <w:spacing w:after="0" w:line="285" w:lineRule="atLeast"/>
        <w:rPr>
          <w:rFonts w:ascii="Consolas" w:eastAsia="Times New Roman" w:hAnsi="Consolas" w:cs="Times New Roman"/>
          <w:color w:val="CCCCCC"/>
          <w:sz w:val="21"/>
          <w:szCs w:val="21"/>
          <w:lang w:val="en-US"/>
        </w:rPr>
      </w:pPr>
    </w:p>
    <w:p w14:paraId="04AC5102" w14:textId="77777777" w:rsidR="00171642" w:rsidRPr="00C03B2B" w:rsidRDefault="00171642" w:rsidP="00171642">
      <w:pPr>
        <w:shd w:val="clear" w:color="auto" w:fill="1F1F1F"/>
        <w:spacing w:after="0" w:line="285" w:lineRule="atLeast"/>
        <w:rPr>
          <w:rFonts w:ascii="Consolas" w:eastAsia="Times New Roman" w:hAnsi="Consolas" w:cs="Times New Roman"/>
          <w:color w:val="CCCCCC"/>
          <w:sz w:val="21"/>
          <w:szCs w:val="21"/>
          <w:lang w:val="en-US"/>
        </w:rPr>
      </w:pPr>
      <w:r w:rsidRPr="00C03B2B">
        <w:rPr>
          <w:rFonts w:ascii="Consolas" w:eastAsia="Times New Roman" w:hAnsi="Consolas" w:cs="Times New Roman"/>
          <w:color w:val="CCCCCC"/>
          <w:sz w:val="21"/>
          <w:szCs w:val="21"/>
          <w:lang w:val="en-US"/>
        </w:rPr>
        <w:t xml:space="preserve">    </w:t>
      </w:r>
      <w:r w:rsidRPr="00C03B2B">
        <w:rPr>
          <w:rFonts w:ascii="Consolas" w:eastAsia="Times New Roman" w:hAnsi="Consolas" w:cs="Times New Roman"/>
          <w:color w:val="6A9955"/>
          <w:sz w:val="21"/>
          <w:szCs w:val="21"/>
          <w:lang w:val="en-US"/>
        </w:rPr>
        <w:t># Let the user now that he picked up the bomb</w:t>
      </w:r>
    </w:p>
    <w:p w14:paraId="370697A9" w14:textId="1A2AF097" w:rsidR="00171642" w:rsidRPr="00005D34" w:rsidRDefault="00171642" w:rsidP="00005D34">
      <w:pPr>
        <w:shd w:val="clear" w:color="auto" w:fill="1F1F1F"/>
        <w:spacing w:after="0" w:line="285" w:lineRule="atLeast"/>
        <w:rPr>
          <w:rFonts w:ascii="Consolas" w:eastAsia="Times New Roman" w:hAnsi="Consolas" w:cs="Times New Roman"/>
          <w:color w:val="CCCCCC"/>
          <w:sz w:val="21"/>
          <w:szCs w:val="21"/>
          <w:lang w:val="en-US"/>
        </w:rPr>
      </w:pPr>
      <w:r w:rsidRPr="00C03B2B">
        <w:rPr>
          <w:rFonts w:ascii="Consolas" w:eastAsia="Times New Roman" w:hAnsi="Consolas" w:cs="Times New Roman"/>
          <w:color w:val="CCCCCC"/>
          <w:sz w:val="21"/>
          <w:szCs w:val="21"/>
          <w:lang w:val="en-US"/>
        </w:rPr>
        <w:t xml:space="preserve">    </w:t>
      </w:r>
      <w:r w:rsidRPr="00C03B2B">
        <w:rPr>
          <w:rFonts w:ascii="Consolas" w:eastAsia="Times New Roman" w:hAnsi="Consolas" w:cs="Times New Roman"/>
          <w:color w:val="9CDCFE"/>
          <w:sz w:val="21"/>
          <w:szCs w:val="21"/>
          <w:lang w:val="en-US"/>
        </w:rPr>
        <w:t>action_label</w:t>
      </w:r>
      <w:r w:rsidRPr="00C03B2B">
        <w:rPr>
          <w:rFonts w:ascii="Consolas" w:eastAsia="Times New Roman" w:hAnsi="Consolas" w:cs="Times New Roman"/>
          <w:color w:val="CCCCCC"/>
          <w:sz w:val="21"/>
          <w:szCs w:val="21"/>
          <w:lang w:val="en-US"/>
        </w:rPr>
        <w:t>.config(</w:t>
      </w:r>
      <w:r w:rsidRPr="00C03B2B">
        <w:rPr>
          <w:rFonts w:ascii="Consolas" w:eastAsia="Times New Roman" w:hAnsi="Consolas" w:cs="Times New Roman"/>
          <w:color w:val="9CDCFE"/>
          <w:sz w:val="21"/>
          <w:szCs w:val="21"/>
          <w:lang w:val="en-US"/>
        </w:rPr>
        <w:t>text</w:t>
      </w:r>
      <w:r w:rsidRPr="00C03B2B">
        <w:rPr>
          <w:rFonts w:ascii="Consolas" w:eastAsia="Times New Roman" w:hAnsi="Consolas" w:cs="Times New Roman"/>
          <w:color w:val="CCCCCC"/>
          <w:sz w:val="21"/>
          <w:szCs w:val="21"/>
          <w:lang w:val="en-US"/>
        </w:rPr>
        <w:t xml:space="preserve"> </w:t>
      </w:r>
      <w:r w:rsidRPr="00C03B2B">
        <w:rPr>
          <w:rFonts w:ascii="Consolas" w:eastAsia="Times New Roman" w:hAnsi="Consolas" w:cs="Times New Roman"/>
          <w:color w:val="D4D4D4"/>
          <w:sz w:val="21"/>
          <w:szCs w:val="21"/>
          <w:lang w:val="en-US"/>
        </w:rPr>
        <w:t>=</w:t>
      </w:r>
      <w:r w:rsidRPr="00C03B2B">
        <w:rPr>
          <w:rFonts w:ascii="Consolas" w:eastAsia="Times New Roman" w:hAnsi="Consolas" w:cs="Times New Roman"/>
          <w:color w:val="CCCCCC"/>
          <w:sz w:val="21"/>
          <w:szCs w:val="21"/>
          <w:lang w:val="en-US"/>
        </w:rPr>
        <w:t xml:space="preserve"> </w:t>
      </w:r>
      <w:r w:rsidRPr="00C03B2B">
        <w:rPr>
          <w:rFonts w:ascii="Consolas" w:eastAsia="Times New Roman" w:hAnsi="Consolas" w:cs="Times New Roman"/>
          <w:color w:val="CE9178"/>
          <w:sz w:val="21"/>
          <w:szCs w:val="21"/>
          <w:lang w:val="en-US"/>
        </w:rPr>
        <w:t>"YOU PICKED UP A BOMB!"</w:t>
      </w:r>
      <w:r w:rsidRPr="00C03B2B">
        <w:rPr>
          <w:rFonts w:ascii="Consolas" w:eastAsia="Times New Roman" w:hAnsi="Consolas" w:cs="Times New Roman"/>
          <w:color w:val="CCCCCC"/>
          <w:sz w:val="21"/>
          <w:szCs w:val="21"/>
          <w:lang w:val="en-US"/>
        </w:rPr>
        <w:t xml:space="preserve">, </w:t>
      </w:r>
      <w:r w:rsidRPr="00C03B2B">
        <w:rPr>
          <w:rFonts w:ascii="Consolas" w:eastAsia="Times New Roman" w:hAnsi="Consolas" w:cs="Times New Roman"/>
          <w:color w:val="9CDCFE"/>
          <w:sz w:val="21"/>
          <w:szCs w:val="21"/>
          <w:lang w:val="en-US"/>
        </w:rPr>
        <w:t>fg</w:t>
      </w:r>
      <w:r w:rsidRPr="00C03B2B">
        <w:rPr>
          <w:rFonts w:ascii="Consolas" w:eastAsia="Times New Roman" w:hAnsi="Consolas" w:cs="Times New Roman"/>
          <w:color w:val="CCCCCC"/>
          <w:sz w:val="21"/>
          <w:szCs w:val="21"/>
          <w:lang w:val="en-US"/>
        </w:rPr>
        <w:t xml:space="preserve"> </w:t>
      </w:r>
      <w:r w:rsidRPr="00C03B2B">
        <w:rPr>
          <w:rFonts w:ascii="Consolas" w:eastAsia="Times New Roman" w:hAnsi="Consolas" w:cs="Times New Roman"/>
          <w:color w:val="D4D4D4"/>
          <w:sz w:val="21"/>
          <w:szCs w:val="21"/>
          <w:lang w:val="en-US"/>
        </w:rPr>
        <w:t>=</w:t>
      </w:r>
      <w:r w:rsidRPr="00C03B2B">
        <w:rPr>
          <w:rFonts w:ascii="Consolas" w:eastAsia="Times New Roman" w:hAnsi="Consolas" w:cs="Times New Roman"/>
          <w:color w:val="CCCCCC"/>
          <w:sz w:val="21"/>
          <w:szCs w:val="21"/>
          <w:lang w:val="en-US"/>
        </w:rPr>
        <w:t xml:space="preserve"> </w:t>
      </w:r>
      <w:r w:rsidRPr="00C03B2B">
        <w:rPr>
          <w:rFonts w:ascii="Consolas" w:eastAsia="Times New Roman" w:hAnsi="Consolas" w:cs="Times New Roman"/>
          <w:color w:val="CE9178"/>
          <w:sz w:val="21"/>
          <w:szCs w:val="21"/>
          <w:lang w:val="en-US"/>
        </w:rPr>
        <w:t>"black"</w:t>
      </w:r>
      <w:r w:rsidRPr="00C03B2B">
        <w:rPr>
          <w:rFonts w:ascii="Consolas" w:eastAsia="Times New Roman" w:hAnsi="Consolas" w:cs="Times New Roman"/>
          <w:color w:val="CCCCCC"/>
          <w:sz w:val="21"/>
          <w:szCs w:val="21"/>
          <w:lang w:val="en-US"/>
        </w:rPr>
        <w:t>)</w:t>
      </w:r>
    </w:p>
    <w:p w14:paraId="5B42EE99" w14:textId="431BD3DB" w:rsidR="00171642" w:rsidRPr="00C03B2B" w:rsidRDefault="00171642" w:rsidP="00171642">
      <w:pPr>
        <w:pStyle w:val="Heading4"/>
        <w:rPr>
          <w:lang w:val="en-US"/>
        </w:rPr>
      </w:pPr>
      <w:r w:rsidRPr="00C03B2B">
        <w:rPr>
          <w:lang w:val="en-US"/>
        </w:rPr>
        <w:t>Change position of an item</w:t>
      </w:r>
    </w:p>
    <w:p w14:paraId="19E2DF51" w14:textId="6D77AB32" w:rsidR="00171642" w:rsidRPr="00C03B2B" w:rsidRDefault="00F55F7F" w:rsidP="00005D34">
      <w:pPr>
        <w:rPr>
          <w:lang w:val="en-US"/>
        </w:rPr>
      </w:pPr>
      <w:r w:rsidRPr="00C03B2B">
        <w:rPr>
          <w:lang w:val="en-US"/>
        </w:rPr>
        <w:t xml:space="preserve">By changing the position of an item, I want to make the game more random and chaotic. </w:t>
      </w:r>
      <w:r w:rsidR="00171642" w:rsidRPr="00C03B2B">
        <w:rPr>
          <w:lang w:val="en-US"/>
        </w:rPr>
        <w:t>To make this happened I had to delete the original items place if it already existed and choose another position for it. We should also note that if the item has already been picked up it should not delete its former place since the player already removed the item from the board by picking it up. However, this code does not apply to the barrier, since it’s impossible to pick up the barrier and we always have to delete it’s former position. In order to delete the former item, we can make use of button.config(text = “”). The (“”) indicate to the computer that it should display a string, which is simply a text. By not entering anything between the (“”) it tells the computer it should edit the buttons text to nothing.</w:t>
      </w:r>
    </w:p>
    <w:p w14:paraId="6C13032F" w14:textId="73D8B274" w:rsidR="00171642" w:rsidRPr="00C03B2B" w:rsidRDefault="00F16D7D" w:rsidP="00171642">
      <w:pPr>
        <w:pStyle w:val="Heading3"/>
        <w:rPr>
          <w:lang w:val="en-US"/>
        </w:rPr>
      </w:pPr>
      <w:bookmarkStart w:id="60" w:name="_Toc155122181"/>
      <w:r w:rsidRPr="00C03B2B">
        <w:rPr>
          <w:lang w:val="en-US"/>
        </w:rPr>
        <w:lastRenderedPageBreak/>
        <w:t>Barrier</w:t>
      </w:r>
      <w:bookmarkEnd w:id="60"/>
    </w:p>
    <w:p w14:paraId="0533E48A" w14:textId="488A555C" w:rsidR="00F16D7D" w:rsidRPr="00C03B2B" w:rsidRDefault="00F16D7D" w:rsidP="00F16D7D">
      <w:pPr>
        <w:pStyle w:val="Heading3"/>
        <w:rPr>
          <w:lang w:val="en-US"/>
        </w:rPr>
      </w:pPr>
      <w:bookmarkStart w:id="61" w:name="_Toc155122182"/>
      <w:r w:rsidRPr="00C03B2B">
        <w:rPr>
          <w:lang w:val="en-US"/>
        </w:rPr>
        <w:t>Shield</w:t>
      </w:r>
      <w:bookmarkEnd w:id="61"/>
    </w:p>
    <w:p w14:paraId="36967050" w14:textId="2C0EB3F0" w:rsidR="00F16D7D" w:rsidRPr="00C03B2B" w:rsidRDefault="00F16D7D" w:rsidP="00F16D7D">
      <w:pPr>
        <w:pStyle w:val="Heading3"/>
        <w:rPr>
          <w:lang w:val="en-US"/>
        </w:rPr>
      </w:pPr>
      <w:bookmarkStart w:id="62" w:name="_Toc155122183"/>
      <w:r w:rsidRPr="00C03B2B">
        <w:rPr>
          <w:lang w:val="en-US"/>
        </w:rPr>
        <w:t>Coin</w:t>
      </w:r>
      <w:bookmarkEnd w:id="62"/>
    </w:p>
    <w:p w14:paraId="449D35E3" w14:textId="6FDB4447" w:rsidR="00F16D7D" w:rsidRPr="00C03B2B" w:rsidRDefault="00F16D7D" w:rsidP="00F16D7D">
      <w:pPr>
        <w:pStyle w:val="Heading3"/>
        <w:rPr>
          <w:lang w:val="en-US"/>
        </w:rPr>
      </w:pPr>
      <w:bookmarkStart w:id="63" w:name="_Toc155122184"/>
      <w:r w:rsidRPr="00C03B2B">
        <w:rPr>
          <w:lang w:val="en-US"/>
        </w:rPr>
        <w:t>Bomb</w:t>
      </w:r>
      <w:bookmarkEnd w:id="63"/>
    </w:p>
    <w:p w14:paraId="3CCD7418" w14:textId="77777777" w:rsidR="009A2ACE" w:rsidRPr="00C03B2B" w:rsidRDefault="009A2ACE" w:rsidP="009A2ACE">
      <w:pPr>
        <w:rPr>
          <w:rFonts w:cs="Arial"/>
          <w:color w:val="444444"/>
          <w:sz w:val="19"/>
          <w:szCs w:val="19"/>
          <w:lang w:val="en-US"/>
        </w:rPr>
      </w:pPr>
      <w:r w:rsidRPr="00C03B2B">
        <w:rPr>
          <w:rFonts w:cs="Arial"/>
          <w:color w:val="444444"/>
          <w:sz w:val="19"/>
          <w:szCs w:val="19"/>
          <w:lang w:val="en-US"/>
        </w:rPr>
        <w:br w:type="page"/>
      </w:r>
    </w:p>
    <w:p w14:paraId="30EB9E34" w14:textId="77777777" w:rsidR="009A2ACE" w:rsidRPr="00C03B2B" w:rsidRDefault="00094606" w:rsidP="00EA589D">
      <w:pPr>
        <w:pStyle w:val="Heading1"/>
        <w:rPr>
          <w:lang w:val="en-US"/>
        </w:rPr>
      </w:pPr>
      <w:bookmarkStart w:id="64" w:name="_Toc155122185"/>
      <w:r w:rsidRPr="00C03B2B">
        <w:rPr>
          <w:lang w:val="en-US"/>
        </w:rPr>
        <w:lastRenderedPageBreak/>
        <w:t>Summary</w:t>
      </w:r>
      <w:bookmarkEnd w:id="64"/>
    </w:p>
    <w:p w14:paraId="5A20F06E" w14:textId="77777777" w:rsidR="009A2ACE" w:rsidRPr="00C03B2B" w:rsidRDefault="009A2ACE" w:rsidP="009A2ACE">
      <w:pPr>
        <w:rPr>
          <w:rFonts w:cs="Arial"/>
          <w:color w:val="444444"/>
          <w:sz w:val="19"/>
          <w:szCs w:val="19"/>
          <w:lang w:val="en-US"/>
        </w:rPr>
      </w:pPr>
    </w:p>
    <w:p w14:paraId="3CB48700" w14:textId="77777777" w:rsidR="00EA589D" w:rsidRPr="00C03B2B" w:rsidRDefault="00EA589D" w:rsidP="009A2ACE">
      <w:pPr>
        <w:rPr>
          <w:rFonts w:cs="Arial"/>
          <w:color w:val="444444"/>
          <w:sz w:val="19"/>
          <w:szCs w:val="19"/>
          <w:lang w:val="en-US"/>
        </w:rPr>
        <w:sectPr w:rsidR="00EA589D" w:rsidRPr="00C03B2B" w:rsidSect="0081026D">
          <w:headerReference w:type="default" r:id="rId32"/>
          <w:pgSz w:w="11906" w:h="16838"/>
          <w:pgMar w:top="1418" w:right="1134" w:bottom="1134" w:left="1701" w:header="709" w:footer="709" w:gutter="0"/>
          <w:pgNumType w:start="1"/>
          <w:cols w:space="708"/>
          <w:docGrid w:linePitch="360"/>
        </w:sectPr>
      </w:pPr>
    </w:p>
    <w:p w14:paraId="74ABD913" w14:textId="77777777" w:rsidR="009A2ACE" w:rsidRPr="00005D34" w:rsidRDefault="00094606" w:rsidP="007B33AF">
      <w:pPr>
        <w:pStyle w:val="Heading1"/>
        <w:numPr>
          <w:ilvl w:val="0"/>
          <w:numId w:val="0"/>
        </w:numPr>
        <w:ind w:left="432" w:hanging="432"/>
        <w:rPr>
          <w:lang w:val="en-US"/>
        </w:rPr>
      </w:pPr>
      <w:bookmarkStart w:id="65" w:name="_Toc155122186"/>
      <w:r w:rsidRPr="00005D34">
        <w:rPr>
          <w:lang w:val="en-US"/>
        </w:rPr>
        <w:lastRenderedPageBreak/>
        <w:t>Bibliography</w:t>
      </w:r>
      <w:bookmarkEnd w:id="65"/>
    </w:p>
    <w:p w14:paraId="7FB39214" w14:textId="77777777" w:rsidR="00604FD4" w:rsidRPr="00005D34" w:rsidRDefault="00604FD4" w:rsidP="00604FD4">
      <w:pPr>
        <w:rPr>
          <w:lang w:val="en-US"/>
        </w:rPr>
      </w:pPr>
    </w:p>
    <w:p w14:paraId="3BF62AFF" w14:textId="77777777" w:rsidR="00C03B2B" w:rsidRPr="00005D34" w:rsidRDefault="00604FD4" w:rsidP="00C03B2B">
      <w:pPr>
        <w:pStyle w:val="Bibliography"/>
        <w:ind w:left="720" w:hanging="720"/>
        <w:rPr>
          <w:noProof/>
          <w:sz w:val="24"/>
          <w:szCs w:val="24"/>
        </w:rPr>
      </w:pPr>
      <w:r w:rsidRPr="00C03B2B">
        <w:rPr>
          <w:rFonts w:cs="Arial"/>
          <w:color w:val="444444"/>
          <w:sz w:val="19"/>
          <w:szCs w:val="19"/>
          <w:lang w:val="en-US"/>
        </w:rPr>
        <w:fldChar w:fldCharType="begin"/>
      </w:r>
      <w:r w:rsidRPr="007C5DED">
        <w:rPr>
          <w:rFonts w:cs="Arial"/>
          <w:color w:val="444444"/>
          <w:sz w:val="19"/>
          <w:szCs w:val="19"/>
        </w:rPr>
        <w:instrText xml:space="preserve"> BIBLIOGRAPHY  \l 2055 </w:instrText>
      </w:r>
      <w:r w:rsidRPr="00C03B2B">
        <w:rPr>
          <w:rFonts w:cs="Arial"/>
          <w:color w:val="444444"/>
          <w:sz w:val="19"/>
          <w:szCs w:val="19"/>
          <w:lang w:val="en-US"/>
        </w:rPr>
        <w:fldChar w:fldCharType="separate"/>
      </w:r>
      <w:r w:rsidR="00C03B2B" w:rsidRPr="00005D34">
        <w:rPr>
          <w:noProof/>
        </w:rPr>
        <w:t xml:space="preserve">Metzger, P. (2010). </w:t>
      </w:r>
      <w:r w:rsidR="00C03B2B" w:rsidRPr="00005D34">
        <w:rPr>
          <w:i/>
          <w:iCs/>
          <w:noProof/>
        </w:rPr>
        <w:t>Abschlussarbeiten.</w:t>
      </w:r>
      <w:r w:rsidR="00C03B2B" w:rsidRPr="00005D34">
        <w:rPr>
          <w:noProof/>
        </w:rPr>
        <w:t xml:space="preserve"> Aarau: Sauerländer.</w:t>
      </w:r>
    </w:p>
    <w:p w14:paraId="6DDC5C5D" w14:textId="77777777" w:rsidR="00C03B2B" w:rsidRPr="00005D34" w:rsidRDefault="00C03B2B" w:rsidP="00C03B2B">
      <w:pPr>
        <w:pStyle w:val="Bibliography"/>
        <w:ind w:left="720" w:hanging="720"/>
        <w:rPr>
          <w:noProof/>
        </w:rPr>
      </w:pPr>
      <w:r w:rsidRPr="00005D34">
        <w:rPr>
          <w:noProof/>
        </w:rPr>
        <w:t xml:space="preserve">Bonati, P., &amp; Hadorn, R. (2009). </w:t>
      </w:r>
      <w:r w:rsidRPr="00005D34">
        <w:rPr>
          <w:i/>
          <w:iCs/>
          <w:noProof/>
        </w:rPr>
        <w:t>Matura- und andere selbständige Arbeiten betreuen</w:t>
      </w:r>
      <w:r w:rsidRPr="00005D34">
        <w:rPr>
          <w:noProof/>
        </w:rPr>
        <w:t xml:space="preserve"> (2. Auflage ed.). Bern: Heb Verlag AG.</w:t>
      </w:r>
    </w:p>
    <w:p w14:paraId="39D052EC" w14:textId="77777777" w:rsidR="00C03B2B" w:rsidRPr="00005D34" w:rsidRDefault="00C03B2B" w:rsidP="00C03B2B">
      <w:pPr>
        <w:pStyle w:val="Bibliography"/>
        <w:ind w:left="720" w:hanging="720"/>
        <w:rPr>
          <w:noProof/>
        </w:rPr>
      </w:pPr>
      <w:r w:rsidRPr="00005D34">
        <w:rPr>
          <w:i/>
          <w:iCs/>
          <w:noProof/>
        </w:rPr>
        <w:t>Panorama</w:t>
      </w:r>
      <w:r w:rsidRPr="00005D34">
        <w:rPr>
          <w:noProof/>
        </w:rPr>
        <w:t>. (2015, December 15). Retrieved December 6, 2019, from Statistik Schweiz - Panorama: http://www.bfs.admin.ch/bfs/portal/de/index/themen/01/01/pan.html</w:t>
      </w:r>
    </w:p>
    <w:p w14:paraId="0809FA3C" w14:textId="77777777" w:rsidR="00C03B2B" w:rsidRPr="007C5DED" w:rsidRDefault="00C03B2B" w:rsidP="00C03B2B">
      <w:pPr>
        <w:pStyle w:val="Bibliography"/>
        <w:ind w:left="720" w:hanging="720"/>
        <w:rPr>
          <w:noProof/>
        </w:rPr>
      </w:pPr>
      <w:r w:rsidRPr="007C5DED">
        <w:rPr>
          <w:noProof/>
        </w:rPr>
        <w:t xml:space="preserve">algekalipso. (25. July 2022). </w:t>
      </w:r>
      <w:r w:rsidRPr="007C5DED">
        <w:rPr>
          <w:i/>
          <w:iCs/>
          <w:noProof/>
        </w:rPr>
        <w:t>Qualia Computing</w:t>
      </w:r>
      <w:r w:rsidRPr="007C5DED">
        <w:rPr>
          <w:noProof/>
        </w:rPr>
        <w:t>. Von Qualia Computing: https://qualiacomputing.com/2022/07/25/bobby-fischer-1972-world-chess-champion-on-why-chess-is-a-lousy-game-and-how-to-save-it/#:~:text=Bobby%20Fischer%3A%20No%2C%20no%2C,I%20don't%20need%20it. abgerufen</w:t>
      </w:r>
    </w:p>
    <w:p w14:paraId="01D182C1" w14:textId="77777777" w:rsidR="00C03B2B" w:rsidRPr="007C5DED" w:rsidRDefault="00C03B2B" w:rsidP="00C03B2B">
      <w:pPr>
        <w:pStyle w:val="Bibliography"/>
        <w:ind w:left="720" w:hanging="720"/>
        <w:rPr>
          <w:noProof/>
        </w:rPr>
      </w:pPr>
      <w:r w:rsidRPr="007C5DED">
        <w:rPr>
          <w:i/>
          <w:iCs/>
          <w:noProof/>
        </w:rPr>
        <w:t>W3Schools</w:t>
      </w:r>
      <w:r w:rsidRPr="007C5DED">
        <w:rPr>
          <w:noProof/>
        </w:rPr>
        <w:t>. (kein Datum). Von https://www.w3schools.com/python/python_classes.asp abgerufen</w:t>
      </w:r>
    </w:p>
    <w:p w14:paraId="5D91C701" w14:textId="77777777" w:rsidR="00C03B2B" w:rsidRPr="007C5DED" w:rsidRDefault="00C03B2B" w:rsidP="00C03B2B">
      <w:pPr>
        <w:pStyle w:val="Bibliography"/>
        <w:ind w:left="720" w:hanging="720"/>
        <w:rPr>
          <w:noProof/>
        </w:rPr>
      </w:pPr>
      <w:r w:rsidRPr="007C5DED">
        <w:rPr>
          <w:i/>
          <w:iCs/>
          <w:noProof/>
        </w:rPr>
        <w:t>W3Schools</w:t>
      </w:r>
      <w:r w:rsidRPr="007C5DED">
        <w:rPr>
          <w:noProof/>
        </w:rPr>
        <w:t>. (kein Datum). Von https://www.w3schools.com/python/python_functions.asp abgerufen</w:t>
      </w:r>
    </w:p>
    <w:p w14:paraId="3C8C679A" w14:textId="77777777" w:rsidR="00C03B2B" w:rsidRPr="007C5DED" w:rsidRDefault="00C03B2B" w:rsidP="00C03B2B">
      <w:pPr>
        <w:pStyle w:val="Bibliography"/>
        <w:ind w:left="720" w:hanging="720"/>
        <w:rPr>
          <w:noProof/>
        </w:rPr>
      </w:pPr>
      <w:r w:rsidRPr="007C5DED">
        <w:rPr>
          <w:i/>
          <w:iCs/>
          <w:noProof/>
        </w:rPr>
        <w:t>W3Schools</w:t>
      </w:r>
      <w:r w:rsidRPr="007C5DED">
        <w:rPr>
          <w:noProof/>
        </w:rPr>
        <w:t>. (kein Datum). Von https://www.w3schools.com/charsets/ref_html_utf8.asp abgerufen</w:t>
      </w:r>
    </w:p>
    <w:p w14:paraId="716F618C" w14:textId="77777777" w:rsidR="00C03B2B" w:rsidRPr="007C5DED" w:rsidRDefault="00C03B2B" w:rsidP="00C03B2B">
      <w:pPr>
        <w:pStyle w:val="Bibliography"/>
        <w:ind w:left="720" w:hanging="720"/>
        <w:rPr>
          <w:noProof/>
        </w:rPr>
      </w:pPr>
      <w:r w:rsidRPr="007C5DED">
        <w:rPr>
          <w:noProof/>
        </w:rPr>
        <w:t xml:space="preserve">Klein, B. (1. 2 2022). </w:t>
      </w:r>
      <w:r w:rsidRPr="007C5DED">
        <w:rPr>
          <w:i/>
          <w:iCs/>
          <w:noProof/>
        </w:rPr>
        <w:t>python-course</w:t>
      </w:r>
      <w:r w:rsidRPr="007C5DED">
        <w:rPr>
          <w:noProof/>
        </w:rPr>
        <w:t>. Von https://python-course.eu/tkinter/buttons-in-tkinter.php#:~:text=The%20Button%20widget%20is%20a,text%20and%20images%20like%20labels. abgerufen</w:t>
      </w:r>
    </w:p>
    <w:p w14:paraId="58FE398F" w14:textId="77777777" w:rsidR="00C03B2B" w:rsidRPr="007C5DED" w:rsidRDefault="00C03B2B" w:rsidP="00C03B2B">
      <w:pPr>
        <w:pStyle w:val="Bibliography"/>
        <w:ind w:left="720" w:hanging="720"/>
        <w:rPr>
          <w:noProof/>
        </w:rPr>
      </w:pPr>
      <w:r w:rsidRPr="007C5DED">
        <w:rPr>
          <w:i/>
          <w:iCs/>
          <w:noProof/>
        </w:rPr>
        <w:t>W3Schools</w:t>
      </w:r>
      <w:r w:rsidRPr="007C5DED">
        <w:rPr>
          <w:noProof/>
        </w:rPr>
        <w:t>. (kein Datum). Von https://www.w3schools.com/python/python_modules.asp abgerufen</w:t>
      </w:r>
    </w:p>
    <w:p w14:paraId="488A65D4" w14:textId="77777777" w:rsidR="009A2ACE" w:rsidRPr="007C5DED" w:rsidRDefault="00604FD4" w:rsidP="00C03B2B">
      <w:pPr>
        <w:rPr>
          <w:rFonts w:cs="Arial"/>
          <w:color w:val="444444"/>
          <w:sz w:val="19"/>
          <w:szCs w:val="19"/>
        </w:rPr>
      </w:pPr>
      <w:r w:rsidRPr="00C03B2B">
        <w:rPr>
          <w:rFonts w:cs="Arial"/>
          <w:color w:val="444444"/>
          <w:sz w:val="19"/>
          <w:szCs w:val="19"/>
          <w:lang w:val="en-US"/>
        </w:rPr>
        <w:fldChar w:fldCharType="end"/>
      </w:r>
      <w:r w:rsidR="009A2ACE" w:rsidRPr="007C5DED">
        <w:rPr>
          <w:rFonts w:cs="Arial"/>
          <w:color w:val="444444"/>
          <w:sz w:val="19"/>
          <w:szCs w:val="19"/>
        </w:rPr>
        <w:br w:type="page"/>
      </w:r>
    </w:p>
    <w:p w14:paraId="00716091" w14:textId="77777777" w:rsidR="009A2ACE" w:rsidRPr="00C03B2B" w:rsidRDefault="00094606" w:rsidP="007B33AF">
      <w:pPr>
        <w:pStyle w:val="Heading1"/>
        <w:numPr>
          <w:ilvl w:val="0"/>
          <w:numId w:val="0"/>
        </w:numPr>
        <w:ind w:left="432" w:hanging="432"/>
        <w:rPr>
          <w:lang w:val="en-US"/>
        </w:rPr>
      </w:pPr>
      <w:bookmarkStart w:id="66" w:name="_Toc155122187"/>
      <w:r w:rsidRPr="00C03B2B">
        <w:rPr>
          <w:lang w:val="en-US"/>
        </w:rPr>
        <w:lastRenderedPageBreak/>
        <w:t>Table of Figures</w:t>
      </w:r>
      <w:bookmarkEnd w:id="66"/>
    </w:p>
    <w:p w14:paraId="18925965" w14:textId="77777777" w:rsidR="00604FD4" w:rsidRPr="00C03B2B" w:rsidRDefault="00604FD4" w:rsidP="009A2ACE">
      <w:pPr>
        <w:rPr>
          <w:rFonts w:cs="Arial"/>
          <w:color w:val="444444"/>
          <w:sz w:val="19"/>
          <w:szCs w:val="19"/>
          <w:lang w:val="en-US"/>
        </w:rPr>
      </w:pPr>
    </w:p>
    <w:p w14:paraId="1AC7810C" w14:textId="5B26186E" w:rsidR="00C03B2B" w:rsidRPr="00005D34" w:rsidRDefault="00604FD4">
      <w:pPr>
        <w:pStyle w:val="TableofFigures"/>
        <w:tabs>
          <w:tab w:val="right" w:leader="dot" w:pos="9061"/>
        </w:tabs>
        <w:rPr>
          <w:rFonts w:asciiTheme="minorHAnsi" w:eastAsiaTheme="minorEastAsia" w:hAnsiTheme="minorHAnsi"/>
          <w:noProof/>
          <w:color w:val="auto"/>
          <w:kern w:val="2"/>
          <w:sz w:val="24"/>
          <w:szCs w:val="24"/>
          <w:lang w:val="en-US" w:eastAsia="en-GB"/>
          <w14:ligatures w14:val="standardContextual"/>
        </w:rPr>
      </w:pPr>
      <w:r w:rsidRPr="00C03B2B">
        <w:rPr>
          <w:rFonts w:cs="Arial"/>
          <w:color w:val="444444"/>
          <w:sz w:val="19"/>
          <w:szCs w:val="19"/>
          <w:lang w:val="en-US"/>
        </w:rPr>
        <w:fldChar w:fldCharType="begin"/>
      </w:r>
      <w:r w:rsidRPr="00C03B2B">
        <w:rPr>
          <w:rFonts w:cs="Arial"/>
          <w:color w:val="444444"/>
          <w:sz w:val="19"/>
          <w:szCs w:val="19"/>
          <w:lang w:val="en-US"/>
        </w:rPr>
        <w:instrText xml:space="preserve"> TOC \h \z \c "Figure" </w:instrText>
      </w:r>
      <w:r w:rsidRPr="00C03B2B">
        <w:rPr>
          <w:rFonts w:cs="Arial"/>
          <w:color w:val="444444"/>
          <w:sz w:val="19"/>
          <w:szCs w:val="19"/>
          <w:lang w:val="en-US"/>
        </w:rPr>
        <w:fldChar w:fldCharType="separate"/>
      </w:r>
      <w:hyperlink r:id="rId33" w:anchor="_Toc155112930" w:history="1">
        <w:r w:rsidR="00C03B2B" w:rsidRPr="00C03B2B">
          <w:rPr>
            <w:rStyle w:val="Hyperlink"/>
            <w:noProof/>
            <w:lang w:val="en-US"/>
          </w:rPr>
          <w:t>Figure 1 Chess 960 Starting Position</w:t>
        </w:r>
        <w:r w:rsidR="00C03B2B" w:rsidRPr="00005D34">
          <w:rPr>
            <w:noProof/>
            <w:webHidden/>
            <w:lang w:val="en-US"/>
          </w:rPr>
          <w:tab/>
        </w:r>
        <w:r w:rsidR="00C03B2B" w:rsidRPr="00005D34">
          <w:rPr>
            <w:noProof/>
            <w:webHidden/>
            <w:lang w:val="en-US"/>
          </w:rPr>
          <w:fldChar w:fldCharType="begin"/>
        </w:r>
        <w:r w:rsidR="00C03B2B" w:rsidRPr="00005D34">
          <w:rPr>
            <w:noProof/>
            <w:webHidden/>
            <w:lang w:val="en-US"/>
          </w:rPr>
          <w:instrText xml:space="preserve"> PAGEREF _Toc155112930 \h </w:instrText>
        </w:r>
        <w:r w:rsidR="00C03B2B" w:rsidRPr="007C5DED">
          <w:rPr>
            <w:noProof/>
            <w:webHidden/>
            <w:lang w:val="en-US"/>
          </w:rPr>
        </w:r>
        <w:r w:rsidR="00C03B2B" w:rsidRPr="00005D34">
          <w:rPr>
            <w:noProof/>
            <w:webHidden/>
            <w:lang w:val="en-US"/>
          </w:rPr>
          <w:fldChar w:fldCharType="separate"/>
        </w:r>
        <w:r w:rsidR="00C03B2B" w:rsidRPr="00005D34">
          <w:rPr>
            <w:noProof/>
            <w:webHidden/>
            <w:lang w:val="en-US"/>
          </w:rPr>
          <w:t>III</w:t>
        </w:r>
        <w:r w:rsidR="00C03B2B" w:rsidRPr="00005D34">
          <w:rPr>
            <w:noProof/>
            <w:webHidden/>
            <w:lang w:val="en-US"/>
          </w:rPr>
          <w:fldChar w:fldCharType="end"/>
        </w:r>
      </w:hyperlink>
    </w:p>
    <w:p w14:paraId="72AE7A21" w14:textId="3D461EC0" w:rsidR="00C03B2B" w:rsidRPr="00005D34" w:rsidRDefault="00C03B2B">
      <w:pPr>
        <w:pStyle w:val="TableofFigures"/>
        <w:tabs>
          <w:tab w:val="right" w:leader="dot" w:pos="9061"/>
        </w:tabs>
        <w:rPr>
          <w:rFonts w:asciiTheme="minorHAnsi" w:eastAsiaTheme="minorEastAsia" w:hAnsiTheme="minorHAnsi"/>
          <w:noProof/>
          <w:color w:val="auto"/>
          <w:kern w:val="2"/>
          <w:sz w:val="24"/>
          <w:szCs w:val="24"/>
          <w:lang w:val="en-US" w:eastAsia="en-GB"/>
          <w14:ligatures w14:val="standardContextual"/>
        </w:rPr>
      </w:pPr>
      <w:hyperlink w:anchor="_Toc155112931" w:history="1">
        <w:r w:rsidRPr="00C03B2B">
          <w:rPr>
            <w:rStyle w:val="Hyperlink"/>
            <w:noProof/>
            <w:lang w:val="en-US"/>
          </w:rPr>
          <w:t>Figure 2 This is the grid used by the buttons.</w:t>
        </w:r>
        <w:r w:rsidRPr="00005D34">
          <w:rPr>
            <w:noProof/>
            <w:webHidden/>
            <w:lang w:val="en-US"/>
          </w:rPr>
          <w:tab/>
        </w:r>
        <w:r w:rsidRPr="00005D34">
          <w:rPr>
            <w:noProof/>
            <w:webHidden/>
            <w:lang w:val="en-US"/>
          </w:rPr>
          <w:fldChar w:fldCharType="begin"/>
        </w:r>
        <w:r w:rsidRPr="00005D34">
          <w:rPr>
            <w:noProof/>
            <w:webHidden/>
            <w:lang w:val="en-US"/>
          </w:rPr>
          <w:instrText xml:space="preserve"> PAGEREF _Toc155112931 \h </w:instrText>
        </w:r>
        <w:r w:rsidRPr="007C5DED">
          <w:rPr>
            <w:noProof/>
            <w:webHidden/>
            <w:lang w:val="en-US"/>
          </w:rPr>
        </w:r>
        <w:r w:rsidRPr="00005D34">
          <w:rPr>
            <w:noProof/>
            <w:webHidden/>
            <w:lang w:val="en-US"/>
          </w:rPr>
          <w:fldChar w:fldCharType="separate"/>
        </w:r>
        <w:r w:rsidRPr="00005D34">
          <w:rPr>
            <w:noProof/>
            <w:webHidden/>
            <w:lang w:val="en-US"/>
          </w:rPr>
          <w:t>3</w:t>
        </w:r>
        <w:r w:rsidRPr="00005D34">
          <w:rPr>
            <w:noProof/>
            <w:webHidden/>
            <w:lang w:val="en-US"/>
          </w:rPr>
          <w:fldChar w:fldCharType="end"/>
        </w:r>
      </w:hyperlink>
    </w:p>
    <w:p w14:paraId="2A903CD9" w14:textId="791B84FF" w:rsidR="00C03B2B" w:rsidRPr="00005D34" w:rsidRDefault="00C03B2B">
      <w:pPr>
        <w:pStyle w:val="TableofFigures"/>
        <w:tabs>
          <w:tab w:val="right" w:leader="dot" w:pos="9061"/>
        </w:tabs>
        <w:rPr>
          <w:rFonts w:asciiTheme="minorHAnsi" w:eastAsiaTheme="minorEastAsia" w:hAnsiTheme="minorHAnsi"/>
          <w:noProof/>
          <w:color w:val="auto"/>
          <w:kern w:val="2"/>
          <w:sz w:val="24"/>
          <w:szCs w:val="24"/>
          <w:lang w:val="en-US" w:eastAsia="en-GB"/>
          <w14:ligatures w14:val="standardContextual"/>
        </w:rPr>
      </w:pPr>
      <w:hyperlink w:anchor="_Toc155112932" w:history="1">
        <w:r w:rsidRPr="00C03B2B">
          <w:rPr>
            <w:rStyle w:val="Hyperlink"/>
            <w:noProof/>
            <w:lang w:val="en-US"/>
          </w:rPr>
          <w:t>Figure 3 This is the grid used by the pieces.</w:t>
        </w:r>
        <w:r w:rsidRPr="00005D34">
          <w:rPr>
            <w:noProof/>
            <w:webHidden/>
            <w:lang w:val="en-US"/>
          </w:rPr>
          <w:tab/>
        </w:r>
        <w:r w:rsidRPr="00005D34">
          <w:rPr>
            <w:noProof/>
            <w:webHidden/>
            <w:lang w:val="en-US"/>
          </w:rPr>
          <w:fldChar w:fldCharType="begin"/>
        </w:r>
        <w:r w:rsidRPr="00005D34">
          <w:rPr>
            <w:noProof/>
            <w:webHidden/>
            <w:lang w:val="en-US"/>
          </w:rPr>
          <w:instrText xml:space="preserve"> PAGEREF _Toc155112932 \h </w:instrText>
        </w:r>
        <w:r w:rsidRPr="007C5DED">
          <w:rPr>
            <w:noProof/>
            <w:webHidden/>
            <w:lang w:val="en-US"/>
          </w:rPr>
        </w:r>
        <w:r w:rsidRPr="00005D34">
          <w:rPr>
            <w:noProof/>
            <w:webHidden/>
            <w:lang w:val="en-US"/>
          </w:rPr>
          <w:fldChar w:fldCharType="separate"/>
        </w:r>
        <w:r w:rsidRPr="00005D34">
          <w:rPr>
            <w:noProof/>
            <w:webHidden/>
            <w:lang w:val="en-US"/>
          </w:rPr>
          <w:t>3</w:t>
        </w:r>
        <w:r w:rsidRPr="00005D34">
          <w:rPr>
            <w:noProof/>
            <w:webHidden/>
            <w:lang w:val="en-US"/>
          </w:rPr>
          <w:fldChar w:fldCharType="end"/>
        </w:r>
      </w:hyperlink>
    </w:p>
    <w:p w14:paraId="7A7B2A38" w14:textId="42AD0573" w:rsidR="00C03B2B" w:rsidRPr="00005D34" w:rsidRDefault="00C03B2B">
      <w:pPr>
        <w:pStyle w:val="TableofFigures"/>
        <w:tabs>
          <w:tab w:val="right" w:leader="dot" w:pos="9061"/>
        </w:tabs>
        <w:rPr>
          <w:rFonts w:asciiTheme="minorHAnsi" w:eastAsiaTheme="minorEastAsia" w:hAnsiTheme="minorHAnsi"/>
          <w:noProof/>
          <w:color w:val="auto"/>
          <w:kern w:val="2"/>
          <w:sz w:val="24"/>
          <w:szCs w:val="24"/>
          <w:lang w:val="en-US" w:eastAsia="en-GB"/>
          <w14:ligatures w14:val="standardContextual"/>
        </w:rPr>
      </w:pPr>
      <w:hyperlink w:anchor="_Toc155112933" w:history="1">
        <w:r w:rsidRPr="00C03B2B">
          <w:rPr>
            <w:rStyle w:val="Hyperlink"/>
            <w:noProof/>
            <w:lang w:val="en-US"/>
          </w:rPr>
          <w:t>Figure 4 The pieces are named this way.</w:t>
        </w:r>
        <w:r w:rsidRPr="00005D34">
          <w:rPr>
            <w:noProof/>
            <w:webHidden/>
            <w:lang w:val="en-US"/>
          </w:rPr>
          <w:tab/>
        </w:r>
        <w:r w:rsidRPr="00005D34">
          <w:rPr>
            <w:noProof/>
            <w:webHidden/>
            <w:lang w:val="en-US"/>
          </w:rPr>
          <w:fldChar w:fldCharType="begin"/>
        </w:r>
        <w:r w:rsidRPr="00005D34">
          <w:rPr>
            <w:noProof/>
            <w:webHidden/>
            <w:lang w:val="en-US"/>
          </w:rPr>
          <w:instrText xml:space="preserve"> PAGEREF _Toc155112933 \h </w:instrText>
        </w:r>
        <w:r w:rsidRPr="007C5DED">
          <w:rPr>
            <w:noProof/>
            <w:webHidden/>
            <w:lang w:val="en-US"/>
          </w:rPr>
        </w:r>
        <w:r w:rsidRPr="00005D34">
          <w:rPr>
            <w:noProof/>
            <w:webHidden/>
            <w:lang w:val="en-US"/>
          </w:rPr>
          <w:fldChar w:fldCharType="separate"/>
        </w:r>
        <w:r w:rsidRPr="00005D34">
          <w:rPr>
            <w:noProof/>
            <w:webHidden/>
            <w:lang w:val="en-US"/>
          </w:rPr>
          <w:t>4</w:t>
        </w:r>
        <w:r w:rsidRPr="00005D34">
          <w:rPr>
            <w:noProof/>
            <w:webHidden/>
            <w:lang w:val="en-US"/>
          </w:rPr>
          <w:fldChar w:fldCharType="end"/>
        </w:r>
      </w:hyperlink>
    </w:p>
    <w:p w14:paraId="620F9AEE" w14:textId="4D51ADB4" w:rsidR="00C03B2B" w:rsidRPr="00005D34" w:rsidRDefault="00C03B2B">
      <w:pPr>
        <w:pStyle w:val="TableofFigures"/>
        <w:tabs>
          <w:tab w:val="right" w:leader="dot" w:pos="9061"/>
        </w:tabs>
        <w:rPr>
          <w:rFonts w:asciiTheme="minorHAnsi" w:eastAsiaTheme="minorEastAsia" w:hAnsiTheme="minorHAnsi"/>
          <w:noProof/>
          <w:color w:val="auto"/>
          <w:kern w:val="2"/>
          <w:sz w:val="24"/>
          <w:szCs w:val="24"/>
          <w:lang w:val="en-US" w:eastAsia="en-GB"/>
          <w14:ligatures w14:val="standardContextual"/>
        </w:rPr>
      </w:pPr>
      <w:hyperlink w:anchor="_Toc155112934" w:history="1">
        <w:r w:rsidRPr="00C03B2B">
          <w:rPr>
            <w:rStyle w:val="Hyperlink"/>
            <w:noProof/>
            <w:lang w:val="en-US"/>
          </w:rPr>
          <w:t>Figure 5 '|u265C' Unicode character for a black rook</w:t>
        </w:r>
        <w:r w:rsidRPr="00005D34">
          <w:rPr>
            <w:noProof/>
            <w:webHidden/>
            <w:lang w:val="en-US"/>
          </w:rPr>
          <w:tab/>
        </w:r>
        <w:r w:rsidRPr="00005D34">
          <w:rPr>
            <w:noProof/>
            <w:webHidden/>
            <w:lang w:val="en-US"/>
          </w:rPr>
          <w:fldChar w:fldCharType="begin"/>
        </w:r>
        <w:r w:rsidRPr="00005D34">
          <w:rPr>
            <w:noProof/>
            <w:webHidden/>
            <w:lang w:val="en-US"/>
          </w:rPr>
          <w:instrText xml:space="preserve"> PAGEREF _Toc155112934 \h </w:instrText>
        </w:r>
        <w:r w:rsidRPr="007C5DED">
          <w:rPr>
            <w:noProof/>
            <w:webHidden/>
            <w:lang w:val="en-US"/>
          </w:rPr>
        </w:r>
        <w:r w:rsidRPr="00005D34">
          <w:rPr>
            <w:noProof/>
            <w:webHidden/>
            <w:lang w:val="en-US"/>
          </w:rPr>
          <w:fldChar w:fldCharType="separate"/>
        </w:r>
        <w:r w:rsidRPr="00005D34">
          <w:rPr>
            <w:noProof/>
            <w:webHidden/>
            <w:lang w:val="en-US"/>
          </w:rPr>
          <w:t>5</w:t>
        </w:r>
        <w:r w:rsidRPr="00005D34">
          <w:rPr>
            <w:noProof/>
            <w:webHidden/>
            <w:lang w:val="en-US"/>
          </w:rPr>
          <w:fldChar w:fldCharType="end"/>
        </w:r>
      </w:hyperlink>
    </w:p>
    <w:p w14:paraId="0BB78E95" w14:textId="11FAD17E" w:rsidR="00C03B2B" w:rsidRPr="00005D34" w:rsidRDefault="00C03B2B">
      <w:pPr>
        <w:pStyle w:val="TableofFigures"/>
        <w:tabs>
          <w:tab w:val="right" w:leader="dot" w:pos="9061"/>
        </w:tabs>
        <w:rPr>
          <w:rFonts w:asciiTheme="minorHAnsi" w:eastAsiaTheme="minorEastAsia" w:hAnsiTheme="minorHAnsi"/>
          <w:noProof/>
          <w:color w:val="auto"/>
          <w:kern w:val="2"/>
          <w:sz w:val="24"/>
          <w:szCs w:val="24"/>
          <w:lang w:val="en-US" w:eastAsia="en-GB"/>
          <w14:ligatures w14:val="standardContextual"/>
        </w:rPr>
      </w:pPr>
      <w:hyperlink w:anchor="_Toc155112935" w:history="1">
        <w:r w:rsidRPr="00C03B2B">
          <w:rPr>
            <w:rStyle w:val="Hyperlink"/>
            <w:noProof/>
            <w:lang w:val="en-US"/>
          </w:rPr>
          <w:t>Figure 6 Color Chess Starting Position</w:t>
        </w:r>
        <w:r w:rsidRPr="00005D34">
          <w:rPr>
            <w:noProof/>
            <w:webHidden/>
            <w:lang w:val="en-US"/>
          </w:rPr>
          <w:tab/>
        </w:r>
        <w:r w:rsidRPr="00005D34">
          <w:rPr>
            <w:noProof/>
            <w:webHidden/>
            <w:lang w:val="en-US"/>
          </w:rPr>
          <w:fldChar w:fldCharType="begin"/>
        </w:r>
        <w:r w:rsidRPr="00005D34">
          <w:rPr>
            <w:noProof/>
            <w:webHidden/>
            <w:lang w:val="en-US"/>
          </w:rPr>
          <w:instrText xml:space="preserve"> PAGEREF _Toc155112935 \h </w:instrText>
        </w:r>
        <w:r w:rsidRPr="007C5DED">
          <w:rPr>
            <w:noProof/>
            <w:webHidden/>
            <w:lang w:val="en-US"/>
          </w:rPr>
        </w:r>
        <w:r w:rsidRPr="00005D34">
          <w:rPr>
            <w:noProof/>
            <w:webHidden/>
            <w:lang w:val="en-US"/>
          </w:rPr>
          <w:fldChar w:fldCharType="separate"/>
        </w:r>
        <w:r w:rsidRPr="00005D34">
          <w:rPr>
            <w:noProof/>
            <w:webHidden/>
            <w:lang w:val="en-US"/>
          </w:rPr>
          <w:t>7</w:t>
        </w:r>
        <w:r w:rsidRPr="00005D34">
          <w:rPr>
            <w:noProof/>
            <w:webHidden/>
            <w:lang w:val="en-US"/>
          </w:rPr>
          <w:fldChar w:fldCharType="end"/>
        </w:r>
      </w:hyperlink>
    </w:p>
    <w:p w14:paraId="1BE58FBF" w14:textId="708B365F" w:rsidR="00C03B2B" w:rsidRPr="00005D34" w:rsidRDefault="00C03B2B">
      <w:pPr>
        <w:pStyle w:val="TableofFigures"/>
        <w:tabs>
          <w:tab w:val="right" w:leader="dot" w:pos="9061"/>
        </w:tabs>
        <w:rPr>
          <w:rFonts w:asciiTheme="minorHAnsi" w:eastAsiaTheme="minorEastAsia" w:hAnsiTheme="minorHAnsi"/>
          <w:noProof/>
          <w:color w:val="auto"/>
          <w:kern w:val="2"/>
          <w:sz w:val="24"/>
          <w:szCs w:val="24"/>
          <w:lang w:val="en-US" w:eastAsia="en-GB"/>
          <w14:ligatures w14:val="standardContextual"/>
        </w:rPr>
      </w:pPr>
      <w:hyperlink w:anchor="_Toc155112936" w:history="1">
        <w:r w:rsidRPr="00005D34">
          <w:rPr>
            <w:rStyle w:val="Hyperlink"/>
            <w:noProof/>
            <w:lang w:val="en-US"/>
          </w:rPr>
          <w:t>Figure 7 Color Chess Piece Capture Example Prior</w:t>
        </w:r>
        <w:r w:rsidRPr="00005D34">
          <w:rPr>
            <w:noProof/>
            <w:webHidden/>
            <w:lang w:val="en-US"/>
          </w:rPr>
          <w:tab/>
        </w:r>
        <w:r w:rsidRPr="00005D34">
          <w:rPr>
            <w:noProof/>
            <w:webHidden/>
            <w:lang w:val="en-US"/>
          </w:rPr>
          <w:fldChar w:fldCharType="begin"/>
        </w:r>
        <w:r w:rsidRPr="00005D34">
          <w:rPr>
            <w:noProof/>
            <w:webHidden/>
            <w:lang w:val="en-US"/>
          </w:rPr>
          <w:instrText xml:space="preserve"> PAGEREF _Toc155112936 \h </w:instrText>
        </w:r>
        <w:r w:rsidRPr="007C5DED">
          <w:rPr>
            <w:noProof/>
            <w:webHidden/>
            <w:lang w:val="en-US"/>
          </w:rPr>
        </w:r>
        <w:r w:rsidRPr="00005D34">
          <w:rPr>
            <w:noProof/>
            <w:webHidden/>
            <w:lang w:val="en-US"/>
          </w:rPr>
          <w:fldChar w:fldCharType="separate"/>
        </w:r>
        <w:r w:rsidRPr="00005D34">
          <w:rPr>
            <w:noProof/>
            <w:webHidden/>
            <w:lang w:val="en-US"/>
          </w:rPr>
          <w:t>7</w:t>
        </w:r>
        <w:r w:rsidRPr="00005D34">
          <w:rPr>
            <w:noProof/>
            <w:webHidden/>
            <w:lang w:val="en-US"/>
          </w:rPr>
          <w:fldChar w:fldCharType="end"/>
        </w:r>
      </w:hyperlink>
    </w:p>
    <w:p w14:paraId="50C84CE8" w14:textId="69D5FEBE" w:rsidR="00C03B2B" w:rsidRPr="00005D34" w:rsidRDefault="00C03B2B">
      <w:pPr>
        <w:pStyle w:val="TableofFigures"/>
        <w:tabs>
          <w:tab w:val="right" w:leader="dot" w:pos="9061"/>
        </w:tabs>
        <w:rPr>
          <w:rFonts w:asciiTheme="minorHAnsi" w:eastAsiaTheme="minorEastAsia" w:hAnsiTheme="minorHAnsi"/>
          <w:noProof/>
          <w:color w:val="auto"/>
          <w:kern w:val="2"/>
          <w:sz w:val="24"/>
          <w:szCs w:val="24"/>
          <w:lang w:val="en-US" w:eastAsia="en-GB"/>
          <w14:ligatures w14:val="standardContextual"/>
        </w:rPr>
      </w:pPr>
      <w:hyperlink w:anchor="_Toc155112937" w:history="1">
        <w:r w:rsidRPr="00C03B2B">
          <w:rPr>
            <w:rStyle w:val="Hyperlink"/>
            <w:noProof/>
            <w:lang w:val="en-US"/>
          </w:rPr>
          <w:t>Figure 8 Color Chess Piece Capture Example After</w:t>
        </w:r>
        <w:r w:rsidRPr="00005D34">
          <w:rPr>
            <w:noProof/>
            <w:webHidden/>
            <w:lang w:val="en-US"/>
          </w:rPr>
          <w:tab/>
        </w:r>
        <w:r w:rsidRPr="00005D34">
          <w:rPr>
            <w:noProof/>
            <w:webHidden/>
            <w:lang w:val="en-US"/>
          </w:rPr>
          <w:fldChar w:fldCharType="begin"/>
        </w:r>
        <w:r w:rsidRPr="00005D34">
          <w:rPr>
            <w:noProof/>
            <w:webHidden/>
            <w:lang w:val="en-US"/>
          </w:rPr>
          <w:instrText xml:space="preserve"> PAGEREF _Toc155112937 \h </w:instrText>
        </w:r>
        <w:r w:rsidRPr="007C5DED">
          <w:rPr>
            <w:noProof/>
            <w:webHidden/>
            <w:lang w:val="en-US"/>
          </w:rPr>
        </w:r>
        <w:r w:rsidRPr="00005D34">
          <w:rPr>
            <w:noProof/>
            <w:webHidden/>
            <w:lang w:val="en-US"/>
          </w:rPr>
          <w:fldChar w:fldCharType="separate"/>
        </w:r>
        <w:r w:rsidRPr="00005D34">
          <w:rPr>
            <w:noProof/>
            <w:webHidden/>
            <w:lang w:val="en-US"/>
          </w:rPr>
          <w:t>8</w:t>
        </w:r>
        <w:r w:rsidRPr="00005D34">
          <w:rPr>
            <w:noProof/>
            <w:webHidden/>
            <w:lang w:val="en-US"/>
          </w:rPr>
          <w:fldChar w:fldCharType="end"/>
        </w:r>
      </w:hyperlink>
    </w:p>
    <w:p w14:paraId="2F3B34CD" w14:textId="233A9861" w:rsidR="00C03B2B" w:rsidRPr="00005D34" w:rsidRDefault="00C03B2B">
      <w:pPr>
        <w:pStyle w:val="TableofFigures"/>
        <w:tabs>
          <w:tab w:val="right" w:leader="dot" w:pos="9061"/>
        </w:tabs>
        <w:rPr>
          <w:rFonts w:asciiTheme="minorHAnsi" w:eastAsiaTheme="minorEastAsia" w:hAnsiTheme="minorHAnsi"/>
          <w:noProof/>
          <w:color w:val="auto"/>
          <w:kern w:val="2"/>
          <w:sz w:val="24"/>
          <w:szCs w:val="24"/>
          <w:lang w:val="en-US" w:eastAsia="en-GB"/>
          <w14:ligatures w14:val="standardContextual"/>
        </w:rPr>
      </w:pPr>
      <w:hyperlink w:anchor="_Toc155112938" w:history="1">
        <w:r w:rsidRPr="00005D34">
          <w:rPr>
            <w:rStyle w:val="Hyperlink"/>
            <w:noProof/>
            <w:lang w:val="en-US"/>
          </w:rPr>
          <w:t>Figure 9 Chaotic Chess Random Position Example</w:t>
        </w:r>
        <w:r w:rsidRPr="00005D34">
          <w:rPr>
            <w:noProof/>
            <w:webHidden/>
            <w:lang w:val="en-US"/>
          </w:rPr>
          <w:tab/>
        </w:r>
        <w:r w:rsidRPr="00005D34">
          <w:rPr>
            <w:noProof/>
            <w:webHidden/>
            <w:lang w:val="en-US"/>
          </w:rPr>
          <w:fldChar w:fldCharType="begin"/>
        </w:r>
        <w:r w:rsidRPr="00005D34">
          <w:rPr>
            <w:noProof/>
            <w:webHidden/>
            <w:lang w:val="en-US"/>
          </w:rPr>
          <w:instrText xml:space="preserve"> PAGEREF _Toc155112938 \h </w:instrText>
        </w:r>
        <w:r w:rsidRPr="007C5DED">
          <w:rPr>
            <w:noProof/>
            <w:webHidden/>
            <w:lang w:val="en-US"/>
          </w:rPr>
        </w:r>
        <w:r w:rsidRPr="00005D34">
          <w:rPr>
            <w:noProof/>
            <w:webHidden/>
            <w:lang w:val="en-US"/>
          </w:rPr>
          <w:fldChar w:fldCharType="separate"/>
        </w:r>
        <w:r w:rsidRPr="00005D34">
          <w:rPr>
            <w:noProof/>
            <w:webHidden/>
            <w:lang w:val="en-US"/>
          </w:rPr>
          <w:t>9</w:t>
        </w:r>
        <w:r w:rsidRPr="00005D34">
          <w:rPr>
            <w:noProof/>
            <w:webHidden/>
            <w:lang w:val="en-US"/>
          </w:rPr>
          <w:fldChar w:fldCharType="end"/>
        </w:r>
      </w:hyperlink>
    </w:p>
    <w:p w14:paraId="0D65721E" w14:textId="10B82760" w:rsidR="00C03B2B" w:rsidRPr="00005D34" w:rsidRDefault="00C03B2B">
      <w:pPr>
        <w:pStyle w:val="TableofFigures"/>
        <w:tabs>
          <w:tab w:val="right" w:leader="dot" w:pos="9061"/>
        </w:tabs>
        <w:rPr>
          <w:rFonts w:asciiTheme="minorHAnsi" w:eastAsiaTheme="minorEastAsia" w:hAnsiTheme="minorHAnsi"/>
          <w:noProof/>
          <w:color w:val="auto"/>
          <w:kern w:val="2"/>
          <w:sz w:val="24"/>
          <w:szCs w:val="24"/>
          <w:lang w:val="en-US" w:eastAsia="en-GB"/>
          <w14:ligatures w14:val="standardContextual"/>
        </w:rPr>
      </w:pPr>
      <w:hyperlink w:anchor="_Toc155112939" w:history="1">
        <w:r w:rsidRPr="00005D34">
          <w:rPr>
            <w:rStyle w:val="Hyperlink"/>
            <w:noProof/>
            <w:lang w:val="en-US"/>
          </w:rPr>
          <w:t>Figure 10 Chaotic Chess Barrier Usage Example Prior</w:t>
        </w:r>
        <w:r w:rsidRPr="00005D34">
          <w:rPr>
            <w:noProof/>
            <w:webHidden/>
            <w:lang w:val="en-US"/>
          </w:rPr>
          <w:tab/>
        </w:r>
        <w:r w:rsidRPr="00005D34">
          <w:rPr>
            <w:noProof/>
            <w:webHidden/>
            <w:lang w:val="en-US"/>
          </w:rPr>
          <w:fldChar w:fldCharType="begin"/>
        </w:r>
        <w:r w:rsidRPr="00005D34">
          <w:rPr>
            <w:noProof/>
            <w:webHidden/>
            <w:lang w:val="en-US"/>
          </w:rPr>
          <w:instrText xml:space="preserve"> PAGEREF _Toc155112939 \h </w:instrText>
        </w:r>
        <w:r w:rsidRPr="007C5DED">
          <w:rPr>
            <w:noProof/>
            <w:webHidden/>
            <w:lang w:val="en-US"/>
          </w:rPr>
        </w:r>
        <w:r w:rsidRPr="00005D34">
          <w:rPr>
            <w:noProof/>
            <w:webHidden/>
            <w:lang w:val="en-US"/>
          </w:rPr>
          <w:fldChar w:fldCharType="separate"/>
        </w:r>
        <w:r w:rsidRPr="00005D34">
          <w:rPr>
            <w:noProof/>
            <w:webHidden/>
            <w:lang w:val="en-US"/>
          </w:rPr>
          <w:t>9</w:t>
        </w:r>
        <w:r w:rsidRPr="00005D34">
          <w:rPr>
            <w:noProof/>
            <w:webHidden/>
            <w:lang w:val="en-US"/>
          </w:rPr>
          <w:fldChar w:fldCharType="end"/>
        </w:r>
      </w:hyperlink>
    </w:p>
    <w:p w14:paraId="07D7B3FB" w14:textId="051E5C7C" w:rsidR="00C03B2B" w:rsidRPr="00005D34" w:rsidRDefault="00C03B2B">
      <w:pPr>
        <w:pStyle w:val="TableofFigures"/>
        <w:tabs>
          <w:tab w:val="right" w:leader="dot" w:pos="9061"/>
        </w:tabs>
        <w:rPr>
          <w:rFonts w:asciiTheme="minorHAnsi" w:eastAsiaTheme="minorEastAsia" w:hAnsiTheme="minorHAnsi"/>
          <w:noProof/>
          <w:color w:val="auto"/>
          <w:kern w:val="2"/>
          <w:sz w:val="24"/>
          <w:szCs w:val="24"/>
          <w:lang w:val="en-US" w:eastAsia="en-GB"/>
          <w14:ligatures w14:val="standardContextual"/>
        </w:rPr>
      </w:pPr>
      <w:hyperlink w:anchor="_Toc155112940" w:history="1">
        <w:r w:rsidRPr="00C03B2B">
          <w:rPr>
            <w:rStyle w:val="Hyperlink"/>
            <w:noProof/>
            <w:lang w:val="en-US"/>
          </w:rPr>
          <w:t>Figure 11 Chaotic Chess Barrier Usage Example After</w:t>
        </w:r>
        <w:r w:rsidRPr="00005D34">
          <w:rPr>
            <w:noProof/>
            <w:webHidden/>
            <w:lang w:val="en-US"/>
          </w:rPr>
          <w:tab/>
        </w:r>
        <w:r w:rsidRPr="00005D34">
          <w:rPr>
            <w:noProof/>
            <w:webHidden/>
            <w:lang w:val="en-US"/>
          </w:rPr>
          <w:fldChar w:fldCharType="begin"/>
        </w:r>
        <w:r w:rsidRPr="00005D34">
          <w:rPr>
            <w:noProof/>
            <w:webHidden/>
            <w:lang w:val="en-US"/>
          </w:rPr>
          <w:instrText xml:space="preserve"> PAGEREF _Toc155112940 \h </w:instrText>
        </w:r>
        <w:r w:rsidRPr="007C5DED">
          <w:rPr>
            <w:noProof/>
            <w:webHidden/>
            <w:lang w:val="en-US"/>
          </w:rPr>
        </w:r>
        <w:r w:rsidRPr="00005D34">
          <w:rPr>
            <w:noProof/>
            <w:webHidden/>
            <w:lang w:val="en-US"/>
          </w:rPr>
          <w:fldChar w:fldCharType="separate"/>
        </w:r>
        <w:r w:rsidRPr="00005D34">
          <w:rPr>
            <w:noProof/>
            <w:webHidden/>
            <w:lang w:val="en-US"/>
          </w:rPr>
          <w:t>10</w:t>
        </w:r>
        <w:r w:rsidRPr="00005D34">
          <w:rPr>
            <w:noProof/>
            <w:webHidden/>
            <w:lang w:val="en-US"/>
          </w:rPr>
          <w:fldChar w:fldCharType="end"/>
        </w:r>
      </w:hyperlink>
    </w:p>
    <w:p w14:paraId="792057CE" w14:textId="6E7198CA" w:rsidR="00C03B2B" w:rsidRPr="00005D34" w:rsidRDefault="00C03B2B">
      <w:pPr>
        <w:pStyle w:val="TableofFigures"/>
        <w:tabs>
          <w:tab w:val="right" w:leader="dot" w:pos="9061"/>
        </w:tabs>
        <w:rPr>
          <w:rFonts w:asciiTheme="minorHAnsi" w:eastAsiaTheme="minorEastAsia" w:hAnsiTheme="minorHAnsi"/>
          <w:noProof/>
          <w:color w:val="auto"/>
          <w:kern w:val="2"/>
          <w:sz w:val="24"/>
          <w:szCs w:val="24"/>
          <w:lang w:val="en-US" w:eastAsia="en-GB"/>
          <w14:ligatures w14:val="standardContextual"/>
        </w:rPr>
      </w:pPr>
      <w:hyperlink w:anchor="_Toc155112941" w:history="1">
        <w:r w:rsidRPr="00C03B2B">
          <w:rPr>
            <w:rStyle w:val="Hyperlink"/>
            <w:noProof/>
            <w:lang w:val="en-US"/>
          </w:rPr>
          <w:t>Figure 12 Chaotic Chess Shield Usage Example Prior</w:t>
        </w:r>
        <w:r w:rsidRPr="00005D34">
          <w:rPr>
            <w:noProof/>
            <w:webHidden/>
            <w:lang w:val="en-US"/>
          </w:rPr>
          <w:tab/>
        </w:r>
        <w:r w:rsidRPr="00005D34">
          <w:rPr>
            <w:noProof/>
            <w:webHidden/>
            <w:lang w:val="en-US"/>
          </w:rPr>
          <w:fldChar w:fldCharType="begin"/>
        </w:r>
        <w:r w:rsidRPr="00005D34">
          <w:rPr>
            <w:noProof/>
            <w:webHidden/>
            <w:lang w:val="en-US"/>
          </w:rPr>
          <w:instrText xml:space="preserve"> PAGEREF _Toc155112941 \h </w:instrText>
        </w:r>
        <w:r w:rsidRPr="007C5DED">
          <w:rPr>
            <w:noProof/>
            <w:webHidden/>
            <w:lang w:val="en-US"/>
          </w:rPr>
        </w:r>
        <w:r w:rsidRPr="00005D34">
          <w:rPr>
            <w:noProof/>
            <w:webHidden/>
            <w:lang w:val="en-US"/>
          </w:rPr>
          <w:fldChar w:fldCharType="separate"/>
        </w:r>
        <w:r w:rsidRPr="00005D34">
          <w:rPr>
            <w:noProof/>
            <w:webHidden/>
            <w:lang w:val="en-US"/>
          </w:rPr>
          <w:t>10</w:t>
        </w:r>
        <w:r w:rsidRPr="00005D34">
          <w:rPr>
            <w:noProof/>
            <w:webHidden/>
            <w:lang w:val="en-US"/>
          </w:rPr>
          <w:fldChar w:fldCharType="end"/>
        </w:r>
      </w:hyperlink>
    </w:p>
    <w:p w14:paraId="68D57FCE" w14:textId="32FBB3A1" w:rsidR="00C03B2B" w:rsidRPr="00005D34" w:rsidRDefault="00C03B2B">
      <w:pPr>
        <w:pStyle w:val="TableofFigures"/>
        <w:tabs>
          <w:tab w:val="right" w:leader="dot" w:pos="9061"/>
        </w:tabs>
        <w:rPr>
          <w:rFonts w:asciiTheme="minorHAnsi" w:eastAsiaTheme="minorEastAsia" w:hAnsiTheme="minorHAnsi"/>
          <w:noProof/>
          <w:color w:val="auto"/>
          <w:kern w:val="2"/>
          <w:sz w:val="24"/>
          <w:szCs w:val="24"/>
          <w:lang w:val="en-US" w:eastAsia="en-GB"/>
          <w14:ligatures w14:val="standardContextual"/>
        </w:rPr>
      </w:pPr>
      <w:hyperlink w:anchor="_Toc155112942" w:history="1">
        <w:r w:rsidRPr="00C03B2B">
          <w:rPr>
            <w:rStyle w:val="Hyperlink"/>
            <w:noProof/>
            <w:lang w:val="en-US"/>
          </w:rPr>
          <w:t>Figure 13 Chaotic Chess Shield Usage Example After</w:t>
        </w:r>
        <w:r w:rsidRPr="00005D34">
          <w:rPr>
            <w:noProof/>
            <w:webHidden/>
            <w:lang w:val="en-US"/>
          </w:rPr>
          <w:tab/>
        </w:r>
        <w:r w:rsidRPr="00005D34">
          <w:rPr>
            <w:noProof/>
            <w:webHidden/>
            <w:lang w:val="en-US"/>
          </w:rPr>
          <w:fldChar w:fldCharType="begin"/>
        </w:r>
        <w:r w:rsidRPr="00005D34">
          <w:rPr>
            <w:noProof/>
            <w:webHidden/>
            <w:lang w:val="en-US"/>
          </w:rPr>
          <w:instrText xml:space="preserve"> PAGEREF _Toc155112942 \h </w:instrText>
        </w:r>
        <w:r w:rsidRPr="007C5DED">
          <w:rPr>
            <w:noProof/>
            <w:webHidden/>
            <w:lang w:val="en-US"/>
          </w:rPr>
        </w:r>
        <w:r w:rsidRPr="00005D34">
          <w:rPr>
            <w:noProof/>
            <w:webHidden/>
            <w:lang w:val="en-US"/>
          </w:rPr>
          <w:fldChar w:fldCharType="separate"/>
        </w:r>
        <w:r w:rsidRPr="00005D34">
          <w:rPr>
            <w:noProof/>
            <w:webHidden/>
            <w:lang w:val="en-US"/>
          </w:rPr>
          <w:t>11</w:t>
        </w:r>
        <w:r w:rsidRPr="00005D34">
          <w:rPr>
            <w:noProof/>
            <w:webHidden/>
            <w:lang w:val="en-US"/>
          </w:rPr>
          <w:fldChar w:fldCharType="end"/>
        </w:r>
      </w:hyperlink>
    </w:p>
    <w:p w14:paraId="6194F958" w14:textId="14E84CB4" w:rsidR="00C03B2B" w:rsidRPr="00005D34" w:rsidRDefault="00C03B2B">
      <w:pPr>
        <w:pStyle w:val="TableofFigures"/>
        <w:tabs>
          <w:tab w:val="right" w:leader="dot" w:pos="9061"/>
        </w:tabs>
        <w:rPr>
          <w:rFonts w:asciiTheme="minorHAnsi" w:eastAsiaTheme="minorEastAsia" w:hAnsiTheme="minorHAnsi"/>
          <w:noProof/>
          <w:color w:val="auto"/>
          <w:kern w:val="2"/>
          <w:sz w:val="24"/>
          <w:szCs w:val="24"/>
          <w:lang w:val="en-US" w:eastAsia="en-GB"/>
          <w14:ligatures w14:val="standardContextual"/>
        </w:rPr>
      </w:pPr>
      <w:hyperlink w:anchor="_Toc155112943" w:history="1">
        <w:r w:rsidRPr="00005D34">
          <w:rPr>
            <w:rStyle w:val="Hyperlink"/>
            <w:noProof/>
            <w:lang w:val="en-US"/>
          </w:rPr>
          <w:t>Figure 14 Chaotic Chess Coin Usage Example Prior</w:t>
        </w:r>
        <w:r w:rsidRPr="00005D34">
          <w:rPr>
            <w:noProof/>
            <w:webHidden/>
            <w:lang w:val="en-US"/>
          </w:rPr>
          <w:tab/>
        </w:r>
        <w:r w:rsidRPr="00005D34">
          <w:rPr>
            <w:noProof/>
            <w:webHidden/>
            <w:lang w:val="en-US"/>
          </w:rPr>
          <w:fldChar w:fldCharType="begin"/>
        </w:r>
        <w:r w:rsidRPr="00005D34">
          <w:rPr>
            <w:noProof/>
            <w:webHidden/>
            <w:lang w:val="en-US"/>
          </w:rPr>
          <w:instrText xml:space="preserve"> PAGEREF _Toc155112943 \h </w:instrText>
        </w:r>
        <w:r w:rsidRPr="007C5DED">
          <w:rPr>
            <w:noProof/>
            <w:webHidden/>
            <w:lang w:val="en-US"/>
          </w:rPr>
        </w:r>
        <w:r w:rsidRPr="00005D34">
          <w:rPr>
            <w:noProof/>
            <w:webHidden/>
            <w:lang w:val="en-US"/>
          </w:rPr>
          <w:fldChar w:fldCharType="separate"/>
        </w:r>
        <w:r w:rsidRPr="00005D34">
          <w:rPr>
            <w:noProof/>
            <w:webHidden/>
            <w:lang w:val="en-US"/>
          </w:rPr>
          <w:t>11</w:t>
        </w:r>
        <w:r w:rsidRPr="00005D34">
          <w:rPr>
            <w:noProof/>
            <w:webHidden/>
            <w:lang w:val="en-US"/>
          </w:rPr>
          <w:fldChar w:fldCharType="end"/>
        </w:r>
      </w:hyperlink>
    </w:p>
    <w:p w14:paraId="2B2E9A4F" w14:textId="5757C885" w:rsidR="00C03B2B" w:rsidRPr="00005D34" w:rsidRDefault="00C03B2B">
      <w:pPr>
        <w:pStyle w:val="TableofFigures"/>
        <w:tabs>
          <w:tab w:val="right" w:leader="dot" w:pos="9061"/>
        </w:tabs>
        <w:rPr>
          <w:rFonts w:asciiTheme="minorHAnsi" w:eastAsiaTheme="minorEastAsia" w:hAnsiTheme="minorHAnsi"/>
          <w:noProof/>
          <w:color w:val="auto"/>
          <w:kern w:val="2"/>
          <w:sz w:val="24"/>
          <w:szCs w:val="24"/>
          <w:lang w:val="en-US" w:eastAsia="en-GB"/>
          <w14:ligatures w14:val="standardContextual"/>
        </w:rPr>
      </w:pPr>
      <w:hyperlink w:anchor="_Toc155112944" w:history="1">
        <w:r w:rsidRPr="00C03B2B">
          <w:rPr>
            <w:rStyle w:val="Hyperlink"/>
            <w:noProof/>
            <w:lang w:val="en-US"/>
          </w:rPr>
          <w:t>Figure 15 Chaotic Chess Coin Usage Example After</w:t>
        </w:r>
        <w:r w:rsidRPr="00005D34">
          <w:rPr>
            <w:noProof/>
            <w:webHidden/>
            <w:lang w:val="en-US"/>
          </w:rPr>
          <w:tab/>
        </w:r>
        <w:r w:rsidRPr="00005D34">
          <w:rPr>
            <w:noProof/>
            <w:webHidden/>
            <w:lang w:val="en-US"/>
          </w:rPr>
          <w:fldChar w:fldCharType="begin"/>
        </w:r>
        <w:r w:rsidRPr="00005D34">
          <w:rPr>
            <w:noProof/>
            <w:webHidden/>
            <w:lang w:val="en-US"/>
          </w:rPr>
          <w:instrText xml:space="preserve"> PAGEREF _Toc155112944 \h </w:instrText>
        </w:r>
        <w:r w:rsidRPr="007C5DED">
          <w:rPr>
            <w:noProof/>
            <w:webHidden/>
            <w:lang w:val="en-US"/>
          </w:rPr>
        </w:r>
        <w:r w:rsidRPr="00005D34">
          <w:rPr>
            <w:noProof/>
            <w:webHidden/>
            <w:lang w:val="en-US"/>
          </w:rPr>
          <w:fldChar w:fldCharType="separate"/>
        </w:r>
        <w:r w:rsidRPr="00005D34">
          <w:rPr>
            <w:noProof/>
            <w:webHidden/>
            <w:lang w:val="en-US"/>
          </w:rPr>
          <w:t>12</w:t>
        </w:r>
        <w:r w:rsidRPr="00005D34">
          <w:rPr>
            <w:noProof/>
            <w:webHidden/>
            <w:lang w:val="en-US"/>
          </w:rPr>
          <w:fldChar w:fldCharType="end"/>
        </w:r>
      </w:hyperlink>
    </w:p>
    <w:p w14:paraId="35E28D69" w14:textId="6BFE4BDE" w:rsidR="00C03B2B" w:rsidRPr="00005D34" w:rsidRDefault="00C03B2B">
      <w:pPr>
        <w:pStyle w:val="TableofFigures"/>
        <w:tabs>
          <w:tab w:val="right" w:leader="dot" w:pos="9061"/>
        </w:tabs>
        <w:rPr>
          <w:rFonts w:asciiTheme="minorHAnsi" w:eastAsiaTheme="minorEastAsia" w:hAnsiTheme="minorHAnsi"/>
          <w:noProof/>
          <w:color w:val="auto"/>
          <w:kern w:val="2"/>
          <w:sz w:val="24"/>
          <w:szCs w:val="24"/>
          <w:lang w:val="en-US" w:eastAsia="en-GB"/>
          <w14:ligatures w14:val="standardContextual"/>
        </w:rPr>
      </w:pPr>
      <w:hyperlink w:anchor="_Toc155112945" w:history="1">
        <w:r w:rsidRPr="00C03B2B">
          <w:rPr>
            <w:rStyle w:val="Hyperlink"/>
            <w:noProof/>
            <w:lang w:val="en-US"/>
          </w:rPr>
          <w:t>Figure 16 Chaotic Chess Bomb Usage Example Prior</w:t>
        </w:r>
        <w:r w:rsidRPr="00005D34">
          <w:rPr>
            <w:noProof/>
            <w:webHidden/>
            <w:lang w:val="en-US"/>
          </w:rPr>
          <w:tab/>
        </w:r>
        <w:r w:rsidRPr="00005D34">
          <w:rPr>
            <w:noProof/>
            <w:webHidden/>
            <w:lang w:val="en-US"/>
          </w:rPr>
          <w:fldChar w:fldCharType="begin"/>
        </w:r>
        <w:r w:rsidRPr="00005D34">
          <w:rPr>
            <w:noProof/>
            <w:webHidden/>
            <w:lang w:val="en-US"/>
          </w:rPr>
          <w:instrText xml:space="preserve"> PAGEREF _Toc155112945 \h </w:instrText>
        </w:r>
        <w:r w:rsidRPr="007C5DED">
          <w:rPr>
            <w:noProof/>
            <w:webHidden/>
            <w:lang w:val="en-US"/>
          </w:rPr>
        </w:r>
        <w:r w:rsidRPr="00005D34">
          <w:rPr>
            <w:noProof/>
            <w:webHidden/>
            <w:lang w:val="en-US"/>
          </w:rPr>
          <w:fldChar w:fldCharType="separate"/>
        </w:r>
        <w:r w:rsidRPr="00005D34">
          <w:rPr>
            <w:noProof/>
            <w:webHidden/>
            <w:lang w:val="en-US"/>
          </w:rPr>
          <w:t>12</w:t>
        </w:r>
        <w:r w:rsidRPr="00005D34">
          <w:rPr>
            <w:noProof/>
            <w:webHidden/>
            <w:lang w:val="en-US"/>
          </w:rPr>
          <w:fldChar w:fldCharType="end"/>
        </w:r>
      </w:hyperlink>
    </w:p>
    <w:p w14:paraId="4F57BE46" w14:textId="76E6BFB6" w:rsidR="00C03B2B" w:rsidRPr="00005D34" w:rsidRDefault="00C03B2B">
      <w:pPr>
        <w:pStyle w:val="TableofFigures"/>
        <w:tabs>
          <w:tab w:val="right" w:leader="dot" w:pos="9061"/>
        </w:tabs>
        <w:rPr>
          <w:rFonts w:asciiTheme="minorHAnsi" w:eastAsiaTheme="minorEastAsia" w:hAnsiTheme="minorHAnsi"/>
          <w:noProof/>
          <w:color w:val="auto"/>
          <w:kern w:val="2"/>
          <w:sz w:val="24"/>
          <w:szCs w:val="24"/>
          <w:lang w:val="en-US" w:eastAsia="en-GB"/>
          <w14:ligatures w14:val="standardContextual"/>
        </w:rPr>
      </w:pPr>
      <w:hyperlink w:anchor="_Toc155112946" w:history="1">
        <w:r w:rsidRPr="00C03B2B">
          <w:rPr>
            <w:rStyle w:val="Hyperlink"/>
            <w:noProof/>
            <w:lang w:val="en-US"/>
          </w:rPr>
          <w:t>Figure 17 Chaotic Chess Bomb Usage Example After</w:t>
        </w:r>
        <w:r w:rsidRPr="00005D34">
          <w:rPr>
            <w:noProof/>
            <w:webHidden/>
            <w:lang w:val="en-US"/>
          </w:rPr>
          <w:tab/>
        </w:r>
        <w:r w:rsidRPr="00005D34">
          <w:rPr>
            <w:noProof/>
            <w:webHidden/>
            <w:lang w:val="en-US"/>
          </w:rPr>
          <w:fldChar w:fldCharType="begin"/>
        </w:r>
        <w:r w:rsidRPr="00005D34">
          <w:rPr>
            <w:noProof/>
            <w:webHidden/>
            <w:lang w:val="en-US"/>
          </w:rPr>
          <w:instrText xml:space="preserve"> PAGEREF _Toc155112946 \h </w:instrText>
        </w:r>
        <w:r w:rsidRPr="007C5DED">
          <w:rPr>
            <w:noProof/>
            <w:webHidden/>
            <w:lang w:val="en-US"/>
          </w:rPr>
        </w:r>
        <w:r w:rsidRPr="00005D34">
          <w:rPr>
            <w:noProof/>
            <w:webHidden/>
            <w:lang w:val="en-US"/>
          </w:rPr>
          <w:fldChar w:fldCharType="separate"/>
        </w:r>
        <w:r w:rsidRPr="00005D34">
          <w:rPr>
            <w:noProof/>
            <w:webHidden/>
            <w:lang w:val="en-US"/>
          </w:rPr>
          <w:t>13</w:t>
        </w:r>
        <w:r w:rsidRPr="00005D34">
          <w:rPr>
            <w:noProof/>
            <w:webHidden/>
            <w:lang w:val="en-US"/>
          </w:rPr>
          <w:fldChar w:fldCharType="end"/>
        </w:r>
      </w:hyperlink>
    </w:p>
    <w:p w14:paraId="742B680E" w14:textId="29A1E129" w:rsidR="00C03B2B" w:rsidRPr="00005D34" w:rsidRDefault="00C03B2B">
      <w:pPr>
        <w:pStyle w:val="TableofFigures"/>
        <w:tabs>
          <w:tab w:val="right" w:leader="dot" w:pos="9061"/>
        </w:tabs>
        <w:rPr>
          <w:rFonts w:asciiTheme="minorHAnsi" w:eastAsiaTheme="minorEastAsia" w:hAnsiTheme="minorHAnsi"/>
          <w:noProof/>
          <w:color w:val="auto"/>
          <w:kern w:val="2"/>
          <w:sz w:val="24"/>
          <w:szCs w:val="24"/>
          <w:lang w:val="en-US" w:eastAsia="en-GB"/>
          <w14:ligatures w14:val="standardContextual"/>
        </w:rPr>
      </w:pPr>
      <w:hyperlink w:anchor="_Toc155112947" w:history="1">
        <w:r w:rsidRPr="00C03B2B">
          <w:rPr>
            <w:rStyle w:val="Hyperlink"/>
            <w:noProof/>
            <w:lang w:val="en-US"/>
          </w:rPr>
          <w:t>Figure 18 Chaotic Chess Modules</w:t>
        </w:r>
        <w:r w:rsidRPr="00005D34">
          <w:rPr>
            <w:noProof/>
            <w:webHidden/>
            <w:lang w:val="en-US"/>
          </w:rPr>
          <w:tab/>
        </w:r>
        <w:r w:rsidRPr="00005D34">
          <w:rPr>
            <w:noProof/>
            <w:webHidden/>
            <w:lang w:val="en-US"/>
          </w:rPr>
          <w:fldChar w:fldCharType="begin"/>
        </w:r>
        <w:r w:rsidRPr="00005D34">
          <w:rPr>
            <w:noProof/>
            <w:webHidden/>
            <w:lang w:val="en-US"/>
          </w:rPr>
          <w:instrText xml:space="preserve"> PAGEREF _Toc155112947 \h </w:instrText>
        </w:r>
        <w:r w:rsidRPr="007C5DED">
          <w:rPr>
            <w:noProof/>
            <w:webHidden/>
            <w:lang w:val="en-US"/>
          </w:rPr>
        </w:r>
        <w:r w:rsidRPr="00005D34">
          <w:rPr>
            <w:noProof/>
            <w:webHidden/>
            <w:lang w:val="en-US"/>
          </w:rPr>
          <w:fldChar w:fldCharType="separate"/>
        </w:r>
        <w:r w:rsidRPr="00005D34">
          <w:rPr>
            <w:noProof/>
            <w:webHidden/>
            <w:lang w:val="en-US"/>
          </w:rPr>
          <w:t>13</w:t>
        </w:r>
        <w:r w:rsidRPr="00005D34">
          <w:rPr>
            <w:noProof/>
            <w:webHidden/>
            <w:lang w:val="en-US"/>
          </w:rPr>
          <w:fldChar w:fldCharType="end"/>
        </w:r>
      </w:hyperlink>
    </w:p>
    <w:p w14:paraId="4043DF1E" w14:textId="09FEBF98" w:rsidR="00C03B2B" w:rsidRPr="00005D34" w:rsidRDefault="00C03B2B">
      <w:pPr>
        <w:pStyle w:val="TableofFigures"/>
        <w:tabs>
          <w:tab w:val="right" w:leader="dot" w:pos="9061"/>
        </w:tabs>
        <w:rPr>
          <w:rFonts w:asciiTheme="minorHAnsi" w:eastAsiaTheme="minorEastAsia" w:hAnsiTheme="minorHAnsi"/>
          <w:noProof/>
          <w:color w:val="auto"/>
          <w:kern w:val="2"/>
          <w:sz w:val="24"/>
          <w:szCs w:val="24"/>
          <w:lang w:val="en-US" w:eastAsia="en-GB"/>
          <w14:ligatures w14:val="standardContextual"/>
        </w:rPr>
      </w:pPr>
      <w:hyperlink w:anchor="_Toc155112948" w:history="1">
        <w:r w:rsidRPr="00005D34">
          <w:rPr>
            <w:rStyle w:val="Hyperlink"/>
            <w:noProof/>
            <w:lang w:val="en-US"/>
          </w:rPr>
          <w:t>Figure 19 Barrier Unicode \U0001F5D9</w:t>
        </w:r>
        <w:r w:rsidRPr="00005D34">
          <w:rPr>
            <w:noProof/>
            <w:webHidden/>
            <w:lang w:val="en-US"/>
          </w:rPr>
          <w:tab/>
        </w:r>
        <w:r w:rsidRPr="00005D34">
          <w:rPr>
            <w:noProof/>
            <w:webHidden/>
            <w:lang w:val="en-US"/>
          </w:rPr>
          <w:fldChar w:fldCharType="begin"/>
        </w:r>
        <w:r w:rsidRPr="00005D34">
          <w:rPr>
            <w:noProof/>
            <w:webHidden/>
            <w:lang w:val="en-US"/>
          </w:rPr>
          <w:instrText xml:space="preserve"> PAGEREF _Toc155112948 \h </w:instrText>
        </w:r>
        <w:r w:rsidRPr="007C5DED">
          <w:rPr>
            <w:noProof/>
            <w:webHidden/>
            <w:lang w:val="en-US"/>
          </w:rPr>
        </w:r>
        <w:r w:rsidRPr="00005D34">
          <w:rPr>
            <w:noProof/>
            <w:webHidden/>
            <w:lang w:val="en-US"/>
          </w:rPr>
          <w:fldChar w:fldCharType="separate"/>
        </w:r>
        <w:r w:rsidRPr="00005D34">
          <w:rPr>
            <w:noProof/>
            <w:webHidden/>
            <w:lang w:val="en-US"/>
          </w:rPr>
          <w:t>15</w:t>
        </w:r>
        <w:r w:rsidRPr="00005D34">
          <w:rPr>
            <w:noProof/>
            <w:webHidden/>
            <w:lang w:val="en-US"/>
          </w:rPr>
          <w:fldChar w:fldCharType="end"/>
        </w:r>
      </w:hyperlink>
    </w:p>
    <w:p w14:paraId="06D3494F" w14:textId="4DA7D338" w:rsidR="00C03B2B" w:rsidRPr="00005D34" w:rsidRDefault="00C03B2B">
      <w:pPr>
        <w:pStyle w:val="TableofFigures"/>
        <w:tabs>
          <w:tab w:val="right" w:leader="dot" w:pos="9061"/>
        </w:tabs>
        <w:rPr>
          <w:rFonts w:asciiTheme="minorHAnsi" w:eastAsiaTheme="minorEastAsia" w:hAnsiTheme="minorHAnsi"/>
          <w:noProof/>
          <w:color w:val="auto"/>
          <w:kern w:val="2"/>
          <w:sz w:val="24"/>
          <w:szCs w:val="24"/>
          <w:lang w:val="en-US" w:eastAsia="en-GB"/>
          <w14:ligatures w14:val="standardContextual"/>
        </w:rPr>
      </w:pPr>
      <w:hyperlink w:anchor="_Toc155112949" w:history="1">
        <w:r w:rsidRPr="00005D34">
          <w:rPr>
            <w:rStyle w:val="Hyperlink"/>
            <w:noProof/>
            <w:lang w:val="en-US"/>
          </w:rPr>
          <w:t>Figure 20 Shield Unicode \U0001F6E1</w:t>
        </w:r>
        <w:r w:rsidRPr="00005D34">
          <w:rPr>
            <w:noProof/>
            <w:webHidden/>
            <w:lang w:val="en-US"/>
          </w:rPr>
          <w:tab/>
        </w:r>
        <w:r w:rsidRPr="00005D34">
          <w:rPr>
            <w:noProof/>
            <w:webHidden/>
            <w:lang w:val="en-US"/>
          </w:rPr>
          <w:fldChar w:fldCharType="begin"/>
        </w:r>
        <w:r w:rsidRPr="00005D34">
          <w:rPr>
            <w:noProof/>
            <w:webHidden/>
            <w:lang w:val="en-US"/>
          </w:rPr>
          <w:instrText xml:space="preserve"> PAGEREF _Toc155112949 \h </w:instrText>
        </w:r>
        <w:r w:rsidRPr="007C5DED">
          <w:rPr>
            <w:noProof/>
            <w:webHidden/>
            <w:lang w:val="en-US"/>
          </w:rPr>
        </w:r>
        <w:r w:rsidRPr="00005D34">
          <w:rPr>
            <w:noProof/>
            <w:webHidden/>
            <w:lang w:val="en-US"/>
          </w:rPr>
          <w:fldChar w:fldCharType="separate"/>
        </w:r>
        <w:r w:rsidRPr="00005D34">
          <w:rPr>
            <w:noProof/>
            <w:webHidden/>
            <w:lang w:val="en-US"/>
          </w:rPr>
          <w:t>15</w:t>
        </w:r>
        <w:r w:rsidRPr="00005D34">
          <w:rPr>
            <w:noProof/>
            <w:webHidden/>
            <w:lang w:val="en-US"/>
          </w:rPr>
          <w:fldChar w:fldCharType="end"/>
        </w:r>
      </w:hyperlink>
    </w:p>
    <w:p w14:paraId="72B01325" w14:textId="4C3F7E9D" w:rsidR="00C03B2B" w:rsidRPr="00005D34" w:rsidRDefault="00C03B2B">
      <w:pPr>
        <w:pStyle w:val="TableofFigures"/>
        <w:tabs>
          <w:tab w:val="right" w:leader="dot" w:pos="9061"/>
        </w:tabs>
        <w:rPr>
          <w:rFonts w:asciiTheme="minorHAnsi" w:eastAsiaTheme="minorEastAsia" w:hAnsiTheme="minorHAnsi"/>
          <w:noProof/>
          <w:color w:val="auto"/>
          <w:kern w:val="2"/>
          <w:sz w:val="24"/>
          <w:szCs w:val="24"/>
          <w:lang w:val="en-US" w:eastAsia="en-GB"/>
          <w14:ligatures w14:val="standardContextual"/>
        </w:rPr>
      </w:pPr>
      <w:hyperlink w:anchor="_Toc155112950" w:history="1">
        <w:r w:rsidRPr="00005D34">
          <w:rPr>
            <w:rStyle w:val="Hyperlink"/>
            <w:noProof/>
            <w:lang w:val="en-US"/>
          </w:rPr>
          <w:t>Figure 21 Bomb Unicode \U0001F4A3</w:t>
        </w:r>
        <w:r w:rsidRPr="00005D34">
          <w:rPr>
            <w:noProof/>
            <w:webHidden/>
            <w:lang w:val="en-US"/>
          </w:rPr>
          <w:tab/>
        </w:r>
        <w:r w:rsidRPr="00005D34">
          <w:rPr>
            <w:noProof/>
            <w:webHidden/>
            <w:lang w:val="en-US"/>
          </w:rPr>
          <w:fldChar w:fldCharType="begin"/>
        </w:r>
        <w:r w:rsidRPr="00005D34">
          <w:rPr>
            <w:noProof/>
            <w:webHidden/>
            <w:lang w:val="en-US"/>
          </w:rPr>
          <w:instrText xml:space="preserve"> PAGEREF _Toc155112950 \h </w:instrText>
        </w:r>
        <w:r w:rsidRPr="007C5DED">
          <w:rPr>
            <w:noProof/>
            <w:webHidden/>
            <w:lang w:val="en-US"/>
          </w:rPr>
        </w:r>
        <w:r w:rsidRPr="00005D34">
          <w:rPr>
            <w:noProof/>
            <w:webHidden/>
            <w:lang w:val="en-US"/>
          </w:rPr>
          <w:fldChar w:fldCharType="separate"/>
        </w:r>
        <w:r w:rsidRPr="00005D34">
          <w:rPr>
            <w:noProof/>
            <w:webHidden/>
            <w:lang w:val="en-US"/>
          </w:rPr>
          <w:t>15</w:t>
        </w:r>
        <w:r w:rsidRPr="00005D34">
          <w:rPr>
            <w:noProof/>
            <w:webHidden/>
            <w:lang w:val="en-US"/>
          </w:rPr>
          <w:fldChar w:fldCharType="end"/>
        </w:r>
      </w:hyperlink>
    </w:p>
    <w:p w14:paraId="53C1CB98" w14:textId="3BA7EA53" w:rsidR="009A2ACE" w:rsidRPr="00C03B2B" w:rsidRDefault="00604FD4" w:rsidP="009A2ACE">
      <w:pPr>
        <w:rPr>
          <w:rFonts w:cs="Arial"/>
          <w:color w:val="444444"/>
          <w:sz w:val="19"/>
          <w:szCs w:val="19"/>
          <w:lang w:val="en-US"/>
        </w:rPr>
      </w:pPr>
      <w:r w:rsidRPr="00C03B2B">
        <w:rPr>
          <w:rFonts w:cs="Arial"/>
          <w:color w:val="444444"/>
          <w:sz w:val="19"/>
          <w:szCs w:val="19"/>
          <w:lang w:val="en-US"/>
        </w:rPr>
        <w:fldChar w:fldCharType="end"/>
      </w:r>
      <w:r w:rsidR="009A2ACE" w:rsidRPr="00C03B2B">
        <w:rPr>
          <w:rFonts w:cs="Arial"/>
          <w:color w:val="444444"/>
          <w:sz w:val="19"/>
          <w:szCs w:val="19"/>
          <w:lang w:val="en-US"/>
        </w:rPr>
        <w:br w:type="page"/>
      </w:r>
    </w:p>
    <w:p w14:paraId="4CAC74F6" w14:textId="77777777" w:rsidR="009A2ACE" w:rsidRPr="00C03B2B" w:rsidRDefault="00094606" w:rsidP="007B33AF">
      <w:pPr>
        <w:pStyle w:val="Heading1"/>
        <w:numPr>
          <w:ilvl w:val="0"/>
          <w:numId w:val="0"/>
        </w:numPr>
        <w:ind w:left="432" w:hanging="432"/>
        <w:rPr>
          <w:lang w:val="en-US"/>
        </w:rPr>
      </w:pPr>
      <w:bookmarkStart w:id="67" w:name="_Toc155122188"/>
      <w:r w:rsidRPr="00C03B2B">
        <w:rPr>
          <w:lang w:val="en-US"/>
        </w:rPr>
        <w:lastRenderedPageBreak/>
        <w:t>Appendix</w:t>
      </w:r>
      <w:bookmarkEnd w:id="67"/>
    </w:p>
    <w:p w14:paraId="0F0FED0B" w14:textId="77777777" w:rsidR="009A2ACE" w:rsidRPr="00C03B2B" w:rsidRDefault="00094606" w:rsidP="007B33AF">
      <w:pPr>
        <w:pStyle w:val="Heading2"/>
        <w:numPr>
          <w:ilvl w:val="1"/>
          <w:numId w:val="1"/>
        </w:numPr>
        <w:rPr>
          <w:lang w:val="en-US"/>
        </w:rPr>
      </w:pPr>
      <w:bookmarkStart w:id="68" w:name="_Toc155122189"/>
      <w:r w:rsidRPr="00C03B2B">
        <w:rPr>
          <w:lang w:val="en-US"/>
        </w:rPr>
        <w:t>Appendix</w:t>
      </w:r>
      <w:r w:rsidR="009A2ACE" w:rsidRPr="00C03B2B">
        <w:rPr>
          <w:lang w:val="en-US"/>
        </w:rPr>
        <w:t xml:space="preserve"> 1</w:t>
      </w:r>
      <w:bookmarkEnd w:id="68"/>
    </w:p>
    <w:p w14:paraId="71057325" w14:textId="56B737AD" w:rsidR="00604FD4" w:rsidRPr="00C03B2B" w:rsidRDefault="00C07A2B" w:rsidP="00604FD4">
      <w:pPr>
        <w:rPr>
          <w:lang w:val="en-US"/>
        </w:rPr>
      </w:pPr>
      <w:r w:rsidRPr="00C03B2B">
        <w:rPr>
          <w:noProof/>
          <w:lang w:val="en-US" w:eastAsia="de-CH"/>
        </w:rPr>
        <w:tab/>
      </w:r>
      <w:r w:rsidR="00604FD4" w:rsidRPr="00C03B2B">
        <w:rPr>
          <w:noProof/>
          <w:lang w:val="en-US" w:eastAsia="de-CH"/>
        </w:rPr>
        <w:drawing>
          <wp:inline distT="0" distB="0" distL="0" distR="0" wp14:anchorId="4885C3CB" wp14:editId="36792D52">
            <wp:extent cx="5912641" cy="3597044"/>
            <wp:effectExtent l="0" t="0" r="571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hang 1.gif"/>
                    <pic:cNvPicPr/>
                  </pic:nvPicPr>
                  <pic:blipFill>
                    <a:blip r:embed="rId34">
                      <a:extLst>
                        <a:ext uri="{28A0092B-C50C-407E-A947-70E740481C1C}">
                          <a14:useLocalDpi xmlns:a14="http://schemas.microsoft.com/office/drawing/2010/main" val="0"/>
                        </a:ext>
                      </a:extLst>
                    </a:blip>
                    <a:stretch>
                      <a:fillRect/>
                    </a:stretch>
                  </pic:blipFill>
                  <pic:spPr>
                    <a:xfrm>
                      <a:off x="0" y="0"/>
                      <a:ext cx="5942321" cy="3615100"/>
                    </a:xfrm>
                    <a:prstGeom prst="rect">
                      <a:avLst/>
                    </a:prstGeom>
                  </pic:spPr>
                </pic:pic>
              </a:graphicData>
            </a:graphic>
          </wp:inline>
        </w:drawing>
      </w:r>
    </w:p>
    <w:p w14:paraId="791F3C76" w14:textId="77777777" w:rsidR="00604FD4" w:rsidRPr="00C03B2B" w:rsidRDefault="00604FD4" w:rsidP="00604FD4">
      <w:pPr>
        <w:rPr>
          <w:lang w:val="en-US"/>
        </w:rPr>
      </w:pPr>
    </w:p>
    <w:p w14:paraId="3E5F7BF8" w14:textId="77777777" w:rsidR="008E048D" w:rsidRPr="00C03B2B" w:rsidRDefault="008E048D" w:rsidP="008E048D">
      <w:pPr>
        <w:pStyle w:val="Heading2"/>
        <w:numPr>
          <w:ilvl w:val="0"/>
          <w:numId w:val="0"/>
        </w:numPr>
        <w:rPr>
          <w:lang w:val="en-US"/>
        </w:rPr>
      </w:pPr>
      <w:r w:rsidRPr="00C03B2B">
        <w:rPr>
          <w:lang w:val="en-US"/>
        </w:rPr>
        <w:br w:type="page"/>
      </w:r>
    </w:p>
    <w:p w14:paraId="7023B1BB" w14:textId="77777777" w:rsidR="009A2ACE" w:rsidRPr="00C03B2B" w:rsidRDefault="00094606" w:rsidP="008E048D">
      <w:pPr>
        <w:pStyle w:val="Heading2"/>
        <w:numPr>
          <w:ilvl w:val="1"/>
          <w:numId w:val="1"/>
        </w:numPr>
        <w:rPr>
          <w:lang w:val="en-US"/>
        </w:rPr>
      </w:pPr>
      <w:bookmarkStart w:id="69" w:name="_Toc155122190"/>
      <w:r w:rsidRPr="00C03B2B">
        <w:rPr>
          <w:lang w:val="en-US"/>
        </w:rPr>
        <w:lastRenderedPageBreak/>
        <w:t xml:space="preserve">Appendix </w:t>
      </w:r>
      <w:r w:rsidR="009A2ACE" w:rsidRPr="00C03B2B">
        <w:rPr>
          <w:lang w:val="en-US"/>
        </w:rPr>
        <w:t>2</w:t>
      </w:r>
      <w:bookmarkEnd w:id="69"/>
    </w:p>
    <w:p w14:paraId="24664E91" w14:textId="77777777" w:rsidR="00604FD4" w:rsidRPr="00C03B2B" w:rsidRDefault="00604FD4" w:rsidP="00604FD4">
      <w:pPr>
        <w:rPr>
          <w:lang w:val="en-US"/>
        </w:rPr>
      </w:pPr>
      <w:r w:rsidRPr="00C03B2B">
        <w:rPr>
          <w:noProof/>
          <w:lang w:val="en-US" w:eastAsia="de-CH"/>
        </w:rPr>
        <w:drawing>
          <wp:inline distT="0" distB="0" distL="0" distR="0" wp14:anchorId="16C5A4C5" wp14:editId="374EC83F">
            <wp:extent cx="5760085" cy="3212465"/>
            <wp:effectExtent l="0" t="0" r="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hang 2.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3212465"/>
                    </a:xfrm>
                    <a:prstGeom prst="rect">
                      <a:avLst/>
                    </a:prstGeom>
                  </pic:spPr>
                </pic:pic>
              </a:graphicData>
            </a:graphic>
          </wp:inline>
        </w:drawing>
      </w:r>
    </w:p>
    <w:p w14:paraId="03E0DF6E" w14:textId="77777777" w:rsidR="00604FD4" w:rsidRPr="00C03B2B" w:rsidRDefault="00604FD4" w:rsidP="00604FD4">
      <w:pPr>
        <w:rPr>
          <w:lang w:val="en-US"/>
        </w:rPr>
      </w:pPr>
    </w:p>
    <w:p w14:paraId="64E82EC3" w14:textId="77777777" w:rsidR="00C15E3B" w:rsidRPr="00C03B2B" w:rsidRDefault="00C15E3B">
      <w:pPr>
        <w:spacing w:after="0" w:line="240" w:lineRule="auto"/>
        <w:jc w:val="left"/>
        <w:rPr>
          <w:rFonts w:ascii="Calibri" w:eastAsiaTheme="majorEastAsia" w:hAnsi="Calibri" w:cstheme="majorBidi"/>
          <w:b/>
          <w:color w:val="2E74B5" w:themeColor="accent1" w:themeShade="BF"/>
          <w:sz w:val="26"/>
          <w:szCs w:val="26"/>
          <w:lang w:val="en-US"/>
        </w:rPr>
      </w:pPr>
      <w:r w:rsidRPr="00C03B2B">
        <w:rPr>
          <w:lang w:val="en-US"/>
        </w:rPr>
        <w:br w:type="page"/>
      </w:r>
    </w:p>
    <w:p w14:paraId="3A56EAB2" w14:textId="77777777" w:rsidR="009A2ACE" w:rsidRPr="00C03B2B" w:rsidRDefault="00094606" w:rsidP="00094606">
      <w:pPr>
        <w:pStyle w:val="Heading2"/>
        <w:numPr>
          <w:ilvl w:val="1"/>
          <w:numId w:val="1"/>
        </w:numPr>
        <w:rPr>
          <w:lang w:val="en-US"/>
        </w:rPr>
      </w:pPr>
      <w:bookmarkStart w:id="70" w:name="_Toc155122191"/>
      <w:r w:rsidRPr="00C03B2B">
        <w:rPr>
          <w:lang w:val="en-US"/>
        </w:rPr>
        <w:lastRenderedPageBreak/>
        <w:t>Declaration of Authenticity</w:t>
      </w:r>
      <w:bookmarkEnd w:id="70"/>
    </w:p>
    <w:p w14:paraId="3376922C" w14:textId="77777777" w:rsidR="00C15E3B" w:rsidRPr="00C03B2B" w:rsidRDefault="00C15E3B" w:rsidP="00C15E3B">
      <w:pPr>
        <w:rPr>
          <w:lang w:val="en-US"/>
        </w:rPr>
      </w:pPr>
    </w:p>
    <w:p w14:paraId="66D25DDA" w14:textId="77777777" w:rsidR="00C15E3B" w:rsidRPr="00C03B2B" w:rsidRDefault="00094606" w:rsidP="00094606">
      <w:pPr>
        <w:rPr>
          <w:lang w:val="en-US"/>
        </w:rPr>
      </w:pPr>
      <w:r w:rsidRPr="00C03B2B">
        <w:rPr>
          <w:lang w:val="en-US"/>
        </w:rPr>
        <w:t>I hereby declare that the work submitted is my own and that all passages and ideas that are not mine have been fully and properly acknowledged.</w:t>
      </w:r>
      <w:r w:rsidRPr="00C03B2B">
        <w:rPr>
          <w:lang w:val="en-US"/>
        </w:rPr>
        <w:cr/>
      </w:r>
    </w:p>
    <w:p w14:paraId="2F67530E" w14:textId="77777777" w:rsidR="00C15E3B" w:rsidRPr="00C03B2B" w:rsidRDefault="00C15E3B" w:rsidP="00C15E3B">
      <w:pPr>
        <w:tabs>
          <w:tab w:val="left" w:pos="8963"/>
        </w:tabs>
        <w:rPr>
          <w:rFonts w:cs="Arial"/>
          <w:lang w:val="en-US"/>
        </w:rPr>
      </w:pPr>
      <w:r w:rsidRPr="00C03B2B">
        <w:rPr>
          <w:rFonts w:cs="Arial"/>
          <w:noProof/>
          <w:sz w:val="20"/>
          <w:szCs w:val="20"/>
          <w:lang w:val="en-US" w:eastAsia="de-CH"/>
        </w:rPr>
        <w:drawing>
          <wp:anchor distT="0" distB="0" distL="114300" distR="114300" simplePos="0" relativeHeight="251663360" behindDoc="1" locked="0" layoutInCell="1" allowOverlap="1" wp14:anchorId="6464F8F1" wp14:editId="10AF3083">
            <wp:simplePos x="0" y="0"/>
            <wp:positionH relativeFrom="column">
              <wp:posOffset>2137068</wp:posOffset>
            </wp:positionH>
            <wp:positionV relativeFrom="paragraph">
              <wp:posOffset>167640</wp:posOffset>
            </wp:positionV>
            <wp:extent cx="2893060" cy="1027430"/>
            <wp:effectExtent l="0" t="0" r="0" b="0"/>
            <wp:wrapTight wrapText="bothSides">
              <wp:wrapPolygon edited="0">
                <wp:start x="12943" y="400"/>
                <wp:lineTo x="2845" y="1201"/>
                <wp:lineTo x="0" y="2803"/>
                <wp:lineTo x="0" y="8811"/>
                <wp:lineTo x="5263" y="14017"/>
                <wp:lineTo x="6400" y="14017"/>
                <wp:lineTo x="4836" y="15619"/>
                <wp:lineTo x="3982" y="17622"/>
                <wp:lineTo x="4125" y="20826"/>
                <wp:lineTo x="4836" y="20826"/>
                <wp:lineTo x="4978" y="20025"/>
                <wp:lineTo x="7254" y="14017"/>
                <wp:lineTo x="19628" y="10813"/>
                <wp:lineTo x="19912" y="8010"/>
                <wp:lineTo x="13939" y="7609"/>
                <wp:lineTo x="14223" y="400"/>
                <wp:lineTo x="12943" y="400"/>
              </wp:wrapPolygon>
            </wp:wrapTight>
            <wp:docPr id="2" name="Grafik 2" descr="http://www.spueredeineenergie.de/Unterschri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spueredeineenergie.de/Unterschrift.gif"/>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93060" cy="1027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EA1847" w14:textId="61AC51B4" w:rsidR="00C15E3B" w:rsidRPr="00C03B2B" w:rsidRDefault="00C15E3B" w:rsidP="00094606">
      <w:pPr>
        <w:rPr>
          <w:lang w:val="en-US"/>
        </w:rPr>
      </w:pPr>
      <w:r w:rsidRPr="00C03B2B">
        <w:rPr>
          <w:lang w:val="en-US"/>
        </w:rPr>
        <w:t>Mels, 6.1.</w:t>
      </w:r>
      <w:r w:rsidR="008666AE" w:rsidRPr="00C03B2B">
        <w:rPr>
          <w:lang w:val="en-US"/>
        </w:rPr>
        <w:t>2020</w:t>
      </w:r>
    </w:p>
    <w:p w14:paraId="14B22D9E" w14:textId="77777777" w:rsidR="00C15E3B" w:rsidRPr="00C03B2B" w:rsidRDefault="00C15E3B" w:rsidP="00C15E3B">
      <w:pPr>
        <w:rPr>
          <w:rFonts w:cs="Arial"/>
          <w:color w:val="444444"/>
          <w:sz w:val="19"/>
          <w:szCs w:val="19"/>
          <w:lang w:val="en-US"/>
        </w:rPr>
      </w:pPr>
    </w:p>
    <w:p w14:paraId="128CC75D" w14:textId="77777777" w:rsidR="00C15E3B" w:rsidRPr="00C03B2B" w:rsidRDefault="00C15E3B" w:rsidP="00C15E3B">
      <w:pPr>
        <w:rPr>
          <w:rFonts w:cs="Arial"/>
          <w:color w:val="444444"/>
          <w:sz w:val="19"/>
          <w:szCs w:val="19"/>
          <w:lang w:val="en-US"/>
        </w:rPr>
      </w:pPr>
    </w:p>
    <w:p w14:paraId="3DC900C5" w14:textId="77777777" w:rsidR="00C15E3B" w:rsidRPr="00C03B2B" w:rsidRDefault="00C15E3B" w:rsidP="00C15E3B">
      <w:pPr>
        <w:rPr>
          <w:rFonts w:cs="Arial"/>
          <w:color w:val="444444"/>
          <w:sz w:val="19"/>
          <w:szCs w:val="19"/>
          <w:lang w:val="en-US"/>
        </w:rPr>
      </w:pPr>
    </w:p>
    <w:p w14:paraId="632F5211" w14:textId="77777777" w:rsidR="00C15E3B" w:rsidRPr="00C03B2B" w:rsidRDefault="00C15E3B" w:rsidP="00C15E3B">
      <w:pPr>
        <w:rPr>
          <w:lang w:val="en-US"/>
        </w:rPr>
      </w:pPr>
    </w:p>
    <w:p w14:paraId="296C417A" w14:textId="77777777" w:rsidR="00944E56" w:rsidRPr="00C03B2B" w:rsidRDefault="00944E56" w:rsidP="009A2ACE">
      <w:pPr>
        <w:jc w:val="left"/>
        <w:rPr>
          <w:rFonts w:asciiTheme="minorHAnsi" w:hAnsiTheme="minorHAnsi" w:cstheme="minorHAnsi"/>
          <w:sz w:val="32"/>
          <w:szCs w:val="32"/>
          <w:lang w:val="en-US"/>
        </w:rPr>
      </w:pPr>
    </w:p>
    <w:p w14:paraId="39189CFE" w14:textId="77777777" w:rsidR="007A3C45" w:rsidRPr="00C03B2B" w:rsidRDefault="007A3C45" w:rsidP="003F4F21">
      <w:pPr>
        <w:ind w:left="5670"/>
        <w:jc w:val="left"/>
        <w:rPr>
          <w:lang w:val="en-US"/>
        </w:rPr>
      </w:pPr>
    </w:p>
    <w:sectPr w:rsidR="007A3C45" w:rsidRPr="00C03B2B" w:rsidSect="0081026D">
      <w:headerReference w:type="default" r:id="rId37"/>
      <w:pgSz w:w="11906" w:h="16838"/>
      <w:pgMar w:top="1418" w:right="1134" w:bottom="1134" w:left="1701"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C68A90" w14:textId="77777777" w:rsidR="0081026D" w:rsidRDefault="0081026D" w:rsidP="003F4F21">
      <w:pPr>
        <w:spacing w:after="0" w:line="240" w:lineRule="auto"/>
      </w:pPr>
      <w:r>
        <w:separator/>
      </w:r>
    </w:p>
  </w:endnote>
  <w:endnote w:type="continuationSeparator" w:id="0">
    <w:p w14:paraId="0A752BCE" w14:textId="77777777" w:rsidR="0081026D" w:rsidRDefault="0081026D" w:rsidP="003F4F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AA82AF" w14:textId="77777777" w:rsidR="0081026D" w:rsidRDefault="0081026D" w:rsidP="003F4F21">
      <w:pPr>
        <w:spacing w:after="0" w:line="240" w:lineRule="auto"/>
      </w:pPr>
      <w:r>
        <w:separator/>
      </w:r>
    </w:p>
  </w:footnote>
  <w:footnote w:type="continuationSeparator" w:id="0">
    <w:p w14:paraId="204791BE" w14:textId="77777777" w:rsidR="0081026D" w:rsidRDefault="0081026D" w:rsidP="003F4F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988EB" w14:textId="7F8B3411" w:rsidR="000C36A4" w:rsidRDefault="0060023E">
    <w:pPr>
      <w:pStyle w:val="Header"/>
    </w:pPr>
    <w:r>
      <w:fldChar w:fldCharType="begin"/>
    </w:r>
    <w:r>
      <w:instrText xml:space="preserve"> STYLEREF  "Überschrift 1"  \* MERGEFORMAT </w:instrText>
    </w:r>
    <w:r>
      <w:fldChar w:fldCharType="separate"/>
    </w:r>
    <w:r w:rsidR="003336BE">
      <w:rPr>
        <w:b/>
        <w:bCs/>
        <w:noProof/>
        <w:lang w:val="en-GB"/>
      </w:rPr>
      <w:t>Error! Use the Home tab to apply Überschrift 1 to the text that you want to appear here.</w:t>
    </w:r>
    <w:r>
      <w:rPr>
        <w:noProof/>
      </w:rPr>
      <w:fldChar w:fldCharType="end"/>
    </w:r>
    <w:r w:rsidR="000C36A4">
      <w:tab/>
    </w:r>
    <w:r w:rsidR="000C36A4">
      <w:tab/>
    </w:r>
    <w:r w:rsidR="000C36A4">
      <w:fldChar w:fldCharType="begin"/>
    </w:r>
    <w:r w:rsidR="000C36A4">
      <w:instrText>PAGE   \* MERGEFORMAT</w:instrText>
    </w:r>
    <w:r w:rsidR="000C36A4">
      <w:fldChar w:fldCharType="separate"/>
    </w:r>
    <w:r w:rsidR="009B1D29" w:rsidRPr="009B1D29">
      <w:rPr>
        <w:noProof/>
        <w:lang w:val="de-DE"/>
      </w:rPr>
      <w:t>III</w:t>
    </w:r>
    <w:r w:rsidR="000C36A4">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D8E74" w14:textId="78566288" w:rsidR="000C36A4" w:rsidRDefault="0060023E">
    <w:pPr>
      <w:pStyle w:val="Header"/>
    </w:pPr>
    <w:r>
      <w:fldChar w:fldCharType="begin"/>
    </w:r>
    <w:r>
      <w:instrText xml:space="preserve"> STYLEREF  "Überschrift 1"  \* MERGEFORMAT </w:instrText>
    </w:r>
    <w:r>
      <w:fldChar w:fldCharType="separate"/>
    </w:r>
    <w:r w:rsidR="003336BE">
      <w:rPr>
        <w:b/>
        <w:bCs/>
        <w:noProof/>
        <w:lang w:val="en-GB"/>
      </w:rPr>
      <w:t>Error! Use the Home tab to apply Überschrift 1 to the text that you want to appear here.</w:t>
    </w:r>
    <w:r>
      <w:rPr>
        <w:noProof/>
      </w:rPr>
      <w:fldChar w:fldCharType="end"/>
    </w:r>
    <w:r w:rsidR="000C36A4">
      <w:tab/>
    </w:r>
    <w:r w:rsidR="000C36A4">
      <w:tab/>
    </w:r>
    <w:r w:rsidR="000C36A4">
      <w:fldChar w:fldCharType="begin"/>
    </w:r>
    <w:r w:rsidR="000C36A4">
      <w:instrText>PAGE   \* MERGEFORMAT</w:instrText>
    </w:r>
    <w:r w:rsidR="000C36A4">
      <w:fldChar w:fldCharType="separate"/>
    </w:r>
    <w:r w:rsidR="009B1D29" w:rsidRPr="009B1D29">
      <w:rPr>
        <w:noProof/>
        <w:lang w:val="de-DE"/>
      </w:rPr>
      <w:t>5</w:t>
    </w:r>
    <w:r w:rsidR="000C36A4">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EABD9" w14:textId="678E5166" w:rsidR="000C36A4" w:rsidRPr="00ED79A7" w:rsidRDefault="000C36A4">
    <w:pPr>
      <w:pStyle w:val="Header"/>
      <w:rPr>
        <w:sz w:val="20"/>
        <w:szCs w:val="20"/>
      </w:rPr>
    </w:pPr>
    <w:r w:rsidRPr="00ED79A7">
      <w:rPr>
        <w:sz w:val="20"/>
        <w:szCs w:val="20"/>
      </w:rPr>
      <w:fldChar w:fldCharType="begin"/>
    </w:r>
    <w:r w:rsidRPr="00ED79A7">
      <w:rPr>
        <w:sz w:val="20"/>
        <w:szCs w:val="20"/>
      </w:rPr>
      <w:instrText xml:space="preserve"> STYLEREF  "Überschrift 1"  \* MERGEFORMAT </w:instrText>
    </w:r>
    <w:r w:rsidRPr="00ED79A7">
      <w:rPr>
        <w:sz w:val="20"/>
        <w:szCs w:val="20"/>
      </w:rPr>
      <w:fldChar w:fldCharType="separate"/>
    </w:r>
    <w:r w:rsidR="003336BE">
      <w:rPr>
        <w:b/>
        <w:bCs/>
        <w:noProof/>
        <w:sz w:val="20"/>
        <w:szCs w:val="20"/>
        <w:lang w:val="en-GB"/>
      </w:rPr>
      <w:t>Error! Use the Home tab to apply Überschrift 1 to the text that you want to appear here.</w:t>
    </w:r>
    <w:r w:rsidRPr="00ED79A7">
      <w:rPr>
        <w:sz w:val="20"/>
        <w:szCs w:val="20"/>
      </w:rPr>
      <w:fldChar w:fldCharType="end"/>
    </w:r>
    <w:r w:rsidRPr="00ED79A7">
      <w:rPr>
        <w:sz w:val="20"/>
        <w:szCs w:val="20"/>
      </w:rPr>
      <w:tab/>
    </w:r>
    <w:r w:rsidRPr="00ED79A7">
      <w:rPr>
        <w:sz w:val="20"/>
        <w:szCs w:val="20"/>
      </w:rPr>
      <w:tab/>
    </w:r>
    <w:r w:rsidRPr="00ED79A7">
      <w:rPr>
        <w:sz w:val="20"/>
        <w:szCs w:val="20"/>
      </w:rPr>
      <w:fldChar w:fldCharType="begin"/>
    </w:r>
    <w:r w:rsidRPr="00ED79A7">
      <w:rPr>
        <w:sz w:val="20"/>
        <w:szCs w:val="20"/>
      </w:rPr>
      <w:instrText>PAGE   \* MERGEFORMAT</w:instrText>
    </w:r>
    <w:r w:rsidRPr="00ED79A7">
      <w:rPr>
        <w:sz w:val="20"/>
        <w:szCs w:val="20"/>
      </w:rPr>
      <w:fldChar w:fldCharType="separate"/>
    </w:r>
    <w:r w:rsidR="009B1D29" w:rsidRPr="009B1D29">
      <w:rPr>
        <w:noProof/>
        <w:sz w:val="20"/>
        <w:szCs w:val="20"/>
        <w:lang w:val="de-DE"/>
      </w:rPr>
      <w:t>VIII</w:t>
    </w:r>
    <w:r w:rsidRPr="00ED79A7">
      <w:rPr>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0D394C"/>
    <w:multiLevelType w:val="multilevel"/>
    <w:tmpl w:val="9FC6FC22"/>
    <w:lvl w:ilvl="0">
      <w:start w:val="1"/>
      <w:numFmt w:val="decimal"/>
      <w:lvlText w:val="%1"/>
      <w:lvlJc w:val="left"/>
      <w:pPr>
        <w:ind w:left="432" w:hanging="432"/>
      </w:pPr>
    </w:lvl>
    <w:lvl w:ilvl="1">
      <w:start w:val="1"/>
      <w:numFmt w:val="upperLetter"/>
      <w:lvlText w:val="%2."/>
      <w:lvlJc w:val="left"/>
      <w:pPr>
        <w:ind w:left="576" w:hanging="576"/>
      </w:pPr>
      <w:rPr>
        <w:rFont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3E1618D1"/>
    <w:multiLevelType w:val="multilevel"/>
    <w:tmpl w:val="9FC6FC22"/>
    <w:lvl w:ilvl="0">
      <w:start w:val="1"/>
      <w:numFmt w:val="decimal"/>
      <w:lvlText w:val="%1"/>
      <w:lvlJc w:val="left"/>
      <w:pPr>
        <w:ind w:left="432" w:hanging="432"/>
      </w:pPr>
    </w:lvl>
    <w:lvl w:ilvl="1">
      <w:start w:val="1"/>
      <w:numFmt w:val="upperLetter"/>
      <w:lvlText w:val="%2."/>
      <w:lvlJc w:val="left"/>
      <w:pPr>
        <w:ind w:left="576" w:hanging="576"/>
      </w:pPr>
      <w:rPr>
        <w:rFont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55184D17"/>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123186268">
    <w:abstractNumId w:val="0"/>
  </w:num>
  <w:num w:numId="2" w16cid:durableId="908425342">
    <w:abstractNumId w:val="2"/>
  </w:num>
  <w:num w:numId="3" w16cid:durableId="13815202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ttila Vizhanyo">
    <w15:presenceInfo w15:providerId="Windows Live" w15:userId="87be6beb4917d8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trackRevisions/>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4E56"/>
    <w:rsid w:val="00005D34"/>
    <w:rsid w:val="00014200"/>
    <w:rsid w:val="00027488"/>
    <w:rsid w:val="00087AE1"/>
    <w:rsid w:val="00094606"/>
    <w:rsid w:val="000C36A4"/>
    <w:rsid w:val="00113623"/>
    <w:rsid w:val="00132FA5"/>
    <w:rsid w:val="00171642"/>
    <w:rsid w:val="00210E13"/>
    <w:rsid w:val="00226DDC"/>
    <w:rsid w:val="002B0766"/>
    <w:rsid w:val="002B3A9C"/>
    <w:rsid w:val="0032091C"/>
    <w:rsid w:val="003336BE"/>
    <w:rsid w:val="003604BF"/>
    <w:rsid w:val="00387258"/>
    <w:rsid w:val="00396B5A"/>
    <w:rsid w:val="003E058F"/>
    <w:rsid w:val="003F38E0"/>
    <w:rsid w:val="003F4F21"/>
    <w:rsid w:val="0044200F"/>
    <w:rsid w:val="00451BEC"/>
    <w:rsid w:val="004B1924"/>
    <w:rsid w:val="0052139D"/>
    <w:rsid w:val="00530B06"/>
    <w:rsid w:val="00547AF8"/>
    <w:rsid w:val="00592253"/>
    <w:rsid w:val="00596FD0"/>
    <w:rsid w:val="005B42FC"/>
    <w:rsid w:val="005E2103"/>
    <w:rsid w:val="0060023E"/>
    <w:rsid w:val="00604FD4"/>
    <w:rsid w:val="006241CC"/>
    <w:rsid w:val="00630155"/>
    <w:rsid w:val="0063452C"/>
    <w:rsid w:val="00684233"/>
    <w:rsid w:val="006A1226"/>
    <w:rsid w:val="006E7A5B"/>
    <w:rsid w:val="00724081"/>
    <w:rsid w:val="00742C1C"/>
    <w:rsid w:val="0076015E"/>
    <w:rsid w:val="00762B7D"/>
    <w:rsid w:val="00762BF7"/>
    <w:rsid w:val="00766BF9"/>
    <w:rsid w:val="00774095"/>
    <w:rsid w:val="007915B0"/>
    <w:rsid w:val="00794074"/>
    <w:rsid w:val="007A3C45"/>
    <w:rsid w:val="007B33AF"/>
    <w:rsid w:val="007C5DED"/>
    <w:rsid w:val="007D3196"/>
    <w:rsid w:val="0081026D"/>
    <w:rsid w:val="00823ADE"/>
    <w:rsid w:val="00825E5F"/>
    <w:rsid w:val="00835251"/>
    <w:rsid w:val="008666AE"/>
    <w:rsid w:val="00880813"/>
    <w:rsid w:val="00895F67"/>
    <w:rsid w:val="008E048D"/>
    <w:rsid w:val="008F0949"/>
    <w:rsid w:val="00944E56"/>
    <w:rsid w:val="00951F0F"/>
    <w:rsid w:val="00961FCA"/>
    <w:rsid w:val="009962FD"/>
    <w:rsid w:val="009A2ACE"/>
    <w:rsid w:val="009B1D29"/>
    <w:rsid w:val="009E1174"/>
    <w:rsid w:val="00A64441"/>
    <w:rsid w:val="00AA3FFB"/>
    <w:rsid w:val="00B35712"/>
    <w:rsid w:val="00B7600B"/>
    <w:rsid w:val="00BA2E92"/>
    <w:rsid w:val="00BA5015"/>
    <w:rsid w:val="00BB6E1E"/>
    <w:rsid w:val="00C03B2B"/>
    <w:rsid w:val="00C07A2B"/>
    <w:rsid w:val="00C11681"/>
    <w:rsid w:val="00C15E3B"/>
    <w:rsid w:val="00C23DA6"/>
    <w:rsid w:val="00C71F4E"/>
    <w:rsid w:val="00D4453D"/>
    <w:rsid w:val="00D519D8"/>
    <w:rsid w:val="00E21C7D"/>
    <w:rsid w:val="00E343BC"/>
    <w:rsid w:val="00E65F3C"/>
    <w:rsid w:val="00EA589D"/>
    <w:rsid w:val="00ED40C9"/>
    <w:rsid w:val="00ED79A7"/>
    <w:rsid w:val="00F16D7D"/>
    <w:rsid w:val="00F251F1"/>
    <w:rsid w:val="00F55F7F"/>
    <w:rsid w:val="00F74C84"/>
    <w:rsid w:val="00F84A8C"/>
    <w:rsid w:val="00F9638F"/>
    <w:rsid w:val="00FD07E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84425C"/>
  <w15:chartTrackingRefBased/>
  <w15:docId w15:val="{918BA37B-3A9A-438A-8DEB-E1BA9A668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F3C"/>
    <w:pPr>
      <w:spacing w:after="120" w:line="288" w:lineRule="auto"/>
      <w:jc w:val="both"/>
    </w:pPr>
    <w:rPr>
      <w:color w:val="0D0D0D" w:themeColor="text1" w:themeTint="F2"/>
    </w:rPr>
  </w:style>
  <w:style w:type="paragraph" w:styleId="Heading1">
    <w:name w:val="heading 1"/>
    <w:basedOn w:val="Normal"/>
    <w:next w:val="Normal"/>
    <w:link w:val="Heading1Char"/>
    <w:uiPriority w:val="9"/>
    <w:qFormat/>
    <w:rsid w:val="00E65F3C"/>
    <w:pPr>
      <w:keepNext/>
      <w:keepLines/>
      <w:numPr>
        <w:numId w:val="2"/>
      </w:numPr>
      <w:spacing w:before="480" w:after="0"/>
      <w:outlineLvl w:val="0"/>
    </w:pPr>
    <w:rPr>
      <w:rFonts w:ascii="Calibri" w:eastAsiaTheme="majorEastAsia" w:hAnsi="Calibri" w:cstheme="majorBidi"/>
      <w:b/>
      <w:color w:val="2E74B5" w:themeColor="accent1" w:themeShade="BF"/>
      <w:sz w:val="28"/>
      <w:szCs w:val="32"/>
    </w:rPr>
  </w:style>
  <w:style w:type="paragraph" w:styleId="Heading2">
    <w:name w:val="heading 2"/>
    <w:basedOn w:val="Normal"/>
    <w:next w:val="Normal"/>
    <w:link w:val="Heading2Char"/>
    <w:uiPriority w:val="9"/>
    <w:unhideWhenUsed/>
    <w:qFormat/>
    <w:rsid w:val="00EA589D"/>
    <w:pPr>
      <w:keepNext/>
      <w:keepLines/>
      <w:numPr>
        <w:ilvl w:val="1"/>
        <w:numId w:val="2"/>
      </w:numPr>
      <w:spacing w:before="200" w:after="0"/>
      <w:outlineLvl w:val="1"/>
    </w:pPr>
    <w:rPr>
      <w:rFonts w:ascii="Calibri" w:eastAsiaTheme="majorEastAsia" w:hAnsi="Calibr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EA589D"/>
    <w:pPr>
      <w:keepNext/>
      <w:keepLines/>
      <w:numPr>
        <w:ilvl w:val="2"/>
        <w:numId w:val="2"/>
      </w:numPr>
      <w:spacing w:before="200" w:after="0"/>
      <w:outlineLvl w:val="2"/>
    </w:pPr>
    <w:rPr>
      <w:rFonts w:ascii="Calibri" w:eastAsiaTheme="majorEastAsia" w:hAnsi="Calibri" w:cstheme="majorBidi"/>
      <w:b/>
      <w:color w:val="1F4D78" w:themeColor="accent1" w:themeShade="7F"/>
      <w:szCs w:val="24"/>
    </w:rPr>
  </w:style>
  <w:style w:type="paragraph" w:styleId="Heading4">
    <w:name w:val="heading 4"/>
    <w:basedOn w:val="Normal"/>
    <w:next w:val="Normal"/>
    <w:link w:val="Heading4Char"/>
    <w:uiPriority w:val="9"/>
    <w:unhideWhenUsed/>
    <w:qFormat/>
    <w:rsid w:val="00EA589D"/>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A589D"/>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A589D"/>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A589D"/>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A589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A589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4F21"/>
    <w:pPr>
      <w:tabs>
        <w:tab w:val="center" w:pos="4536"/>
        <w:tab w:val="right" w:pos="9072"/>
      </w:tabs>
      <w:spacing w:after="0" w:line="240" w:lineRule="auto"/>
    </w:pPr>
  </w:style>
  <w:style w:type="character" w:customStyle="1" w:styleId="HeaderChar">
    <w:name w:val="Header Char"/>
    <w:basedOn w:val="DefaultParagraphFont"/>
    <w:link w:val="Header"/>
    <w:uiPriority w:val="99"/>
    <w:rsid w:val="003F4F21"/>
    <w:rPr>
      <w:color w:val="0D0D0D" w:themeColor="text1" w:themeTint="F2"/>
    </w:rPr>
  </w:style>
  <w:style w:type="paragraph" w:styleId="Footer">
    <w:name w:val="footer"/>
    <w:basedOn w:val="Normal"/>
    <w:link w:val="FooterChar"/>
    <w:uiPriority w:val="99"/>
    <w:unhideWhenUsed/>
    <w:rsid w:val="003F4F21"/>
    <w:pPr>
      <w:tabs>
        <w:tab w:val="center" w:pos="4536"/>
        <w:tab w:val="right" w:pos="9072"/>
      </w:tabs>
      <w:spacing w:after="0" w:line="240" w:lineRule="auto"/>
    </w:pPr>
  </w:style>
  <w:style w:type="character" w:customStyle="1" w:styleId="FooterChar">
    <w:name w:val="Footer Char"/>
    <w:basedOn w:val="DefaultParagraphFont"/>
    <w:link w:val="Footer"/>
    <w:uiPriority w:val="99"/>
    <w:rsid w:val="003F4F21"/>
    <w:rPr>
      <w:color w:val="0D0D0D" w:themeColor="text1" w:themeTint="F2"/>
    </w:rPr>
  </w:style>
  <w:style w:type="paragraph" w:styleId="NoSpacing">
    <w:name w:val="No Spacing"/>
    <w:link w:val="NoSpacingChar"/>
    <w:uiPriority w:val="1"/>
    <w:qFormat/>
    <w:rsid w:val="003F4F21"/>
    <w:rPr>
      <w:rFonts w:asciiTheme="minorHAnsi" w:eastAsiaTheme="minorEastAsia" w:hAnsiTheme="minorHAnsi"/>
      <w:lang w:eastAsia="de-CH"/>
    </w:rPr>
  </w:style>
  <w:style w:type="character" w:customStyle="1" w:styleId="NoSpacingChar">
    <w:name w:val="No Spacing Char"/>
    <w:basedOn w:val="DefaultParagraphFont"/>
    <w:link w:val="NoSpacing"/>
    <w:uiPriority w:val="1"/>
    <w:rsid w:val="003F4F21"/>
    <w:rPr>
      <w:rFonts w:asciiTheme="minorHAnsi" w:eastAsiaTheme="minorEastAsia" w:hAnsiTheme="minorHAnsi"/>
      <w:lang w:eastAsia="de-CH"/>
    </w:rPr>
  </w:style>
  <w:style w:type="paragraph" w:styleId="ListParagraph">
    <w:name w:val="List Paragraph"/>
    <w:basedOn w:val="Normal"/>
    <w:uiPriority w:val="34"/>
    <w:qFormat/>
    <w:rsid w:val="009A2ACE"/>
    <w:pPr>
      <w:ind w:left="720"/>
      <w:contextualSpacing/>
    </w:pPr>
  </w:style>
  <w:style w:type="character" w:customStyle="1" w:styleId="Heading1Char">
    <w:name w:val="Heading 1 Char"/>
    <w:basedOn w:val="DefaultParagraphFont"/>
    <w:link w:val="Heading1"/>
    <w:uiPriority w:val="9"/>
    <w:rsid w:val="00E65F3C"/>
    <w:rPr>
      <w:rFonts w:ascii="Calibri" w:eastAsiaTheme="majorEastAsia" w:hAnsi="Calibri" w:cstheme="majorBidi"/>
      <w:b/>
      <w:color w:val="2E74B5" w:themeColor="accent1" w:themeShade="BF"/>
      <w:sz w:val="28"/>
      <w:szCs w:val="32"/>
    </w:rPr>
  </w:style>
  <w:style w:type="character" w:customStyle="1" w:styleId="Heading2Char">
    <w:name w:val="Heading 2 Char"/>
    <w:basedOn w:val="DefaultParagraphFont"/>
    <w:link w:val="Heading2"/>
    <w:uiPriority w:val="9"/>
    <w:rsid w:val="00EA589D"/>
    <w:rPr>
      <w:rFonts w:ascii="Calibri" w:eastAsiaTheme="majorEastAsia" w:hAnsi="Calibri" w:cstheme="majorBidi"/>
      <w:b/>
      <w:color w:val="2E74B5" w:themeColor="accent1" w:themeShade="BF"/>
      <w:sz w:val="26"/>
      <w:szCs w:val="26"/>
    </w:rPr>
  </w:style>
  <w:style w:type="character" w:customStyle="1" w:styleId="Heading3Char">
    <w:name w:val="Heading 3 Char"/>
    <w:basedOn w:val="DefaultParagraphFont"/>
    <w:link w:val="Heading3"/>
    <w:uiPriority w:val="9"/>
    <w:rsid w:val="00EA589D"/>
    <w:rPr>
      <w:rFonts w:ascii="Calibri" w:eastAsiaTheme="majorEastAsia" w:hAnsi="Calibri" w:cstheme="majorBidi"/>
      <w:b/>
      <w:color w:val="1F4D78" w:themeColor="accent1" w:themeShade="7F"/>
      <w:szCs w:val="24"/>
    </w:rPr>
  </w:style>
  <w:style w:type="character" w:customStyle="1" w:styleId="Heading4Char">
    <w:name w:val="Heading 4 Char"/>
    <w:basedOn w:val="DefaultParagraphFont"/>
    <w:link w:val="Heading4"/>
    <w:uiPriority w:val="9"/>
    <w:rsid w:val="00EA589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EA589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A589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A589D"/>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A589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A589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6A1226"/>
    <w:pPr>
      <w:spacing w:after="0" w:line="240" w:lineRule="auto"/>
    </w:pPr>
    <w:rPr>
      <w:i/>
      <w:iCs/>
      <w:color w:val="1F4E79" w:themeColor="accent1" w:themeShade="80"/>
      <w:sz w:val="18"/>
      <w:szCs w:val="18"/>
    </w:rPr>
  </w:style>
  <w:style w:type="paragraph" w:styleId="TOC1">
    <w:name w:val="toc 1"/>
    <w:basedOn w:val="Normal"/>
    <w:next w:val="Normal"/>
    <w:autoRedefine/>
    <w:uiPriority w:val="39"/>
    <w:unhideWhenUsed/>
    <w:rsid w:val="000C36A4"/>
    <w:pPr>
      <w:spacing w:before="120" w:after="100"/>
    </w:pPr>
    <w:rPr>
      <w:b/>
    </w:rPr>
  </w:style>
  <w:style w:type="paragraph" w:styleId="TOC2">
    <w:name w:val="toc 2"/>
    <w:basedOn w:val="Normal"/>
    <w:next w:val="Normal"/>
    <w:autoRedefine/>
    <w:uiPriority w:val="39"/>
    <w:unhideWhenUsed/>
    <w:rsid w:val="006A1226"/>
    <w:pPr>
      <w:spacing w:after="100"/>
    </w:pPr>
  </w:style>
  <w:style w:type="character" w:styleId="Hyperlink">
    <w:name w:val="Hyperlink"/>
    <w:basedOn w:val="DefaultParagraphFont"/>
    <w:uiPriority w:val="99"/>
    <w:unhideWhenUsed/>
    <w:rsid w:val="006A1226"/>
    <w:rPr>
      <w:color w:val="0563C1" w:themeColor="hyperlink"/>
      <w:u w:val="single"/>
    </w:rPr>
  </w:style>
  <w:style w:type="paragraph" w:styleId="Bibliography">
    <w:name w:val="Bibliography"/>
    <w:basedOn w:val="Normal"/>
    <w:next w:val="Normal"/>
    <w:uiPriority w:val="37"/>
    <w:unhideWhenUsed/>
    <w:rsid w:val="00604FD4"/>
  </w:style>
  <w:style w:type="paragraph" w:styleId="TOC3">
    <w:name w:val="toc 3"/>
    <w:basedOn w:val="Normal"/>
    <w:next w:val="Normal"/>
    <w:autoRedefine/>
    <w:uiPriority w:val="39"/>
    <w:unhideWhenUsed/>
    <w:rsid w:val="006A1226"/>
    <w:pPr>
      <w:spacing w:after="100"/>
    </w:pPr>
  </w:style>
  <w:style w:type="paragraph" w:styleId="TableofFigures">
    <w:name w:val="table of figures"/>
    <w:basedOn w:val="Normal"/>
    <w:next w:val="Normal"/>
    <w:uiPriority w:val="99"/>
    <w:unhideWhenUsed/>
    <w:rsid w:val="00604FD4"/>
    <w:pPr>
      <w:spacing w:after="0"/>
    </w:pPr>
  </w:style>
  <w:style w:type="paragraph" w:styleId="NormalWeb">
    <w:name w:val="Normal (Web)"/>
    <w:basedOn w:val="Normal"/>
    <w:uiPriority w:val="99"/>
    <w:unhideWhenUsed/>
    <w:rsid w:val="00C23DA6"/>
    <w:pPr>
      <w:spacing w:before="100" w:beforeAutospacing="1" w:after="100" w:afterAutospacing="1" w:line="240" w:lineRule="auto"/>
      <w:jc w:val="left"/>
    </w:pPr>
    <w:rPr>
      <w:rFonts w:ascii="Times New Roman" w:eastAsia="Times New Roman" w:hAnsi="Times New Roman" w:cs="Times New Roman"/>
      <w:color w:val="auto"/>
      <w:sz w:val="24"/>
      <w:szCs w:val="24"/>
      <w:lang w:val="en-CH" w:eastAsia="en-GB"/>
    </w:rPr>
  </w:style>
  <w:style w:type="character" w:styleId="Strong">
    <w:name w:val="Strong"/>
    <w:basedOn w:val="DefaultParagraphFont"/>
    <w:uiPriority w:val="22"/>
    <w:qFormat/>
    <w:rsid w:val="00C23DA6"/>
    <w:rPr>
      <w:b/>
      <w:bCs/>
    </w:rPr>
  </w:style>
  <w:style w:type="paragraph" w:customStyle="1" w:styleId="intro">
    <w:name w:val="intro"/>
    <w:basedOn w:val="Normal"/>
    <w:rsid w:val="009E1174"/>
    <w:pPr>
      <w:spacing w:before="100" w:beforeAutospacing="1" w:after="100" w:afterAutospacing="1" w:line="240" w:lineRule="auto"/>
      <w:jc w:val="left"/>
    </w:pPr>
    <w:rPr>
      <w:rFonts w:ascii="Times New Roman" w:eastAsia="Times New Roman" w:hAnsi="Times New Roman" w:cs="Times New Roman"/>
      <w:color w:val="auto"/>
      <w:sz w:val="24"/>
      <w:szCs w:val="24"/>
      <w:lang w:val="en-CH" w:eastAsia="en-GB"/>
    </w:rPr>
  </w:style>
  <w:style w:type="paragraph" w:styleId="Revision">
    <w:name w:val="Revision"/>
    <w:hidden/>
    <w:uiPriority w:val="99"/>
    <w:semiHidden/>
    <w:rsid w:val="00C11681"/>
    <w:rPr>
      <w:color w:val="0D0D0D" w:themeColor="text1" w:themeTint="F2"/>
    </w:rPr>
  </w:style>
  <w:style w:type="table" w:styleId="GridTable4-Accent1">
    <w:name w:val="Grid Table 4 Accent 1"/>
    <w:basedOn w:val="TableNormal"/>
    <w:uiPriority w:val="49"/>
    <w:rsid w:val="00C11681"/>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33149">
      <w:bodyDiv w:val="1"/>
      <w:marLeft w:val="0"/>
      <w:marRight w:val="0"/>
      <w:marTop w:val="0"/>
      <w:marBottom w:val="0"/>
      <w:divBdr>
        <w:top w:val="none" w:sz="0" w:space="0" w:color="auto"/>
        <w:left w:val="none" w:sz="0" w:space="0" w:color="auto"/>
        <w:bottom w:val="none" w:sz="0" w:space="0" w:color="auto"/>
        <w:right w:val="none" w:sz="0" w:space="0" w:color="auto"/>
      </w:divBdr>
    </w:div>
    <w:div w:id="61568563">
      <w:bodyDiv w:val="1"/>
      <w:marLeft w:val="0"/>
      <w:marRight w:val="0"/>
      <w:marTop w:val="0"/>
      <w:marBottom w:val="0"/>
      <w:divBdr>
        <w:top w:val="none" w:sz="0" w:space="0" w:color="auto"/>
        <w:left w:val="none" w:sz="0" w:space="0" w:color="auto"/>
        <w:bottom w:val="none" w:sz="0" w:space="0" w:color="auto"/>
        <w:right w:val="none" w:sz="0" w:space="0" w:color="auto"/>
      </w:divBdr>
    </w:div>
    <w:div w:id="108160253">
      <w:bodyDiv w:val="1"/>
      <w:marLeft w:val="0"/>
      <w:marRight w:val="0"/>
      <w:marTop w:val="0"/>
      <w:marBottom w:val="0"/>
      <w:divBdr>
        <w:top w:val="none" w:sz="0" w:space="0" w:color="auto"/>
        <w:left w:val="none" w:sz="0" w:space="0" w:color="auto"/>
        <w:bottom w:val="none" w:sz="0" w:space="0" w:color="auto"/>
        <w:right w:val="none" w:sz="0" w:space="0" w:color="auto"/>
      </w:divBdr>
    </w:div>
    <w:div w:id="110170969">
      <w:bodyDiv w:val="1"/>
      <w:marLeft w:val="0"/>
      <w:marRight w:val="0"/>
      <w:marTop w:val="0"/>
      <w:marBottom w:val="0"/>
      <w:divBdr>
        <w:top w:val="none" w:sz="0" w:space="0" w:color="auto"/>
        <w:left w:val="none" w:sz="0" w:space="0" w:color="auto"/>
        <w:bottom w:val="none" w:sz="0" w:space="0" w:color="auto"/>
        <w:right w:val="none" w:sz="0" w:space="0" w:color="auto"/>
      </w:divBdr>
    </w:div>
    <w:div w:id="111099130">
      <w:bodyDiv w:val="1"/>
      <w:marLeft w:val="0"/>
      <w:marRight w:val="0"/>
      <w:marTop w:val="0"/>
      <w:marBottom w:val="0"/>
      <w:divBdr>
        <w:top w:val="none" w:sz="0" w:space="0" w:color="auto"/>
        <w:left w:val="none" w:sz="0" w:space="0" w:color="auto"/>
        <w:bottom w:val="none" w:sz="0" w:space="0" w:color="auto"/>
        <w:right w:val="none" w:sz="0" w:space="0" w:color="auto"/>
      </w:divBdr>
    </w:div>
    <w:div w:id="160314912">
      <w:bodyDiv w:val="1"/>
      <w:marLeft w:val="0"/>
      <w:marRight w:val="0"/>
      <w:marTop w:val="0"/>
      <w:marBottom w:val="0"/>
      <w:divBdr>
        <w:top w:val="none" w:sz="0" w:space="0" w:color="auto"/>
        <w:left w:val="none" w:sz="0" w:space="0" w:color="auto"/>
        <w:bottom w:val="none" w:sz="0" w:space="0" w:color="auto"/>
        <w:right w:val="none" w:sz="0" w:space="0" w:color="auto"/>
      </w:divBdr>
    </w:div>
    <w:div w:id="165747920">
      <w:bodyDiv w:val="1"/>
      <w:marLeft w:val="0"/>
      <w:marRight w:val="0"/>
      <w:marTop w:val="0"/>
      <w:marBottom w:val="0"/>
      <w:divBdr>
        <w:top w:val="none" w:sz="0" w:space="0" w:color="auto"/>
        <w:left w:val="none" w:sz="0" w:space="0" w:color="auto"/>
        <w:bottom w:val="none" w:sz="0" w:space="0" w:color="auto"/>
        <w:right w:val="none" w:sz="0" w:space="0" w:color="auto"/>
      </w:divBdr>
    </w:div>
    <w:div w:id="168838853">
      <w:bodyDiv w:val="1"/>
      <w:marLeft w:val="0"/>
      <w:marRight w:val="0"/>
      <w:marTop w:val="0"/>
      <w:marBottom w:val="0"/>
      <w:divBdr>
        <w:top w:val="none" w:sz="0" w:space="0" w:color="auto"/>
        <w:left w:val="none" w:sz="0" w:space="0" w:color="auto"/>
        <w:bottom w:val="none" w:sz="0" w:space="0" w:color="auto"/>
        <w:right w:val="none" w:sz="0" w:space="0" w:color="auto"/>
      </w:divBdr>
    </w:div>
    <w:div w:id="252707743">
      <w:bodyDiv w:val="1"/>
      <w:marLeft w:val="0"/>
      <w:marRight w:val="0"/>
      <w:marTop w:val="0"/>
      <w:marBottom w:val="0"/>
      <w:divBdr>
        <w:top w:val="none" w:sz="0" w:space="0" w:color="auto"/>
        <w:left w:val="none" w:sz="0" w:space="0" w:color="auto"/>
        <w:bottom w:val="none" w:sz="0" w:space="0" w:color="auto"/>
        <w:right w:val="none" w:sz="0" w:space="0" w:color="auto"/>
      </w:divBdr>
    </w:div>
    <w:div w:id="261501411">
      <w:bodyDiv w:val="1"/>
      <w:marLeft w:val="0"/>
      <w:marRight w:val="0"/>
      <w:marTop w:val="0"/>
      <w:marBottom w:val="0"/>
      <w:divBdr>
        <w:top w:val="none" w:sz="0" w:space="0" w:color="auto"/>
        <w:left w:val="none" w:sz="0" w:space="0" w:color="auto"/>
        <w:bottom w:val="none" w:sz="0" w:space="0" w:color="auto"/>
        <w:right w:val="none" w:sz="0" w:space="0" w:color="auto"/>
      </w:divBdr>
    </w:div>
    <w:div w:id="340206388">
      <w:bodyDiv w:val="1"/>
      <w:marLeft w:val="0"/>
      <w:marRight w:val="0"/>
      <w:marTop w:val="0"/>
      <w:marBottom w:val="0"/>
      <w:divBdr>
        <w:top w:val="none" w:sz="0" w:space="0" w:color="auto"/>
        <w:left w:val="none" w:sz="0" w:space="0" w:color="auto"/>
        <w:bottom w:val="none" w:sz="0" w:space="0" w:color="auto"/>
        <w:right w:val="none" w:sz="0" w:space="0" w:color="auto"/>
      </w:divBdr>
    </w:div>
    <w:div w:id="355473957">
      <w:bodyDiv w:val="1"/>
      <w:marLeft w:val="0"/>
      <w:marRight w:val="0"/>
      <w:marTop w:val="0"/>
      <w:marBottom w:val="0"/>
      <w:divBdr>
        <w:top w:val="none" w:sz="0" w:space="0" w:color="auto"/>
        <w:left w:val="none" w:sz="0" w:space="0" w:color="auto"/>
        <w:bottom w:val="none" w:sz="0" w:space="0" w:color="auto"/>
        <w:right w:val="none" w:sz="0" w:space="0" w:color="auto"/>
      </w:divBdr>
    </w:div>
    <w:div w:id="452673429">
      <w:bodyDiv w:val="1"/>
      <w:marLeft w:val="0"/>
      <w:marRight w:val="0"/>
      <w:marTop w:val="0"/>
      <w:marBottom w:val="0"/>
      <w:divBdr>
        <w:top w:val="none" w:sz="0" w:space="0" w:color="auto"/>
        <w:left w:val="none" w:sz="0" w:space="0" w:color="auto"/>
        <w:bottom w:val="none" w:sz="0" w:space="0" w:color="auto"/>
        <w:right w:val="none" w:sz="0" w:space="0" w:color="auto"/>
      </w:divBdr>
    </w:div>
    <w:div w:id="453910185">
      <w:bodyDiv w:val="1"/>
      <w:marLeft w:val="0"/>
      <w:marRight w:val="0"/>
      <w:marTop w:val="0"/>
      <w:marBottom w:val="0"/>
      <w:divBdr>
        <w:top w:val="none" w:sz="0" w:space="0" w:color="auto"/>
        <w:left w:val="none" w:sz="0" w:space="0" w:color="auto"/>
        <w:bottom w:val="none" w:sz="0" w:space="0" w:color="auto"/>
        <w:right w:val="none" w:sz="0" w:space="0" w:color="auto"/>
      </w:divBdr>
    </w:div>
    <w:div w:id="586154177">
      <w:bodyDiv w:val="1"/>
      <w:marLeft w:val="0"/>
      <w:marRight w:val="0"/>
      <w:marTop w:val="0"/>
      <w:marBottom w:val="0"/>
      <w:divBdr>
        <w:top w:val="none" w:sz="0" w:space="0" w:color="auto"/>
        <w:left w:val="none" w:sz="0" w:space="0" w:color="auto"/>
        <w:bottom w:val="none" w:sz="0" w:space="0" w:color="auto"/>
        <w:right w:val="none" w:sz="0" w:space="0" w:color="auto"/>
      </w:divBdr>
      <w:divsChild>
        <w:div w:id="351689171">
          <w:marLeft w:val="0"/>
          <w:marRight w:val="0"/>
          <w:marTop w:val="0"/>
          <w:marBottom w:val="0"/>
          <w:divBdr>
            <w:top w:val="none" w:sz="0" w:space="0" w:color="auto"/>
            <w:left w:val="none" w:sz="0" w:space="0" w:color="auto"/>
            <w:bottom w:val="none" w:sz="0" w:space="0" w:color="auto"/>
            <w:right w:val="none" w:sz="0" w:space="0" w:color="auto"/>
          </w:divBdr>
          <w:divsChild>
            <w:div w:id="2019043078">
              <w:marLeft w:val="0"/>
              <w:marRight w:val="0"/>
              <w:marTop w:val="0"/>
              <w:marBottom w:val="0"/>
              <w:divBdr>
                <w:top w:val="none" w:sz="0" w:space="0" w:color="auto"/>
                <w:left w:val="none" w:sz="0" w:space="0" w:color="auto"/>
                <w:bottom w:val="none" w:sz="0" w:space="0" w:color="auto"/>
                <w:right w:val="none" w:sz="0" w:space="0" w:color="auto"/>
              </w:divBdr>
            </w:div>
            <w:div w:id="84397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97332">
      <w:bodyDiv w:val="1"/>
      <w:marLeft w:val="0"/>
      <w:marRight w:val="0"/>
      <w:marTop w:val="0"/>
      <w:marBottom w:val="0"/>
      <w:divBdr>
        <w:top w:val="none" w:sz="0" w:space="0" w:color="auto"/>
        <w:left w:val="none" w:sz="0" w:space="0" w:color="auto"/>
        <w:bottom w:val="none" w:sz="0" w:space="0" w:color="auto"/>
        <w:right w:val="none" w:sz="0" w:space="0" w:color="auto"/>
      </w:divBdr>
    </w:div>
    <w:div w:id="588850419">
      <w:bodyDiv w:val="1"/>
      <w:marLeft w:val="0"/>
      <w:marRight w:val="0"/>
      <w:marTop w:val="0"/>
      <w:marBottom w:val="0"/>
      <w:divBdr>
        <w:top w:val="none" w:sz="0" w:space="0" w:color="auto"/>
        <w:left w:val="none" w:sz="0" w:space="0" w:color="auto"/>
        <w:bottom w:val="none" w:sz="0" w:space="0" w:color="auto"/>
        <w:right w:val="none" w:sz="0" w:space="0" w:color="auto"/>
      </w:divBdr>
    </w:div>
    <w:div w:id="591623934">
      <w:bodyDiv w:val="1"/>
      <w:marLeft w:val="0"/>
      <w:marRight w:val="0"/>
      <w:marTop w:val="0"/>
      <w:marBottom w:val="0"/>
      <w:divBdr>
        <w:top w:val="none" w:sz="0" w:space="0" w:color="auto"/>
        <w:left w:val="none" w:sz="0" w:space="0" w:color="auto"/>
        <w:bottom w:val="none" w:sz="0" w:space="0" w:color="auto"/>
        <w:right w:val="none" w:sz="0" w:space="0" w:color="auto"/>
      </w:divBdr>
    </w:div>
    <w:div w:id="636909356">
      <w:bodyDiv w:val="1"/>
      <w:marLeft w:val="0"/>
      <w:marRight w:val="0"/>
      <w:marTop w:val="0"/>
      <w:marBottom w:val="0"/>
      <w:divBdr>
        <w:top w:val="none" w:sz="0" w:space="0" w:color="auto"/>
        <w:left w:val="none" w:sz="0" w:space="0" w:color="auto"/>
        <w:bottom w:val="none" w:sz="0" w:space="0" w:color="auto"/>
        <w:right w:val="none" w:sz="0" w:space="0" w:color="auto"/>
      </w:divBdr>
    </w:div>
    <w:div w:id="690761822">
      <w:bodyDiv w:val="1"/>
      <w:marLeft w:val="0"/>
      <w:marRight w:val="0"/>
      <w:marTop w:val="0"/>
      <w:marBottom w:val="0"/>
      <w:divBdr>
        <w:top w:val="none" w:sz="0" w:space="0" w:color="auto"/>
        <w:left w:val="none" w:sz="0" w:space="0" w:color="auto"/>
        <w:bottom w:val="none" w:sz="0" w:space="0" w:color="auto"/>
        <w:right w:val="none" w:sz="0" w:space="0" w:color="auto"/>
      </w:divBdr>
    </w:div>
    <w:div w:id="703792492">
      <w:bodyDiv w:val="1"/>
      <w:marLeft w:val="0"/>
      <w:marRight w:val="0"/>
      <w:marTop w:val="0"/>
      <w:marBottom w:val="0"/>
      <w:divBdr>
        <w:top w:val="none" w:sz="0" w:space="0" w:color="auto"/>
        <w:left w:val="none" w:sz="0" w:space="0" w:color="auto"/>
        <w:bottom w:val="none" w:sz="0" w:space="0" w:color="auto"/>
        <w:right w:val="none" w:sz="0" w:space="0" w:color="auto"/>
      </w:divBdr>
    </w:div>
    <w:div w:id="717239483">
      <w:bodyDiv w:val="1"/>
      <w:marLeft w:val="0"/>
      <w:marRight w:val="0"/>
      <w:marTop w:val="0"/>
      <w:marBottom w:val="0"/>
      <w:divBdr>
        <w:top w:val="none" w:sz="0" w:space="0" w:color="auto"/>
        <w:left w:val="none" w:sz="0" w:space="0" w:color="auto"/>
        <w:bottom w:val="none" w:sz="0" w:space="0" w:color="auto"/>
        <w:right w:val="none" w:sz="0" w:space="0" w:color="auto"/>
      </w:divBdr>
    </w:div>
    <w:div w:id="780104757">
      <w:bodyDiv w:val="1"/>
      <w:marLeft w:val="0"/>
      <w:marRight w:val="0"/>
      <w:marTop w:val="0"/>
      <w:marBottom w:val="0"/>
      <w:divBdr>
        <w:top w:val="none" w:sz="0" w:space="0" w:color="auto"/>
        <w:left w:val="none" w:sz="0" w:space="0" w:color="auto"/>
        <w:bottom w:val="none" w:sz="0" w:space="0" w:color="auto"/>
        <w:right w:val="none" w:sz="0" w:space="0" w:color="auto"/>
      </w:divBdr>
    </w:div>
    <w:div w:id="793250184">
      <w:bodyDiv w:val="1"/>
      <w:marLeft w:val="0"/>
      <w:marRight w:val="0"/>
      <w:marTop w:val="0"/>
      <w:marBottom w:val="0"/>
      <w:divBdr>
        <w:top w:val="none" w:sz="0" w:space="0" w:color="auto"/>
        <w:left w:val="none" w:sz="0" w:space="0" w:color="auto"/>
        <w:bottom w:val="none" w:sz="0" w:space="0" w:color="auto"/>
        <w:right w:val="none" w:sz="0" w:space="0" w:color="auto"/>
      </w:divBdr>
    </w:div>
    <w:div w:id="844629815">
      <w:bodyDiv w:val="1"/>
      <w:marLeft w:val="0"/>
      <w:marRight w:val="0"/>
      <w:marTop w:val="0"/>
      <w:marBottom w:val="0"/>
      <w:divBdr>
        <w:top w:val="none" w:sz="0" w:space="0" w:color="auto"/>
        <w:left w:val="none" w:sz="0" w:space="0" w:color="auto"/>
        <w:bottom w:val="none" w:sz="0" w:space="0" w:color="auto"/>
        <w:right w:val="none" w:sz="0" w:space="0" w:color="auto"/>
      </w:divBdr>
    </w:div>
    <w:div w:id="851340129">
      <w:bodyDiv w:val="1"/>
      <w:marLeft w:val="0"/>
      <w:marRight w:val="0"/>
      <w:marTop w:val="0"/>
      <w:marBottom w:val="0"/>
      <w:divBdr>
        <w:top w:val="none" w:sz="0" w:space="0" w:color="auto"/>
        <w:left w:val="none" w:sz="0" w:space="0" w:color="auto"/>
        <w:bottom w:val="none" w:sz="0" w:space="0" w:color="auto"/>
        <w:right w:val="none" w:sz="0" w:space="0" w:color="auto"/>
      </w:divBdr>
    </w:div>
    <w:div w:id="884215343">
      <w:bodyDiv w:val="1"/>
      <w:marLeft w:val="0"/>
      <w:marRight w:val="0"/>
      <w:marTop w:val="0"/>
      <w:marBottom w:val="0"/>
      <w:divBdr>
        <w:top w:val="none" w:sz="0" w:space="0" w:color="auto"/>
        <w:left w:val="none" w:sz="0" w:space="0" w:color="auto"/>
        <w:bottom w:val="none" w:sz="0" w:space="0" w:color="auto"/>
        <w:right w:val="none" w:sz="0" w:space="0" w:color="auto"/>
      </w:divBdr>
    </w:div>
    <w:div w:id="884608701">
      <w:bodyDiv w:val="1"/>
      <w:marLeft w:val="0"/>
      <w:marRight w:val="0"/>
      <w:marTop w:val="0"/>
      <w:marBottom w:val="0"/>
      <w:divBdr>
        <w:top w:val="none" w:sz="0" w:space="0" w:color="auto"/>
        <w:left w:val="none" w:sz="0" w:space="0" w:color="auto"/>
        <w:bottom w:val="none" w:sz="0" w:space="0" w:color="auto"/>
        <w:right w:val="none" w:sz="0" w:space="0" w:color="auto"/>
      </w:divBdr>
    </w:div>
    <w:div w:id="943265708">
      <w:bodyDiv w:val="1"/>
      <w:marLeft w:val="0"/>
      <w:marRight w:val="0"/>
      <w:marTop w:val="0"/>
      <w:marBottom w:val="0"/>
      <w:divBdr>
        <w:top w:val="none" w:sz="0" w:space="0" w:color="auto"/>
        <w:left w:val="none" w:sz="0" w:space="0" w:color="auto"/>
        <w:bottom w:val="none" w:sz="0" w:space="0" w:color="auto"/>
        <w:right w:val="none" w:sz="0" w:space="0" w:color="auto"/>
      </w:divBdr>
    </w:div>
    <w:div w:id="943541627">
      <w:bodyDiv w:val="1"/>
      <w:marLeft w:val="0"/>
      <w:marRight w:val="0"/>
      <w:marTop w:val="0"/>
      <w:marBottom w:val="0"/>
      <w:divBdr>
        <w:top w:val="none" w:sz="0" w:space="0" w:color="auto"/>
        <w:left w:val="none" w:sz="0" w:space="0" w:color="auto"/>
        <w:bottom w:val="none" w:sz="0" w:space="0" w:color="auto"/>
        <w:right w:val="none" w:sz="0" w:space="0" w:color="auto"/>
      </w:divBdr>
    </w:div>
    <w:div w:id="951714310">
      <w:bodyDiv w:val="1"/>
      <w:marLeft w:val="0"/>
      <w:marRight w:val="0"/>
      <w:marTop w:val="0"/>
      <w:marBottom w:val="0"/>
      <w:divBdr>
        <w:top w:val="none" w:sz="0" w:space="0" w:color="auto"/>
        <w:left w:val="none" w:sz="0" w:space="0" w:color="auto"/>
        <w:bottom w:val="none" w:sz="0" w:space="0" w:color="auto"/>
        <w:right w:val="none" w:sz="0" w:space="0" w:color="auto"/>
      </w:divBdr>
    </w:div>
    <w:div w:id="987713172">
      <w:bodyDiv w:val="1"/>
      <w:marLeft w:val="0"/>
      <w:marRight w:val="0"/>
      <w:marTop w:val="0"/>
      <w:marBottom w:val="0"/>
      <w:divBdr>
        <w:top w:val="none" w:sz="0" w:space="0" w:color="auto"/>
        <w:left w:val="none" w:sz="0" w:space="0" w:color="auto"/>
        <w:bottom w:val="none" w:sz="0" w:space="0" w:color="auto"/>
        <w:right w:val="none" w:sz="0" w:space="0" w:color="auto"/>
      </w:divBdr>
    </w:div>
    <w:div w:id="1031226835">
      <w:bodyDiv w:val="1"/>
      <w:marLeft w:val="0"/>
      <w:marRight w:val="0"/>
      <w:marTop w:val="0"/>
      <w:marBottom w:val="0"/>
      <w:divBdr>
        <w:top w:val="none" w:sz="0" w:space="0" w:color="auto"/>
        <w:left w:val="none" w:sz="0" w:space="0" w:color="auto"/>
        <w:bottom w:val="none" w:sz="0" w:space="0" w:color="auto"/>
        <w:right w:val="none" w:sz="0" w:space="0" w:color="auto"/>
      </w:divBdr>
    </w:div>
    <w:div w:id="1035619102">
      <w:bodyDiv w:val="1"/>
      <w:marLeft w:val="0"/>
      <w:marRight w:val="0"/>
      <w:marTop w:val="0"/>
      <w:marBottom w:val="0"/>
      <w:divBdr>
        <w:top w:val="none" w:sz="0" w:space="0" w:color="auto"/>
        <w:left w:val="none" w:sz="0" w:space="0" w:color="auto"/>
        <w:bottom w:val="none" w:sz="0" w:space="0" w:color="auto"/>
        <w:right w:val="none" w:sz="0" w:space="0" w:color="auto"/>
      </w:divBdr>
    </w:div>
    <w:div w:id="1054157076">
      <w:bodyDiv w:val="1"/>
      <w:marLeft w:val="0"/>
      <w:marRight w:val="0"/>
      <w:marTop w:val="0"/>
      <w:marBottom w:val="0"/>
      <w:divBdr>
        <w:top w:val="none" w:sz="0" w:space="0" w:color="auto"/>
        <w:left w:val="none" w:sz="0" w:space="0" w:color="auto"/>
        <w:bottom w:val="none" w:sz="0" w:space="0" w:color="auto"/>
        <w:right w:val="none" w:sz="0" w:space="0" w:color="auto"/>
      </w:divBdr>
    </w:div>
    <w:div w:id="1074351821">
      <w:bodyDiv w:val="1"/>
      <w:marLeft w:val="0"/>
      <w:marRight w:val="0"/>
      <w:marTop w:val="0"/>
      <w:marBottom w:val="0"/>
      <w:divBdr>
        <w:top w:val="none" w:sz="0" w:space="0" w:color="auto"/>
        <w:left w:val="none" w:sz="0" w:space="0" w:color="auto"/>
        <w:bottom w:val="none" w:sz="0" w:space="0" w:color="auto"/>
        <w:right w:val="none" w:sz="0" w:space="0" w:color="auto"/>
      </w:divBdr>
    </w:div>
    <w:div w:id="1130975486">
      <w:bodyDiv w:val="1"/>
      <w:marLeft w:val="0"/>
      <w:marRight w:val="0"/>
      <w:marTop w:val="0"/>
      <w:marBottom w:val="0"/>
      <w:divBdr>
        <w:top w:val="none" w:sz="0" w:space="0" w:color="auto"/>
        <w:left w:val="none" w:sz="0" w:space="0" w:color="auto"/>
        <w:bottom w:val="none" w:sz="0" w:space="0" w:color="auto"/>
        <w:right w:val="none" w:sz="0" w:space="0" w:color="auto"/>
      </w:divBdr>
    </w:div>
    <w:div w:id="1134180477">
      <w:bodyDiv w:val="1"/>
      <w:marLeft w:val="0"/>
      <w:marRight w:val="0"/>
      <w:marTop w:val="0"/>
      <w:marBottom w:val="0"/>
      <w:divBdr>
        <w:top w:val="none" w:sz="0" w:space="0" w:color="auto"/>
        <w:left w:val="none" w:sz="0" w:space="0" w:color="auto"/>
        <w:bottom w:val="none" w:sz="0" w:space="0" w:color="auto"/>
        <w:right w:val="none" w:sz="0" w:space="0" w:color="auto"/>
      </w:divBdr>
    </w:div>
    <w:div w:id="1166243949">
      <w:bodyDiv w:val="1"/>
      <w:marLeft w:val="0"/>
      <w:marRight w:val="0"/>
      <w:marTop w:val="0"/>
      <w:marBottom w:val="0"/>
      <w:divBdr>
        <w:top w:val="none" w:sz="0" w:space="0" w:color="auto"/>
        <w:left w:val="none" w:sz="0" w:space="0" w:color="auto"/>
        <w:bottom w:val="none" w:sz="0" w:space="0" w:color="auto"/>
        <w:right w:val="none" w:sz="0" w:space="0" w:color="auto"/>
      </w:divBdr>
    </w:div>
    <w:div w:id="1176386334">
      <w:bodyDiv w:val="1"/>
      <w:marLeft w:val="0"/>
      <w:marRight w:val="0"/>
      <w:marTop w:val="0"/>
      <w:marBottom w:val="0"/>
      <w:divBdr>
        <w:top w:val="none" w:sz="0" w:space="0" w:color="auto"/>
        <w:left w:val="none" w:sz="0" w:space="0" w:color="auto"/>
        <w:bottom w:val="none" w:sz="0" w:space="0" w:color="auto"/>
        <w:right w:val="none" w:sz="0" w:space="0" w:color="auto"/>
      </w:divBdr>
      <w:divsChild>
        <w:div w:id="1374043002">
          <w:marLeft w:val="0"/>
          <w:marRight w:val="0"/>
          <w:marTop w:val="0"/>
          <w:marBottom w:val="0"/>
          <w:divBdr>
            <w:top w:val="none" w:sz="0" w:space="0" w:color="auto"/>
            <w:left w:val="none" w:sz="0" w:space="0" w:color="auto"/>
            <w:bottom w:val="none" w:sz="0" w:space="0" w:color="auto"/>
            <w:right w:val="none" w:sz="0" w:space="0" w:color="auto"/>
          </w:divBdr>
          <w:divsChild>
            <w:div w:id="34506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68070">
      <w:bodyDiv w:val="1"/>
      <w:marLeft w:val="0"/>
      <w:marRight w:val="0"/>
      <w:marTop w:val="0"/>
      <w:marBottom w:val="0"/>
      <w:divBdr>
        <w:top w:val="none" w:sz="0" w:space="0" w:color="auto"/>
        <w:left w:val="none" w:sz="0" w:space="0" w:color="auto"/>
        <w:bottom w:val="none" w:sz="0" w:space="0" w:color="auto"/>
        <w:right w:val="none" w:sz="0" w:space="0" w:color="auto"/>
      </w:divBdr>
    </w:div>
    <w:div w:id="1259145047">
      <w:bodyDiv w:val="1"/>
      <w:marLeft w:val="0"/>
      <w:marRight w:val="0"/>
      <w:marTop w:val="0"/>
      <w:marBottom w:val="0"/>
      <w:divBdr>
        <w:top w:val="none" w:sz="0" w:space="0" w:color="auto"/>
        <w:left w:val="none" w:sz="0" w:space="0" w:color="auto"/>
        <w:bottom w:val="none" w:sz="0" w:space="0" w:color="auto"/>
        <w:right w:val="none" w:sz="0" w:space="0" w:color="auto"/>
      </w:divBdr>
    </w:div>
    <w:div w:id="1263805548">
      <w:bodyDiv w:val="1"/>
      <w:marLeft w:val="0"/>
      <w:marRight w:val="0"/>
      <w:marTop w:val="0"/>
      <w:marBottom w:val="0"/>
      <w:divBdr>
        <w:top w:val="none" w:sz="0" w:space="0" w:color="auto"/>
        <w:left w:val="none" w:sz="0" w:space="0" w:color="auto"/>
        <w:bottom w:val="none" w:sz="0" w:space="0" w:color="auto"/>
        <w:right w:val="none" w:sz="0" w:space="0" w:color="auto"/>
      </w:divBdr>
    </w:div>
    <w:div w:id="1292639512">
      <w:bodyDiv w:val="1"/>
      <w:marLeft w:val="0"/>
      <w:marRight w:val="0"/>
      <w:marTop w:val="0"/>
      <w:marBottom w:val="0"/>
      <w:divBdr>
        <w:top w:val="none" w:sz="0" w:space="0" w:color="auto"/>
        <w:left w:val="none" w:sz="0" w:space="0" w:color="auto"/>
        <w:bottom w:val="none" w:sz="0" w:space="0" w:color="auto"/>
        <w:right w:val="none" w:sz="0" w:space="0" w:color="auto"/>
      </w:divBdr>
    </w:div>
    <w:div w:id="1326276505">
      <w:bodyDiv w:val="1"/>
      <w:marLeft w:val="0"/>
      <w:marRight w:val="0"/>
      <w:marTop w:val="0"/>
      <w:marBottom w:val="0"/>
      <w:divBdr>
        <w:top w:val="none" w:sz="0" w:space="0" w:color="auto"/>
        <w:left w:val="none" w:sz="0" w:space="0" w:color="auto"/>
        <w:bottom w:val="none" w:sz="0" w:space="0" w:color="auto"/>
        <w:right w:val="none" w:sz="0" w:space="0" w:color="auto"/>
      </w:divBdr>
    </w:div>
    <w:div w:id="1341927207">
      <w:bodyDiv w:val="1"/>
      <w:marLeft w:val="0"/>
      <w:marRight w:val="0"/>
      <w:marTop w:val="0"/>
      <w:marBottom w:val="0"/>
      <w:divBdr>
        <w:top w:val="none" w:sz="0" w:space="0" w:color="auto"/>
        <w:left w:val="none" w:sz="0" w:space="0" w:color="auto"/>
        <w:bottom w:val="none" w:sz="0" w:space="0" w:color="auto"/>
        <w:right w:val="none" w:sz="0" w:space="0" w:color="auto"/>
      </w:divBdr>
    </w:div>
    <w:div w:id="1369256242">
      <w:bodyDiv w:val="1"/>
      <w:marLeft w:val="0"/>
      <w:marRight w:val="0"/>
      <w:marTop w:val="0"/>
      <w:marBottom w:val="0"/>
      <w:divBdr>
        <w:top w:val="none" w:sz="0" w:space="0" w:color="auto"/>
        <w:left w:val="none" w:sz="0" w:space="0" w:color="auto"/>
        <w:bottom w:val="none" w:sz="0" w:space="0" w:color="auto"/>
        <w:right w:val="none" w:sz="0" w:space="0" w:color="auto"/>
      </w:divBdr>
    </w:div>
    <w:div w:id="1411079521">
      <w:bodyDiv w:val="1"/>
      <w:marLeft w:val="0"/>
      <w:marRight w:val="0"/>
      <w:marTop w:val="0"/>
      <w:marBottom w:val="0"/>
      <w:divBdr>
        <w:top w:val="none" w:sz="0" w:space="0" w:color="auto"/>
        <w:left w:val="none" w:sz="0" w:space="0" w:color="auto"/>
        <w:bottom w:val="none" w:sz="0" w:space="0" w:color="auto"/>
        <w:right w:val="none" w:sz="0" w:space="0" w:color="auto"/>
      </w:divBdr>
    </w:div>
    <w:div w:id="1443039028">
      <w:bodyDiv w:val="1"/>
      <w:marLeft w:val="0"/>
      <w:marRight w:val="0"/>
      <w:marTop w:val="0"/>
      <w:marBottom w:val="0"/>
      <w:divBdr>
        <w:top w:val="none" w:sz="0" w:space="0" w:color="auto"/>
        <w:left w:val="none" w:sz="0" w:space="0" w:color="auto"/>
        <w:bottom w:val="none" w:sz="0" w:space="0" w:color="auto"/>
        <w:right w:val="none" w:sz="0" w:space="0" w:color="auto"/>
      </w:divBdr>
    </w:div>
    <w:div w:id="1447000449">
      <w:bodyDiv w:val="1"/>
      <w:marLeft w:val="0"/>
      <w:marRight w:val="0"/>
      <w:marTop w:val="0"/>
      <w:marBottom w:val="0"/>
      <w:divBdr>
        <w:top w:val="none" w:sz="0" w:space="0" w:color="auto"/>
        <w:left w:val="none" w:sz="0" w:space="0" w:color="auto"/>
        <w:bottom w:val="none" w:sz="0" w:space="0" w:color="auto"/>
        <w:right w:val="none" w:sz="0" w:space="0" w:color="auto"/>
      </w:divBdr>
    </w:div>
    <w:div w:id="1456605523">
      <w:bodyDiv w:val="1"/>
      <w:marLeft w:val="0"/>
      <w:marRight w:val="0"/>
      <w:marTop w:val="0"/>
      <w:marBottom w:val="0"/>
      <w:divBdr>
        <w:top w:val="none" w:sz="0" w:space="0" w:color="auto"/>
        <w:left w:val="none" w:sz="0" w:space="0" w:color="auto"/>
        <w:bottom w:val="none" w:sz="0" w:space="0" w:color="auto"/>
        <w:right w:val="none" w:sz="0" w:space="0" w:color="auto"/>
      </w:divBdr>
    </w:div>
    <w:div w:id="1497188972">
      <w:bodyDiv w:val="1"/>
      <w:marLeft w:val="0"/>
      <w:marRight w:val="0"/>
      <w:marTop w:val="0"/>
      <w:marBottom w:val="0"/>
      <w:divBdr>
        <w:top w:val="none" w:sz="0" w:space="0" w:color="auto"/>
        <w:left w:val="none" w:sz="0" w:space="0" w:color="auto"/>
        <w:bottom w:val="none" w:sz="0" w:space="0" w:color="auto"/>
        <w:right w:val="none" w:sz="0" w:space="0" w:color="auto"/>
      </w:divBdr>
    </w:div>
    <w:div w:id="1508714263">
      <w:bodyDiv w:val="1"/>
      <w:marLeft w:val="0"/>
      <w:marRight w:val="0"/>
      <w:marTop w:val="0"/>
      <w:marBottom w:val="0"/>
      <w:divBdr>
        <w:top w:val="none" w:sz="0" w:space="0" w:color="auto"/>
        <w:left w:val="none" w:sz="0" w:space="0" w:color="auto"/>
        <w:bottom w:val="none" w:sz="0" w:space="0" w:color="auto"/>
        <w:right w:val="none" w:sz="0" w:space="0" w:color="auto"/>
      </w:divBdr>
      <w:divsChild>
        <w:div w:id="654451266">
          <w:marLeft w:val="0"/>
          <w:marRight w:val="0"/>
          <w:marTop w:val="0"/>
          <w:marBottom w:val="0"/>
          <w:divBdr>
            <w:top w:val="none" w:sz="0" w:space="0" w:color="auto"/>
            <w:left w:val="none" w:sz="0" w:space="0" w:color="auto"/>
            <w:bottom w:val="none" w:sz="0" w:space="0" w:color="auto"/>
            <w:right w:val="none" w:sz="0" w:space="0" w:color="auto"/>
          </w:divBdr>
          <w:divsChild>
            <w:div w:id="129786377">
              <w:marLeft w:val="0"/>
              <w:marRight w:val="0"/>
              <w:marTop w:val="0"/>
              <w:marBottom w:val="0"/>
              <w:divBdr>
                <w:top w:val="none" w:sz="0" w:space="0" w:color="auto"/>
                <w:left w:val="none" w:sz="0" w:space="0" w:color="auto"/>
                <w:bottom w:val="none" w:sz="0" w:space="0" w:color="auto"/>
                <w:right w:val="none" w:sz="0" w:space="0" w:color="auto"/>
              </w:divBdr>
            </w:div>
            <w:div w:id="15068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21680">
      <w:bodyDiv w:val="1"/>
      <w:marLeft w:val="0"/>
      <w:marRight w:val="0"/>
      <w:marTop w:val="0"/>
      <w:marBottom w:val="0"/>
      <w:divBdr>
        <w:top w:val="none" w:sz="0" w:space="0" w:color="auto"/>
        <w:left w:val="none" w:sz="0" w:space="0" w:color="auto"/>
        <w:bottom w:val="none" w:sz="0" w:space="0" w:color="auto"/>
        <w:right w:val="none" w:sz="0" w:space="0" w:color="auto"/>
      </w:divBdr>
    </w:div>
    <w:div w:id="1602030186">
      <w:bodyDiv w:val="1"/>
      <w:marLeft w:val="0"/>
      <w:marRight w:val="0"/>
      <w:marTop w:val="0"/>
      <w:marBottom w:val="0"/>
      <w:divBdr>
        <w:top w:val="none" w:sz="0" w:space="0" w:color="auto"/>
        <w:left w:val="none" w:sz="0" w:space="0" w:color="auto"/>
        <w:bottom w:val="none" w:sz="0" w:space="0" w:color="auto"/>
        <w:right w:val="none" w:sz="0" w:space="0" w:color="auto"/>
      </w:divBdr>
    </w:div>
    <w:div w:id="1605530326">
      <w:bodyDiv w:val="1"/>
      <w:marLeft w:val="0"/>
      <w:marRight w:val="0"/>
      <w:marTop w:val="0"/>
      <w:marBottom w:val="0"/>
      <w:divBdr>
        <w:top w:val="none" w:sz="0" w:space="0" w:color="auto"/>
        <w:left w:val="none" w:sz="0" w:space="0" w:color="auto"/>
        <w:bottom w:val="none" w:sz="0" w:space="0" w:color="auto"/>
        <w:right w:val="none" w:sz="0" w:space="0" w:color="auto"/>
      </w:divBdr>
    </w:div>
    <w:div w:id="1608612909">
      <w:bodyDiv w:val="1"/>
      <w:marLeft w:val="0"/>
      <w:marRight w:val="0"/>
      <w:marTop w:val="0"/>
      <w:marBottom w:val="0"/>
      <w:divBdr>
        <w:top w:val="none" w:sz="0" w:space="0" w:color="auto"/>
        <w:left w:val="none" w:sz="0" w:space="0" w:color="auto"/>
        <w:bottom w:val="none" w:sz="0" w:space="0" w:color="auto"/>
        <w:right w:val="none" w:sz="0" w:space="0" w:color="auto"/>
      </w:divBdr>
    </w:div>
    <w:div w:id="1613434616">
      <w:bodyDiv w:val="1"/>
      <w:marLeft w:val="0"/>
      <w:marRight w:val="0"/>
      <w:marTop w:val="0"/>
      <w:marBottom w:val="0"/>
      <w:divBdr>
        <w:top w:val="none" w:sz="0" w:space="0" w:color="auto"/>
        <w:left w:val="none" w:sz="0" w:space="0" w:color="auto"/>
        <w:bottom w:val="none" w:sz="0" w:space="0" w:color="auto"/>
        <w:right w:val="none" w:sz="0" w:space="0" w:color="auto"/>
      </w:divBdr>
    </w:div>
    <w:div w:id="1617178149">
      <w:bodyDiv w:val="1"/>
      <w:marLeft w:val="0"/>
      <w:marRight w:val="0"/>
      <w:marTop w:val="0"/>
      <w:marBottom w:val="0"/>
      <w:divBdr>
        <w:top w:val="none" w:sz="0" w:space="0" w:color="auto"/>
        <w:left w:val="none" w:sz="0" w:space="0" w:color="auto"/>
        <w:bottom w:val="none" w:sz="0" w:space="0" w:color="auto"/>
        <w:right w:val="none" w:sz="0" w:space="0" w:color="auto"/>
      </w:divBdr>
    </w:div>
    <w:div w:id="1644965089">
      <w:bodyDiv w:val="1"/>
      <w:marLeft w:val="0"/>
      <w:marRight w:val="0"/>
      <w:marTop w:val="0"/>
      <w:marBottom w:val="0"/>
      <w:divBdr>
        <w:top w:val="none" w:sz="0" w:space="0" w:color="auto"/>
        <w:left w:val="none" w:sz="0" w:space="0" w:color="auto"/>
        <w:bottom w:val="none" w:sz="0" w:space="0" w:color="auto"/>
        <w:right w:val="none" w:sz="0" w:space="0" w:color="auto"/>
      </w:divBdr>
    </w:div>
    <w:div w:id="1658682933">
      <w:bodyDiv w:val="1"/>
      <w:marLeft w:val="0"/>
      <w:marRight w:val="0"/>
      <w:marTop w:val="0"/>
      <w:marBottom w:val="0"/>
      <w:divBdr>
        <w:top w:val="none" w:sz="0" w:space="0" w:color="auto"/>
        <w:left w:val="none" w:sz="0" w:space="0" w:color="auto"/>
        <w:bottom w:val="none" w:sz="0" w:space="0" w:color="auto"/>
        <w:right w:val="none" w:sz="0" w:space="0" w:color="auto"/>
      </w:divBdr>
    </w:div>
    <w:div w:id="1687056831">
      <w:bodyDiv w:val="1"/>
      <w:marLeft w:val="0"/>
      <w:marRight w:val="0"/>
      <w:marTop w:val="0"/>
      <w:marBottom w:val="0"/>
      <w:divBdr>
        <w:top w:val="none" w:sz="0" w:space="0" w:color="auto"/>
        <w:left w:val="none" w:sz="0" w:space="0" w:color="auto"/>
        <w:bottom w:val="none" w:sz="0" w:space="0" w:color="auto"/>
        <w:right w:val="none" w:sz="0" w:space="0" w:color="auto"/>
      </w:divBdr>
      <w:divsChild>
        <w:div w:id="1938979191">
          <w:marLeft w:val="0"/>
          <w:marRight w:val="0"/>
          <w:marTop w:val="0"/>
          <w:marBottom w:val="0"/>
          <w:divBdr>
            <w:top w:val="none" w:sz="0" w:space="0" w:color="auto"/>
            <w:left w:val="none" w:sz="0" w:space="0" w:color="auto"/>
            <w:bottom w:val="none" w:sz="0" w:space="0" w:color="auto"/>
            <w:right w:val="none" w:sz="0" w:space="0" w:color="auto"/>
          </w:divBdr>
          <w:divsChild>
            <w:div w:id="864054254">
              <w:marLeft w:val="0"/>
              <w:marRight w:val="0"/>
              <w:marTop w:val="0"/>
              <w:marBottom w:val="0"/>
              <w:divBdr>
                <w:top w:val="none" w:sz="0" w:space="0" w:color="auto"/>
                <w:left w:val="none" w:sz="0" w:space="0" w:color="auto"/>
                <w:bottom w:val="none" w:sz="0" w:space="0" w:color="auto"/>
                <w:right w:val="none" w:sz="0" w:space="0" w:color="auto"/>
              </w:divBdr>
            </w:div>
            <w:div w:id="617761959">
              <w:marLeft w:val="0"/>
              <w:marRight w:val="0"/>
              <w:marTop w:val="0"/>
              <w:marBottom w:val="0"/>
              <w:divBdr>
                <w:top w:val="none" w:sz="0" w:space="0" w:color="auto"/>
                <w:left w:val="none" w:sz="0" w:space="0" w:color="auto"/>
                <w:bottom w:val="none" w:sz="0" w:space="0" w:color="auto"/>
                <w:right w:val="none" w:sz="0" w:space="0" w:color="auto"/>
              </w:divBdr>
            </w:div>
            <w:div w:id="1409157161">
              <w:marLeft w:val="0"/>
              <w:marRight w:val="0"/>
              <w:marTop w:val="0"/>
              <w:marBottom w:val="0"/>
              <w:divBdr>
                <w:top w:val="none" w:sz="0" w:space="0" w:color="auto"/>
                <w:left w:val="none" w:sz="0" w:space="0" w:color="auto"/>
                <w:bottom w:val="none" w:sz="0" w:space="0" w:color="auto"/>
                <w:right w:val="none" w:sz="0" w:space="0" w:color="auto"/>
              </w:divBdr>
            </w:div>
            <w:div w:id="47094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89553">
      <w:bodyDiv w:val="1"/>
      <w:marLeft w:val="0"/>
      <w:marRight w:val="0"/>
      <w:marTop w:val="0"/>
      <w:marBottom w:val="0"/>
      <w:divBdr>
        <w:top w:val="none" w:sz="0" w:space="0" w:color="auto"/>
        <w:left w:val="none" w:sz="0" w:space="0" w:color="auto"/>
        <w:bottom w:val="none" w:sz="0" w:space="0" w:color="auto"/>
        <w:right w:val="none" w:sz="0" w:space="0" w:color="auto"/>
      </w:divBdr>
    </w:div>
    <w:div w:id="1907377018">
      <w:bodyDiv w:val="1"/>
      <w:marLeft w:val="0"/>
      <w:marRight w:val="0"/>
      <w:marTop w:val="0"/>
      <w:marBottom w:val="0"/>
      <w:divBdr>
        <w:top w:val="none" w:sz="0" w:space="0" w:color="auto"/>
        <w:left w:val="none" w:sz="0" w:space="0" w:color="auto"/>
        <w:bottom w:val="none" w:sz="0" w:space="0" w:color="auto"/>
        <w:right w:val="none" w:sz="0" w:space="0" w:color="auto"/>
      </w:divBdr>
    </w:div>
    <w:div w:id="1911574019">
      <w:bodyDiv w:val="1"/>
      <w:marLeft w:val="0"/>
      <w:marRight w:val="0"/>
      <w:marTop w:val="0"/>
      <w:marBottom w:val="0"/>
      <w:divBdr>
        <w:top w:val="none" w:sz="0" w:space="0" w:color="auto"/>
        <w:left w:val="none" w:sz="0" w:space="0" w:color="auto"/>
        <w:bottom w:val="none" w:sz="0" w:space="0" w:color="auto"/>
        <w:right w:val="none" w:sz="0" w:space="0" w:color="auto"/>
      </w:divBdr>
      <w:divsChild>
        <w:div w:id="1102846300">
          <w:marLeft w:val="0"/>
          <w:marRight w:val="0"/>
          <w:marTop w:val="0"/>
          <w:marBottom w:val="0"/>
          <w:divBdr>
            <w:top w:val="none" w:sz="0" w:space="0" w:color="auto"/>
            <w:left w:val="none" w:sz="0" w:space="0" w:color="auto"/>
            <w:bottom w:val="none" w:sz="0" w:space="0" w:color="auto"/>
            <w:right w:val="none" w:sz="0" w:space="0" w:color="auto"/>
          </w:divBdr>
          <w:divsChild>
            <w:div w:id="1740860412">
              <w:marLeft w:val="0"/>
              <w:marRight w:val="0"/>
              <w:marTop w:val="0"/>
              <w:marBottom w:val="0"/>
              <w:divBdr>
                <w:top w:val="none" w:sz="0" w:space="0" w:color="auto"/>
                <w:left w:val="none" w:sz="0" w:space="0" w:color="auto"/>
                <w:bottom w:val="none" w:sz="0" w:space="0" w:color="auto"/>
                <w:right w:val="none" w:sz="0" w:space="0" w:color="auto"/>
              </w:divBdr>
            </w:div>
            <w:div w:id="126361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05252">
      <w:bodyDiv w:val="1"/>
      <w:marLeft w:val="0"/>
      <w:marRight w:val="0"/>
      <w:marTop w:val="0"/>
      <w:marBottom w:val="0"/>
      <w:divBdr>
        <w:top w:val="none" w:sz="0" w:space="0" w:color="auto"/>
        <w:left w:val="none" w:sz="0" w:space="0" w:color="auto"/>
        <w:bottom w:val="none" w:sz="0" w:space="0" w:color="auto"/>
        <w:right w:val="none" w:sz="0" w:space="0" w:color="auto"/>
      </w:divBdr>
    </w:div>
    <w:div w:id="1935166928">
      <w:bodyDiv w:val="1"/>
      <w:marLeft w:val="0"/>
      <w:marRight w:val="0"/>
      <w:marTop w:val="0"/>
      <w:marBottom w:val="0"/>
      <w:divBdr>
        <w:top w:val="none" w:sz="0" w:space="0" w:color="auto"/>
        <w:left w:val="none" w:sz="0" w:space="0" w:color="auto"/>
        <w:bottom w:val="none" w:sz="0" w:space="0" w:color="auto"/>
        <w:right w:val="none" w:sz="0" w:space="0" w:color="auto"/>
      </w:divBdr>
    </w:div>
    <w:div w:id="1951354651">
      <w:bodyDiv w:val="1"/>
      <w:marLeft w:val="0"/>
      <w:marRight w:val="0"/>
      <w:marTop w:val="0"/>
      <w:marBottom w:val="0"/>
      <w:divBdr>
        <w:top w:val="none" w:sz="0" w:space="0" w:color="auto"/>
        <w:left w:val="none" w:sz="0" w:space="0" w:color="auto"/>
        <w:bottom w:val="none" w:sz="0" w:space="0" w:color="auto"/>
        <w:right w:val="none" w:sz="0" w:space="0" w:color="auto"/>
      </w:divBdr>
    </w:div>
    <w:div w:id="1978487375">
      <w:bodyDiv w:val="1"/>
      <w:marLeft w:val="0"/>
      <w:marRight w:val="0"/>
      <w:marTop w:val="0"/>
      <w:marBottom w:val="0"/>
      <w:divBdr>
        <w:top w:val="none" w:sz="0" w:space="0" w:color="auto"/>
        <w:left w:val="none" w:sz="0" w:space="0" w:color="auto"/>
        <w:bottom w:val="none" w:sz="0" w:space="0" w:color="auto"/>
        <w:right w:val="none" w:sz="0" w:space="0" w:color="auto"/>
      </w:divBdr>
    </w:div>
    <w:div w:id="1984500450">
      <w:bodyDiv w:val="1"/>
      <w:marLeft w:val="0"/>
      <w:marRight w:val="0"/>
      <w:marTop w:val="0"/>
      <w:marBottom w:val="0"/>
      <w:divBdr>
        <w:top w:val="none" w:sz="0" w:space="0" w:color="auto"/>
        <w:left w:val="none" w:sz="0" w:space="0" w:color="auto"/>
        <w:bottom w:val="none" w:sz="0" w:space="0" w:color="auto"/>
        <w:right w:val="none" w:sz="0" w:space="0" w:color="auto"/>
      </w:divBdr>
      <w:divsChild>
        <w:div w:id="1269658799">
          <w:marLeft w:val="0"/>
          <w:marRight w:val="0"/>
          <w:marTop w:val="0"/>
          <w:marBottom w:val="0"/>
          <w:divBdr>
            <w:top w:val="none" w:sz="0" w:space="0" w:color="auto"/>
            <w:left w:val="none" w:sz="0" w:space="0" w:color="auto"/>
            <w:bottom w:val="none" w:sz="0" w:space="0" w:color="auto"/>
            <w:right w:val="none" w:sz="0" w:space="0" w:color="auto"/>
          </w:divBdr>
          <w:divsChild>
            <w:div w:id="1865702690">
              <w:marLeft w:val="0"/>
              <w:marRight w:val="0"/>
              <w:marTop w:val="0"/>
              <w:marBottom w:val="0"/>
              <w:divBdr>
                <w:top w:val="none" w:sz="0" w:space="0" w:color="auto"/>
                <w:left w:val="none" w:sz="0" w:space="0" w:color="auto"/>
                <w:bottom w:val="none" w:sz="0" w:space="0" w:color="auto"/>
                <w:right w:val="none" w:sz="0" w:space="0" w:color="auto"/>
              </w:divBdr>
            </w:div>
            <w:div w:id="15017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66965">
      <w:bodyDiv w:val="1"/>
      <w:marLeft w:val="0"/>
      <w:marRight w:val="0"/>
      <w:marTop w:val="0"/>
      <w:marBottom w:val="0"/>
      <w:divBdr>
        <w:top w:val="none" w:sz="0" w:space="0" w:color="auto"/>
        <w:left w:val="none" w:sz="0" w:space="0" w:color="auto"/>
        <w:bottom w:val="none" w:sz="0" w:space="0" w:color="auto"/>
        <w:right w:val="none" w:sz="0" w:space="0" w:color="auto"/>
      </w:divBdr>
    </w:div>
    <w:div w:id="2098942155">
      <w:bodyDiv w:val="1"/>
      <w:marLeft w:val="0"/>
      <w:marRight w:val="0"/>
      <w:marTop w:val="0"/>
      <w:marBottom w:val="0"/>
      <w:divBdr>
        <w:top w:val="none" w:sz="0" w:space="0" w:color="auto"/>
        <w:left w:val="none" w:sz="0" w:space="0" w:color="auto"/>
        <w:bottom w:val="none" w:sz="0" w:space="0" w:color="auto"/>
        <w:right w:val="none" w:sz="0" w:space="0" w:color="auto"/>
      </w:divBdr>
    </w:div>
    <w:div w:id="2117745875">
      <w:bodyDiv w:val="1"/>
      <w:marLeft w:val="0"/>
      <w:marRight w:val="0"/>
      <w:marTop w:val="0"/>
      <w:marBottom w:val="0"/>
      <w:divBdr>
        <w:top w:val="none" w:sz="0" w:space="0" w:color="auto"/>
        <w:left w:val="none" w:sz="0" w:space="0" w:color="auto"/>
        <w:bottom w:val="none" w:sz="0" w:space="0" w:color="auto"/>
        <w:right w:val="none" w:sz="0" w:space="0" w:color="auto"/>
      </w:divBdr>
    </w:div>
    <w:div w:id="2133133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microsoft.com/office/2011/relationships/people" Target="people.xml"/><Relationship Id="rId21" Type="http://schemas.openxmlformats.org/officeDocument/2006/relationships/image" Target="media/image9.png"/><Relationship Id="rId34" Type="http://schemas.openxmlformats.org/officeDocument/2006/relationships/image" Target="media/image20.gif"/><Relationship Id="rId7" Type="http://schemas.openxmlformats.org/officeDocument/2006/relationships/settings" Target="settings.xml"/><Relationship Id="rId12" Type="http://schemas.openxmlformats.org/officeDocument/2006/relationships/hyperlink" Target="https://www.publicdomainpictures.net/view-image.php?image=341500&amp;pictur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file:////Users/attila/Documents/GitHub/matura-arbeit/matura-paper-template.docx"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header" Target="header2.xm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gif"/><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Gabriel xmlns="54360369-8f2a-4335-bc31-c9825dd21104">
      <UserInfo>
        <DisplayName/>
        <AccountId xsi:nil="true"/>
        <AccountType/>
      </UserInfo>
    </Gabriel>
    <lcf76f155ced4ddcb4097134ff3c332f xmlns="54360369-8f2a-4335-bc31-c9825dd21104">
      <Terms xmlns="http://schemas.microsoft.com/office/infopath/2007/PartnerControls"/>
    </lcf76f155ced4ddcb4097134ff3c332f>
    <TaxCatchAll xmlns="8af43b0a-f371-4bc6-a239-c7b0c44cb1e1"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Met101</b:Tag>
    <b:SourceType>Book</b:SourceType>
    <b:Guid>{647AA142-5C52-40C0-BE98-695673DA6D65}</b:Guid>
    <b:Title>Abschlussarbeiten</b:Title>
    <b:Year>2010</b:Year>
    <b:City>Aarau</b:City>
    <b:Publisher>Sauerländer</b:Publisher>
    <b:Author>
      <b:Author>
        <b:NameList>
          <b:Person>
            <b:Last>Metzger</b:Last>
            <b:First>Philipp</b:First>
          </b:Person>
        </b:NameList>
      </b:Author>
    </b:Author>
    <b:LCID>en-US</b:LCID>
    <b:RefOrder>7</b:RefOrder>
  </b:Source>
  <b:Source>
    <b:Tag>Bon1</b:Tag>
    <b:SourceType>Book</b:SourceType>
    <b:Guid>{292186C9-4AF3-43A3-AA4D-2F48BBF5FFDE}</b:Guid>
    <b:Author>
      <b:Author>
        <b:NameList>
          <b:Person>
            <b:Last>Bonati</b:Last>
            <b:First>Peter</b:First>
          </b:Person>
          <b:Person>
            <b:Last>Hadorn</b:Last>
            <b:First>Rudolf</b:First>
          </b:Person>
        </b:NameList>
      </b:Author>
    </b:Author>
    <b:Title>Matura- und andere selbständige Arbeiten betreuen</b:Title>
    <b:Year>2009</b:Year>
    <b:City>Bern</b:City>
    <b:Publisher>Heb Verlag AG</b:Publisher>
    <b:LCID>en-US</b:LCID>
    <b:Edition>2. Auflage</b:Edition>
    <b:RefOrder>8</b:RefOrder>
  </b:Source>
  <b:Source>
    <b:Tag>Pan151</b:Tag>
    <b:SourceType>InternetSite</b:SourceType>
    <b:Guid>{28F9BEB8-4234-4D57-A85E-A0EB135C9361}</b:Guid>
    <b:Title>Panorama</b:Title>
    <b:InternetSiteTitle>Statistik Schweiz - Panorama</b:InternetSiteTitle>
    <b:Year>2015</b:Year>
    <b:Month>December</b:Month>
    <b:Day>15</b:Day>
    <b:URL>http://www.bfs.admin.ch/bfs/portal/de/index/themen/01/01/pan.html</b:URL>
    <b:YearAccessed>2019</b:YearAccessed>
    <b:MonthAccessed>December</b:MonthAccessed>
    <b:DayAccessed>6</b:DayAccessed>
    <b:LCID>en-GB</b:LCID>
    <b:RefOrder>9</b:RefOrder>
  </b:Source>
  <b:Source>
    <b:Tag>alg22</b:Tag>
    <b:SourceType>InternetSite</b:SourceType>
    <b:Guid>{AB01EC78-4743-A943-BB21-E71FA6BCBA0F}</b:Guid>
    <b:Title>Qualia Computing</b:Title>
    <b:Year>2022</b:Year>
    <b:Month>July</b:Month>
    <b:Day>25</b:Day>
    <b:Author>
      <b:Author>
        <b:NameList>
          <b:Person>
            <b:Last>algekalipso</b:Last>
          </b:Person>
        </b:NameList>
      </b:Author>
    </b:Author>
    <b:InternetSiteTitle>Qualia Computing</b:InternetSiteTitle>
    <b:URL>https://qualiacomputing.com/2022/07/25/bobby-fischer-1972-world-chess-champion-on-why-chess-is-a-lousy-game-and-how-to-save-it/#:~:text=Bobby%20Fischer%3A%20No%2C%20no%2C,I%20don't%20need%20it.</b:URL>
    <b:RefOrder>1</b:RefOrder>
  </b:Source>
  <b:Source>
    <b:Tag>W3S</b:Tag>
    <b:SourceType>InternetSite</b:SourceType>
    <b:Guid>{50692B51-599C-CE48-9294-2F8E037D1E74}</b:Guid>
    <b:Title>W3Schools</b:Title>
    <b:URL>https://www.w3schools.com/python/python_classes.asp</b:URL>
    <b:RefOrder>2</b:RefOrder>
  </b:Source>
  <b:Source>
    <b:Tag>W3S1</b:Tag>
    <b:SourceType>InternetSite</b:SourceType>
    <b:Guid>{AA90DD0C-0225-9B4F-B735-D4F725DADE60}</b:Guid>
    <b:Title>W3Schools</b:Title>
    <b:URL>https://www.w3schools.com/python/python_functions.asp</b:URL>
    <b:RefOrder>5</b:RefOrder>
  </b:Source>
  <b:Source>
    <b:Tag>W3S2</b:Tag>
    <b:SourceType>InternetSite</b:SourceType>
    <b:Guid>{6ACE69E3-2ECA-CC47-B409-CA0FA069CA51}</b:Guid>
    <b:Title>W3Schools</b:Title>
    <b:URL>https://www.w3schools.com/charsets/ref_html_utf8.asp</b:URL>
    <b:RefOrder>3</b:RefOrder>
  </b:Source>
  <b:Source>
    <b:Tag>Ber22</b:Tag>
    <b:SourceType>InternetSite</b:SourceType>
    <b:Guid>{DD2B6452-B730-9C43-87BB-65D6454012CD}</b:Guid>
    <b:Author>
      <b:Author>
        <b:NameList>
          <b:Person>
            <b:Last>Klein</b:Last>
            <b:First>Bernd</b:First>
          </b:Person>
        </b:NameList>
      </b:Author>
    </b:Author>
    <b:Title>python-course</b:Title>
    <b:URL>https://python-course.eu/tkinter/buttons-in-tkinter.php#:~:text=The%20Button%20widget%20is%20a,text%20and%20images%20like%20labels.</b:URL>
    <b:Year>2022</b:Year>
    <b:Month>2</b:Month>
    <b:Day>1</b:Day>
    <b:RefOrder>4</b:RefOrder>
  </b:Source>
  <b:Source>
    <b:Tag>W3S3</b:Tag>
    <b:SourceType>InternetSite</b:SourceType>
    <b:Guid>{B1D1FB0C-D412-FC44-A4C9-8D97E7BBBFD3}</b:Guid>
    <b:Title>W3Schools</b:Title>
    <b:URL>https://www.w3schools.com/python/python_modules.asp</b:URL>
    <b:RefOrder>6</b:RefOrder>
  </b:Source>
</b:Sources>
</file>

<file path=customXml/item3.xml><?xml version="1.0" encoding="utf-8"?>
<ct:contentTypeSchema xmlns:ct="http://schemas.microsoft.com/office/2006/metadata/contentType" xmlns:ma="http://schemas.microsoft.com/office/2006/metadata/properties/metaAttributes" ct:_="" ma:_="" ma:contentTypeName="Dokument" ma:contentTypeID="0x0101000B00842FB5E1A24AA18016FADDDC68C0" ma:contentTypeVersion="21" ma:contentTypeDescription="Ein neues Dokument erstellen." ma:contentTypeScope="" ma:versionID="07e89163e8b6229bd1973609071146f0">
  <xsd:schema xmlns:xsd="http://www.w3.org/2001/XMLSchema" xmlns:xs="http://www.w3.org/2001/XMLSchema" xmlns:p="http://schemas.microsoft.com/office/2006/metadata/properties" xmlns:ns2="54360369-8f2a-4335-bc31-c9825dd21104" xmlns:ns3="8af43b0a-f371-4bc6-a239-c7b0c44cb1e1" targetNamespace="http://schemas.microsoft.com/office/2006/metadata/properties" ma:root="true" ma:fieldsID="9c719ddd2e080bf4c2389eed2491f25e" ns2:_="" ns3:_="">
    <xsd:import namespace="54360369-8f2a-4335-bc31-c9825dd21104"/>
    <xsd:import namespace="8af43b0a-f371-4bc6-a239-c7b0c44cb1e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element ref="ns2:MediaServiceObjectDetectorVersions" minOccurs="0"/>
                <xsd:element ref="ns2:Gabriel"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360369-8f2a-4335-bc31-c9825dd211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hidden="true" ma:internalName="MediaServiceAutoTags" ma:readOnly="true">
      <xsd:simpleType>
        <xsd:restriction base="dms:Text"/>
      </xsd:simpleType>
    </xsd:element>
    <xsd:element name="MediaServiceOCR" ma:index="11" nillable="true" ma:displayName="Extracted Text" ma:hidden="true" ma:internalName="MediaServiceOCR" ma:readOnly="true">
      <xsd:simpleType>
        <xsd:restriction base="dms:Note"/>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hidden="true" ma:internalName="MediaServiceKeyPoints" ma:readOnly="tru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Gabriel" ma:index="21" nillable="true" ma:displayName="Gabriel" ma:format="Dropdown" ma:list="UserInfo" ma:SharePointGroup="0" ma:internalName="Gabriel">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lcf76f155ced4ddcb4097134ff3c332f" ma:index="23" nillable="true" ma:taxonomy="true" ma:internalName="lcf76f155ced4ddcb4097134ff3c332f" ma:taxonomyFieldName="MediaServiceImageTags" ma:displayName="Bildmarkierungen" ma:readOnly="false" ma:fieldId="{5cf76f15-5ced-4ddc-b409-7134ff3c332f}" ma:taxonomyMulti="true" ma:sspId="0feb01f8-e923-45a1-aeb4-2d22cab5ded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af43b0a-f371-4bc6-a239-c7b0c44cb1e1" elementFormDefault="qualified">
    <xsd:import namespace="http://schemas.microsoft.com/office/2006/documentManagement/types"/>
    <xsd:import namespace="http://schemas.microsoft.com/office/infopath/2007/PartnerControls"/>
    <xsd:element name="SharedWithUsers" ma:index="16" nillable="true" ma:displayName="Freigegeben für"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Freigegeben für - Details" ma:hidden="true" ma:internalName="SharedWithDetails" ma:readOnly="true">
      <xsd:simpleType>
        <xsd:restriction base="dms:Note"/>
      </xsd:simpleType>
    </xsd:element>
    <xsd:element name="TaxCatchAll" ma:index="24" nillable="true" ma:displayName="Taxonomy Catch All Column" ma:hidden="true" ma:list="{eddc28a1-2a70-4679-b891-656332c737fa}" ma:internalName="TaxCatchAll" ma:showField="CatchAllData" ma:web="8af43b0a-f371-4bc6-a239-c7b0c44cb1e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Inhaltstyp"/>
        <xsd:element ref="dc:title" minOccurs="0" maxOccurs="1" ma:index="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C02B29B-4DA1-4218-8DBD-746FC57F2C39}">
  <ds:schemaRefs>
    <ds:schemaRef ds:uri="http://schemas.microsoft.com/office/2006/metadata/properties"/>
    <ds:schemaRef ds:uri="http://schemas.microsoft.com/office/infopath/2007/PartnerControls"/>
    <ds:schemaRef ds:uri="54360369-8f2a-4335-bc31-c9825dd21104"/>
    <ds:schemaRef ds:uri="8af43b0a-f371-4bc6-a239-c7b0c44cb1e1"/>
  </ds:schemaRefs>
</ds:datastoreItem>
</file>

<file path=customXml/itemProps2.xml><?xml version="1.0" encoding="utf-8"?>
<ds:datastoreItem xmlns:ds="http://schemas.openxmlformats.org/officeDocument/2006/customXml" ds:itemID="{FAEB3E7B-EF52-E64B-BAD6-9AFED6E0AA0B}">
  <ds:schemaRefs>
    <ds:schemaRef ds:uri="http://schemas.openxmlformats.org/officeDocument/2006/bibliography"/>
  </ds:schemaRefs>
</ds:datastoreItem>
</file>

<file path=customXml/itemProps3.xml><?xml version="1.0" encoding="utf-8"?>
<ds:datastoreItem xmlns:ds="http://schemas.openxmlformats.org/officeDocument/2006/customXml" ds:itemID="{79141142-13AD-4F5C-8296-FF8AB7E74C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360369-8f2a-4335-bc31-c9825dd21104"/>
    <ds:schemaRef ds:uri="8af43b0a-f371-4bc6-a239-c7b0c44cb1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3BA4B8-6697-4394-BB4F-DC96583369A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26</Pages>
  <Words>4481</Words>
  <Characters>25542</Characters>
  <Application>Microsoft Office Word</Application>
  <DocSecurity>0</DocSecurity>
  <Lines>212</Lines>
  <Paragraphs>59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Cluster 06 BLD SG</Company>
  <LinksUpToDate>false</LinksUpToDate>
  <CharactersWithSpaces>29964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Reuteler Nadja</dc:creator>
  <cp:keywords/>
  <dc:description/>
  <cp:lastModifiedBy>Attila Vizhanyo</cp:lastModifiedBy>
  <cp:revision>24</cp:revision>
  <dcterms:created xsi:type="dcterms:W3CDTF">2016-06-20T06:47:00Z</dcterms:created>
  <dcterms:modified xsi:type="dcterms:W3CDTF">2024-01-02T20:18:00Z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0x0101000B00842FB5E1A24AA18016FADDDC68C0</vt:lpwstr>
  </property>
</Properties>
</file>