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30154" w14:textId="5CF95829" w:rsidR="00944E56" w:rsidRPr="00C03B2B" w:rsidRDefault="0052139D" w:rsidP="00E65F3C">
      <w:pPr>
        <w:jc w:val="left"/>
        <w:rPr>
          <w:rFonts w:asciiTheme="minorHAnsi" w:hAnsiTheme="minorHAnsi" w:cstheme="minorHAnsi"/>
          <w:b/>
          <w:color w:val="A6A6A6" w:themeColor="background1" w:themeShade="A6"/>
          <w:sz w:val="48"/>
          <w:szCs w:val="48"/>
          <w:lang w:val="en-US"/>
        </w:rPr>
      </w:pPr>
      <w:r w:rsidRPr="00C03B2B">
        <w:rPr>
          <w:rFonts w:asciiTheme="minorHAnsi" w:hAnsiTheme="minorHAnsi" w:cstheme="minorHAnsi"/>
          <w:b/>
          <w:sz w:val="52"/>
          <w:szCs w:val="52"/>
          <w:lang w:val="en-US"/>
        </w:rPr>
        <w:t xml:space="preserve">The </w:t>
      </w:r>
      <w:r w:rsidR="00E343BC" w:rsidRPr="00C03B2B">
        <w:rPr>
          <w:rFonts w:asciiTheme="minorHAnsi" w:hAnsiTheme="minorHAnsi" w:cstheme="minorHAnsi"/>
          <w:b/>
          <w:sz w:val="52"/>
          <w:szCs w:val="52"/>
          <w:lang w:val="en-US"/>
        </w:rPr>
        <w:t xml:space="preserve">Coding </w:t>
      </w:r>
      <w:r w:rsidRPr="00C03B2B">
        <w:rPr>
          <w:rFonts w:asciiTheme="minorHAnsi" w:hAnsiTheme="minorHAnsi" w:cstheme="minorHAnsi"/>
          <w:b/>
          <w:sz w:val="52"/>
          <w:szCs w:val="52"/>
          <w:lang w:val="en-US"/>
        </w:rPr>
        <w:t xml:space="preserve">of </w:t>
      </w:r>
      <w:r w:rsidR="00E343BC" w:rsidRPr="00C03B2B">
        <w:rPr>
          <w:rFonts w:asciiTheme="minorHAnsi" w:hAnsiTheme="minorHAnsi" w:cstheme="minorHAnsi"/>
          <w:b/>
          <w:sz w:val="52"/>
          <w:szCs w:val="52"/>
          <w:lang w:val="en-US"/>
        </w:rPr>
        <w:t>Chess Variations</w:t>
      </w:r>
      <w:r w:rsidR="00944E56" w:rsidRPr="00C03B2B">
        <w:rPr>
          <w:rFonts w:asciiTheme="minorHAnsi" w:hAnsiTheme="minorHAnsi" w:cstheme="minorHAnsi"/>
          <w:b/>
          <w:sz w:val="52"/>
          <w:szCs w:val="52"/>
          <w:lang w:val="en-US"/>
        </w:rPr>
        <w:br/>
      </w:r>
      <w:r w:rsidR="00E343BC" w:rsidRPr="00C03B2B">
        <w:rPr>
          <w:rFonts w:asciiTheme="minorHAnsi" w:hAnsiTheme="minorHAnsi" w:cstheme="minorHAnsi"/>
          <w:b/>
          <w:color w:val="A6A6A6" w:themeColor="background1" w:themeShade="A6"/>
          <w:sz w:val="48"/>
          <w:szCs w:val="48"/>
          <w:lang w:val="en-US"/>
        </w:rPr>
        <w:t xml:space="preserve">Implementing </w:t>
      </w:r>
      <w:r w:rsidRPr="00C03B2B">
        <w:rPr>
          <w:rFonts w:asciiTheme="minorHAnsi" w:hAnsiTheme="minorHAnsi" w:cstheme="minorHAnsi"/>
          <w:b/>
          <w:color w:val="A6A6A6" w:themeColor="background1" w:themeShade="A6"/>
          <w:sz w:val="48"/>
          <w:szCs w:val="48"/>
          <w:lang w:val="en-US"/>
        </w:rPr>
        <w:t xml:space="preserve">Different Ways </w:t>
      </w:r>
      <w:r w:rsidR="00C11681" w:rsidRPr="00C03B2B">
        <w:rPr>
          <w:rFonts w:asciiTheme="minorHAnsi" w:hAnsiTheme="minorHAnsi" w:cstheme="minorHAnsi"/>
          <w:b/>
          <w:color w:val="A6A6A6" w:themeColor="background1" w:themeShade="A6"/>
          <w:sz w:val="48"/>
          <w:szCs w:val="48"/>
          <w:lang w:val="en-US"/>
        </w:rPr>
        <w:t>to</w:t>
      </w:r>
      <w:r w:rsidRPr="00C03B2B">
        <w:rPr>
          <w:rFonts w:asciiTheme="minorHAnsi" w:hAnsiTheme="minorHAnsi" w:cstheme="minorHAnsi"/>
          <w:b/>
          <w:color w:val="A6A6A6" w:themeColor="background1" w:themeShade="A6"/>
          <w:sz w:val="48"/>
          <w:szCs w:val="48"/>
          <w:lang w:val="en-US"/>
        </w:rPr>
        <w:t xml:space="preserve"> Play Chess </w:t>
      </w:r>
      <w:proofErr w:type="gramStart"/>
      <w:r w:rsidRPr="00C03B2B">
        <w:rPr>
          <w:rFonts w:asciiTheme="minorHAnsi" w:hAnsiTheme="minorHAnsi" w:cstheme="minorHAnsi"/>
          <w:b/>
          <w:color w:val="A6A6A6" w:themeColor="background1" w:themeShade="A6"/>
          <w:sz w:val="48"/>
          <w:szCs w:val="48"/>
          <w:lang w:val="en-US"/>
        </w:rPr>
        <w:t>I</w:t>
      </w:r>
      <w:r w:rsidR="00E343BC" w:rsidRPr="00C03B2B">
        <w:rPr>
          <w:rFonts w:asciiTheme="minorHAnsi" w:hAnsiTheme="minorHAnsi" w:cstheme="minorHAnsi"/>
          <w:b/>
          <w:color w:val="A6A6A6" w:themeColor="background1" w:themeShade="A6"/>
          <w:sz w:val="48"/>
          <w:szCs w:val="48"/>
          <w:lang w:val="en-US"/>
        </w:rPr>
        <w:t>nto</w:t>
      </w:r>
      <w:proofErr w:type="gramEnd"/>
      <w:r w:rsidR="00E343BC" w:rsidRPr="00C03B2B">
        <w:rPr>
          <w:rFonts w:asciiTheme="minorHAnsi" w:hAnsiTheme="minorHAnsi" w:cstheme="minorHAnsi"/>
          <w:b/>
          <w:color w:val="A6A6A6" w:themeColor="background1" w:themeShade="A6"/>
          <w:sz w:val="48"/>
          <w:szCs w:val="48"/>
          <w:lang w:val="en-US"/>
        </w:rPr>
        <w:t xml:space="preserve"> </w:t>
      </w:r>
      <w:r w:rsidR="00C11681" w:rsidRPr="00C03B2B">
        <w:rPr>
          <w:rFonts w:asciiTheme="minorHAnsi" w:hAnsiTheme="minorHAnsi" w:cstheme="minorHAnsi"/>
          <w:b/>
          <w:color w:val="A6A6A6" w:themeColor="background1" w:themeShade="A6"/>
          <w:sz w:val="48"/>
          <w:szCs w:val="48"/>
          <w:lang w:val="en-US"/>
        </w:rPr>
        <w:t>a</w:t>
      </w:r>
      <w:r w:rsidR="00E343BC" w:rsidRPr="00C03B2B">
        <w:rPr>
          <w:rFonts w:asciiTheme="minorHAnsi" w:hAnsiTheme="minorHAnsi" w:cstheme="minorHAnsi"/>
          <w:b/>
          <w:color w:val="A6A6A6" w:themeColor="background1" w:themeShade="A6"/>
          <w:sz w:val="48"/>
          <w:szCs w:val="48"/>
          <w:lang w:val="en-US"/>
        </w:rPr>
        <w:t xml:space="preserve"> Standard Chess Program</w:t>
      </w:r>
    </w:p>
    <w:p w14:paraId="0F27C3C6" w14:textId="77777777" w:rsidR="0052139D" w:rsidRPr="00C03B2B" w:rsidRDefault="0052139D" w:rsidP="00E65F3C">
      <w:pPr>
        <w:jc w:val="left"/>
        <w:rPr>
          <w:rFonts w:asciiTheme="minorHAnsi" w:hAnsiTheme="minorHAnsi" w:cstheme="minorHAnsi"/>
          <w:b/>
          <w:color w:val="A6A6A6" w:themeColor="background1" w:themeShade="A6"/>
          <w:sz w:val="48"/>
          <w:szCs w:val="48"/>
          <w:lang w:val="en-US"/>
        </w:rPr>
      </w:pPr>
    </w:p>
    <w:p w14:paraId="2D26B96D" w14:textId="15DA44C5" w:rsidR="00944E56" w:rsidRPr="00C03B2B" w:rsidRDefault="0052139D" w:rsidP="00E65F3C">
      <w:pPr>
        <w:jc w:val="left"/>
        <w:rPr>
          <w:rFonts w:asciiTheme="minorHAnsi" w:hAnsiTheme="minorHAnsi" w:cstheme="minorHAnsi"/>
          <w:sz w:val="48"/>
          <w:szCs w:val="48"/>
          <w:lang w:val="en-US"/>
        </w:rPr>
      </w:pPr>
      <w:r w:rsidRPr="00C03B2B">
        <w:rPr>
          <w:rFonts w:asciiTheme="minorHAnsi" w:hAnsiTheme="minorHAnsi" w:cstheme="minorHAnsi"/>
          <w:noProof/>
          <w:sz w:val="48"/>
          <w:szCs w:val="48"/>
          <w:lang w:val="en-US"/>
        </w:rPr>
        <w:drawing>
          <wp:inline distT="0" distB="0" distL="0" distR="0" wp14:anchorId="718CF8BA" wp14:editId="04719B69">
            <wp:extent cx="4497705" cy="3656523"/>
            <wp:effectExtent l="0" t="0" r="0" b="1270"/>
            <wp:docPr id="487494193" name="Picture 1" descr="Chess Pieces Free Stock Photo - Public Domain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94193" name="Picture 487494193" descr="Chess Pieces Free Stock Photo - Public Domain Pictures"/>
                    <pic:cNvPicPr/>
                  </pic:nvPicPr>
                  <pic:blipFill rotWithShape="1">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rcRect t="3500" b="15202"/>
                    <a:stretch/>
                  </pic:blipFill>
                  <pic:spPr bwMode="auto">
                    <a:xfrm>
                      <a:off x="0" y="0"/>
                      <a:ext cx="4506045" cy="3663303"/>
                    </a:xfrm>
                    <a:prstGeom prst="rect">
                      <a:avLst/>
                    </a:prstGeom>
                    <a:ln>
                      <a:noFill/>
                    </a:ln>
                    <a:extLst>
                      <a:ext uri="{53640926-AAD7-44D8-BBD7-CCE9431645EC}">
                        <a14:shadowObscured xmlns:a14="http://schemas.microsoft.com/office/drawing/2010/main"/>
                      </a:ext>
                    </a:extLst>
                  </pic:spPr>
                </pic:pic>
              </a:graphicData>
            </a:graphic>
          </wp:inline>
        </w:drawing>
      </w:r>
    </w:p>
    <w:p w14:paraId="41A45022" w14:textId="77777777" w:rsidR="00944E56" w:rsidRPr="00C03B2B" w:rsidRDefault="00944E56" w:rsidP="00E65F3C">
      <w:pPr>
        <w:jc w:val="left"/>
        <w:rPr>
          <w:rFonts w:asciiTheme="minorHAnsi" w:hAnsiTheme="minorHAnsi" w:cstheme="minorHAnsi"/>
          <w:sz w:val="48"/>
          <w:szCs w:val="48"/>
          <w:lang w:val="en-US"/>
        </w:rPr>
      </w:pPr>
    </w:p>
    <w:p w14:paraId="57A2F168" w14:textId="77777777" w:rsidR="00944E56" w:rsidRPr="00C03B2B" w:rsidRDefault="00944E56" w:rsidP="00E65F3C">
      <w:pPr>
        <w:jc w:val="left"/>
        <w:rPr>
          <w:rFonts w:asciiTheme="minorHAnsi" w:hAnsiTheme="minorHAnsi" w:cstheme="minorHAnsi"/>
          <w:sz w:val="48"/>
          <w:szCs w:val="48"/>
          <w:lang w:val="en-US"/>
        </w:rPr>
      </w:pPr>
    </w:p>
    <w:p w14:paraId="21140072" w14:textId="77777777" w:rsidR="00944E56" w:rsidRPr="00C03B2B" w:rsidRDefault="00944E56" w:rsidP="00E65F3C">
      <w:pPr>
        <w:tabs>
          <w:tab w:val="left" w:pos="5280"/>
        </w:tabs>
        <w:jc w:val="left"/>
        <w:rPr>
          <w:rFonts w:asciiTheme="minorHAnsi" w:hAnsiTheme="minorHAnsi" w:cstheme="minorHAnsi"/>
          <w:sz w:val="48"/>
          <w:szCs w:val="48"/>
          <w:lang w:val="en-US"/>
        </w:rPr>
      </w:pPr>
    </w:p>
    <w:p w14:paraId="1761CAD7" w14:textId="77777777" w:rsidR="003F4F21" w:rsidRPr="00C03B2B" w:rsidRDefault="003F4F21" w:rsidP="00E65F3C">
      <w:pPr>
        <w:tabs>
          <w:tab w:val="left" w:pos="5280"/>
        </w:tabs>
        <w:jc w:val="left"/>
        <w:rPr>
          <w:rFonts w:asciiTheme="minorHAnsi" w:hAnsiTheme="minorHAnsi" w:cstheme="minorHAnsi"/>
          <w:sz w:val="48"/>
          <w:szCs w:val="48"/>
          <w:lang w:val="en-US"/>
        </w:rPr>
      </w:pPr>
    </w:p>
    <w:p w14:paraId="1DAF6124" w14:textId="77777777" w:rsidR="003F4F21" w:rsidRPr="00C03B2B" w:rsidRDefault="003F4F21" w:rsidP="00E65F3C">
      <w:pPr>
        <w:tabs>
          <w:tab w:val="left" w:pos="5280"/>
        </w:tabs>
        <w:jc w:val="left"/>
        <w:rPr>
          <w:rFonts w:asciiTheme="minorHAnsi" w:hAnsiTheme="minorHAnsi" w:cstheme="minorHAnsi"/>
          <w:sz w:val="48"/>
          <w:szCs w:val="48"/>
          <w:lang w:val="en-US"/>
        </w:rPr>
      </w:pPr>
    </w:p>
    <w:p w14:paraId="6C2E5D0B" w14:textId="77777777" w:rsidR="003F4F21" w:rsidRPr="00C03B2B" w:rsidRDefault="003F4F21" w:rsidP="00E65F3C">
      <w:pPr>
        <w:tabs>
          <w:tab w:val="left" w:pos="5280"/>
        </w:tabs>
        <w:jc w:val="left"/>
        <w:rPr>
          <w:rFonts w:asciiTheme="minorHAnsi" w:hAnsiTheme="minorHAnsi" w:cstheme="minorHAnsi"/>
          <w:sz w:val="48"/>
          <w:szCs w:val="48"/>
          <w:lang w:val="en-US"/>
        </w:rPr>
      </w:pPr>
    </w:p>
    <w:p w14:paraId="49B46D53" w14:textId="77777777" w:rsidR="00944E56" w:rsidRPr="00C03B2B" w:rsidRDefault="00094606" w:rsidP="00E65F3C">
      <w:pPr>
        <w:tabs>
          <w:tab w:val="left" w:pos="5280"/>
        </w:tabs>
        <w:jc w:val="left"/>
        <w:rPr>
          <w:rFonts w:asciiTheme="minorHAnsi" w:hAnsiTheme="minorHAnsi" w:cstheme="minorHAnsi"/>
          <w:b/>
          <w:sz w:val="32"/>
          <w:szCs w:val="32"/>
          <w:lang w:val="en-US"/>
          <w:rPrChange w:id="0" w:author="Attila Vizhanyo" w:date="2024-01-02T18:35:00Z">
            <w:rPr>
              <w:rFonts w:asciiTheme="minorHAnsi" w:hAnsiTheme="minorHAnsi" w:cstheme="minorHAnsi"/>
              <w:b/>
              <w:sz w:val="32"/>
              <w:szCs w:val="32"/>
              <w:lang w:val="it-CH"/>
            </w:rPr>
          </w:rPrChange>
        </w:rPr>
      </w:pPr>
      <w:r w:rsidRPr="00C03B2B">
        <w:rPr>
          <w:rFonts w:asciiTheme="minorHAnsi" w:hAnsiTheme="minorHAnsi" w:cstheme="minorHAnsi"/>
          <w:b/>
          <w:sz w:val="32"/>
          <w:szCs w:val="32"/>
          <w:lang w:val="en-US"/>
          <w:rPrChange w:id="1" w:author="Attila Vizhanyo" w:date="2024-01-02T18:35:00Z">
            <w:rPr>
              <w:rFonts w:asciiTheme="minorHAnsi" w:hAnsiTheme="minorHAnsi" w:cstheme="minorHAnsi"/>
              <w:b/>
              <w:sz w:val="32"/>
              <w:szCs w:val="32"/>
              <w:lang w:val="it-CH"/>
            </w:rPr>
          </w:rPrChange>
        </w:rPr>
        <w:lastRenderedPageBreak/>
        <w:t xml:space="preserve">Matura Paper, </w:t>
      </w:r>
      <w:proofErr w:type="spellStart"/>
      <w:r w:rsidR="00944E56" w:rsidRPr="00C03B2B">
        <w:rPr>
          <w:rFonts w:asciiTheme="minorHAnsi" w:hAnsiTheme="minorHAnsi" w:cstheme="minorHAnsi"/>
          <w:b/>
          <w:sz w:val="32"/>
          <w:szCs w:val="32"/>
          <w:lang w:val="en-US"/>
          <w:rPrChange w:id="2" w:author="Attila Vizhanyo" w:date="2024-01-02T18:35:00Z">
            <w:rPr>
              <w:rFonts w:asciiTheme="minorHAnsi" w:hAnsiTheme="minorHAnsi" w:cstheme="minorHAnsi"/>
              <w:b/>
              <w:sz w:val="32"/>
              <w:szCs w:val="32"/>
              <w:lang w:val="it-CH"/>
            </w:rPr>
          </w:rPrChange>
        </w:rPr>
        <w:t>Kantonsschule</w:t>
      </w:r>
      <w:proofErr w:type="spellEnd"/>
      <w:r w:rsidR="00944E56" w:rsidRPr="00C03B2B">
        <w:rPr>
          <w:rFonts w:asciiTheme="minorHAnsi" w:hAnsiTheme="minorHAnsi" w:cstheme="minorHAnsi"/>
          <w:b/>
          <w:sz w:val="32"/>
          <w:szCs w:val="32"/>
          <w:lang w:val="en-US"/>
          <w:rPrChange w:id="3" w:author="Attila Vizhanyo" w:date="2024-01-02T18:35:00Z">
            <w:rPr>
              <w:rFonts w:asciiTheme="minorHAnsi" w:hAnsiTheme="minorHAnsi" w:cstheme="minorHAnsi"/>
              <w:b/>
              <w:sz w:val="32"/>
              <w:szCs w:val="32"/>
              <w:lang w:val="it-CH"/>
            </w:rPr>
          </w:rPrChange>
        </w:rPr>
        <w:t xml:space="preserve"> </w:t>
      </w:r>
      <w:proofErr w:type="spellStart"/>
      <w:r w:rsidR="00944E56" w:rsidRPr="00C03B2B">
        <w:rPr>
          <w:rFonts w:asciiTheme="minorHAnsi" w:hAnsiTheme="minorHAnsi" w:cstheme="minorHAnsi"/>
          <w:b/>
          <w:sz w:val="32"/>
          <w:szCs w:val="32"/>
          <w:lang w:val="en-US"/>
          <w:rPrChange w:id="4" w:author="Attila Vizhanyo" w:date="2024-01-02T18:35:00Z">
            <w:rPr>
              <w:rFonts w:asciiTheme="minorHAnsi" w:hAnsiTheme="minorHAnsi" w:cstheme="minorHAnsi"/>
              <w:b/>
              <w:sz w:val="32"/>
              <w:szCs w:val="32"/>
              <w:lang w:val="it-CH"/>
            </w:rPr>
          </w:rPrChange>
        </w:rPr>
        <w:t>Sargans</w:t>
      </w:r>
      <w:proofErr w:type="spellEnd"/>
    </w:p>
    <w:p w14:paraId="29D2EC95" w14:textId="6A70F464" w:rsidR="00944E56" w:rsidRPr="00C03B2B" w:rsidRDefault="0052139D" w:rsidP="00E65F3C">
      <w:pPr>
        <w:tabs>
          <w:tab w:val="left" w:pos="5280"/>
        </w:tabs>
        <w:jc w:val="left"/>
        <w:rPr>
          <w:rFonts w:asciiTheme="minorHAnsi" w:hAnsiTheme="minorHAnsi" w:cstheme="minorHAnsi"/>
          <w:sz w:val="32"/>
          <w:szCs w:val="32"/>
          <w:lang w:val="en-US"/>
          <w:rPrChange w:id="5" w:author="Attila Vizhanyo" w:date="2024-01-02T18:35:00Z">
            <w:rPr>
              <w:rFonts w:asciiTheme="minorHAnsi" w:hAnsiTheme="minorHAnsi" w:cstheme="minorHAnsi"/>
              <w:sz w:val="32"/>
              <w:szCs w:val="32"/>
              <w:lang w:val="it-CH"/>
            </w:rPr>
          </w:rPrChange>
        </w:rPr>
      </w:pPr>
      <w:r w:rsidRPr="00C03B2B">
        <w:rPr>
          <w:rFonts w:asciiTheme="minorHAnsi" w:hAnsiTheme="minorHAnsi" w:cstheme="minorHAnsi"/>
          <w:sz w:val="32"/>
          <w:szCs w:val="32"/>
          <w:lang w:val="en-US"/>
          <w:rPrChange w:id="6" w:author="Attila Vizhanyo" w:date="2024-01-02T18:35:00Z">
            <w:rPr>
              <w:rFonts w:asciiTheme="minorHAnsi" w:hAnsiTheme="minorHAnsi" w:cstheme="minorHAnsi"/>
              <w:sz w:val="32"/>
              <w:szCs w:val="32"/>
              <w:lang w:val="it-CH"/>
            </w:rPr>
          </w:rPrChange>
        </w:rPr>
        <w:t xml:space="preserve">Attila </w:t>
      </w:r>
      <w:proofErr w:type="spellStart"/>
      <w:r w:rsidRPr="00C03B2B">
        <w:rPr>
          <w:rFonts w:asciiTheme="minorHAnsi" w:hAnsiTheme="minorHAnsi" w:cstheme="minorHAnsi"/>
          <w:sz w:val="32"/>
          <w:szCs w:val="32"/>
          <w:lang w:val="en-US"/>
          <w:rPrChange w:id="7" w:author="Attila Vizhanyo" w:date="2024-01-02T18:35:00Z">
            <w:rPr>
              <w:rFonts w:asciiTheme="minorHAnsi" w:hAnsiTheme="minorHAnsi" w:cstheme="minorHAnsi"/>
              <w:sz w:val="32"/>
              <w:szCs w:val="32"/>
              <w:lang w:val="it-CH"/>
            </w:rPr>
          </w:rPrChange>
        </w:rPr>
        <w:t>Vizhanyo</w:t>
      </w:r>
      <w:proofErr w:type="spellEnd"/>
      <w:r w:rsidRPr="00C03B2B">
        <w:rPr>
          <w:rFonts w:asciiTheme="minorHAnsi" w:hAnsiTheme="minorHAnsi" w:cstheme="minorHAnsi"/>
          <w:sz w:val="32"/>
          <w:szCs w:val="32"/>
          <w:lang w:val="en-US"/>
          <w:rPrChange w:id="8" w:author="Attila Vizhanyo" w:date="2024-01-02T18:35:00Z">
            <w:rPr>
              <w:rFonts w:asciiTheme="minorHAnsi" w:hAnsiTheme="minorHAnsi" w:cstheme="minorHAnsi"/>
              <w:sz w:val="32"/>
              <w:szCs w:val="32"/>
              <w:lang w:val="it-CH"/>
            </w:rPr>
          </w:rPrChange>
        </w:rPr>
        <w:t>, 4bNP</w:t>
      </w:r>
    </w:p>
    <w:p w14:paraId="1BCAEB65" w14:textId="77777777" w:rsidR="00944E56" w:rsidRPr="00C03B2B" w:rsidRDefault="00944E56" w:rsidP="00E65F3C">
      <w:pPr>
        <w:tabs>
          <w:tab w:val="left" w:pos="5280"/>
        </w:tabs>
        <w:jc w:val="left"/>
        <w:rPr>
          <w:rFonts w:asciiTheme="minorHAnsi" w:hAnsiTheme="minorHAnsi" w:cstheme="minorHAnsi"/>
          <w:sz w:val="32"/>
          <w:szCs w:val="32"/>
          <w:lang w:val="en-US"/>
          <w:rPrChange w:id="9" w:author="Attila Vizhanyo" w:date="2024-01-02T18:35:00Z">
            <w:rPr>
              <w:rFonts w:asciiTheme="minorHAnsi" w:hAnsiTheme="minorHAnsi" w:cstheme="minorHAnsi"/>
              <w:sz w:val="32"/>
              <w:szCs w:val="32"/>
              <w:lang w:val="it-CH"/>
            </w:rPr>
          </w:rPrChange>
        </w:rPr>
      </w:pPr>
    </w:p>
    <w:p w14:paraId="52B53E4F" w14:textId="77777777" w:rsidR="003F4F21" w:rsidRPr="00C03B2B" w:rsidRDefault="003F4F21" w:rsidP="00E65F3C">
      <w:pPr>
        <w:tabs>
          <w:tab w:val="left" w:pos="5280"/>
        </w:tabs>
        <w:jc w:val="left"/>
        <w:rPr>
          <w:rFonts w:asciiTheme="minorHAnsi" w:hAnsiTheme="minorHAnsi" w:cstheme="minorHAnsi"/>
          <w:sz w:val="32"/>
          <w:szCs w:val="32"/>
          <w:lang w:val="en-US"/>
          <w:rPrChange w:id="10" w:author="Attila Vizhanyo" w:date="2024-01-02T18:35:00Z">
            <w:rPr>
              <w:rFonts w:asciiTheme="minorHAnsi" w:hAnsiTheme="minorHAnsi" w:cstheme="minorHAnsi"/>
              <w:sz w:val="32"/>
              <w:szCs w:val="32"/>
              <w:lang w:val="it-CH"/>
            </w:rPr>
          </w:rPrChange>
        </w:rPr>
      </w:pPr>
    </w:p>
    <w:p w14:paraId="0E243485" w14:textId="1531456E" w:rsidR="00944E56" w:rsidRPr="00C03B2B" w:rsidRDefault="00094606" w:rsidP="00E65F3C">
      <w:pPr>
        <w:ind w:left="5670"/>
        <w:jc w:val="left"/>
        <w:rPr>
          <w:rFonts w:asciiTheme="minorHAnsi" w:hAnsiTheme="minorHAnsi" w:cstheme="minorHAnsi"/>
          <w:sz w:val="32"/>
          <w:szCs w:val="32"/>
          <w:lang w:val="en-US"/>
        </w:rPr>
      </w:pPr>
      <w:r w:rsidRPr="00C03B2B">
        <w:rPr>
          <w:rFonts w:asciiTheme="minorHAnsi" w:hAnsiTheme="minorHAnsi" w:cstheme="minorHAnsi"/>
          <w:b/>
          <w:sz w:val="32"/>
          <w:szCs w:val="32"/>
          <w:lang w:val="en-US"/>
        </w:rPr>
        <w:t>Supervisor</w:t>
      </w:r>
      <w:r w:rsidR="00944E56" w:rsidRPr="00C03B2B">
        <w:rPr>
          <w:rFonts w:asciiTheme="minorHAnsi" w:hAnsiTheme="minorHAnsi" w:cstheme="minorHAnsi"/>
          <w:b/>
          <w:sz w:val="32"/>
          <w:szCs w:val="32"/>
          <w:lang w:val="en-US"/>
        </w:rPr>
        <w:t>:</w:t>
      </w:r>
      <w:r w:rsidR="00944E56" w:rsidRPr="00C03B2B">
        <w:rPr>
          <w:rFonts w:asciiTheme="minorHAnsi" w:hAnsiTheme="minorHAnsi" w:cstheme="minorHAnsi"/>
          <w:b/>
          <w:sz w:val="32"/>
          <w:szCs w:val="32"/>
          <w:lang w:val="en-US"/>
        </w:rPr>
        <w:br/>
      </w:r>
      <w:r w:rsidR="0052139D" w:rsidRPr="00C03B2B">
        <w:rPr>
          <w:rFonts w:asciiTheme="minorHAnsi" w:hAnsiTheme="minorHAnsi" w:cstheme="minorHAnsi"/>
          <w:sz w:val="32"/>
          <w:szCs w:val="32"/>
          <w:lang w:val="en-US"/>
        </w:rPr>
        <w:t>Herr Lukas Fehr</w:t>
      </w:r>
    </w:p>
    <w:p w14:paraId="1DFF814D" w14:textId="77777777" w:rsidR="00944E56" w:rsidRPr="00C03B2B" w:rsidRDefault="00944E56" w:rsidP="00E65F3C">
      <w:pPr>
        <w:tabs>
          <w:tab w:val="left" w:pos="5280"/>
        </w:tabs>
        <w:ind w:left="5670"/>
        <w:jc w:val="left"/>
        <w:rPr>
          <w:rFonts w:asciiTheme="minorHAnsi" w:hAnsiTheme="minorHAnsi" w:cstheme="minorHAnsi"/>
          <w:sz w:val="32"/>
          <w:szCs w:val="32"/>
          <w:lang w:val="en-US"/>
        </w:rPr>
      </w:pPr>
    </w:p>
    <w:p w14:paraId="6E10162D" w14:textId="3ED029F2" w:rsidR="009A2ACE" w:rsidRPr="00C03B2B" w:rsidRDefault="00094606" w:rsidP="00E65F3C">
      <w:pPr>
        <w:ind w:left="5670"/>
        <w:jc w:val="left"/>
        <w:rPr>
          <w:rFonts w:asciiTheme="minorHAnsi" w:hAnsiTheme="minorHAnsi" w:cstheme="minorHAnsi"/>
          <w:sz w:val="32"/>
          <w:szCs w:val="32"/>
          <w:lang w:val="en-US"/>
        </w:rPr>
      </w:pPr>
      <w:r w:rsidRPr="00C03B2B">
        <w:rPr>
          <w:rFonts w:asciiTheme="minorHAnsi" w:hAnsiTheme="minorHAnsi" w:cstheme="minorHAnsi"/>
          <w:b/>
          <w:sz w:val="32"/>
          <w:szCs w:val="32"/>
          <w:lang w:val="en-US"/>
        </w:rPr>
        <w:t>Submitted on</w:t>
      </w:r>
      <w:r w:rsidR="00944E56" w:rsidRPr="00C03B2B">
        <w:rPr>
          <w:rFonts w:asciiTheme="minorHAnsi" w:hAnsiTheme="minorHAnsi" w:cstheme="minorHAnsi"/>
          <w:b/>
          <w:sz w:val="32"/>
          <w:szCs w:val="32"/>
          <w:lang w:val="en-US"/>
        </w:rPr>
        <w:t>:</w:t>
      </w:r>
      <w:r w:rsidRPr="00C03B2B">
        <w:rPr>
          <w:rFonts w:asciiTheme="minorHAnsi" w:hAnsiTheme="minorHAnsi" w:cstheme="minorHAnsi"/>
          <w:sz w:val="32"/>
          <w:szCs w:val="32"/>
          <w:lang w:val="en-US"/>
        </w:rPr>
        <w:br/>
      </w:r>
      <w:r w:rsidR="0052139D" w:rsidRPr="00C03B2B">
        <w:rPr>
          <w:rFonts w:asciiTheme="minorHAnsi" w:hAnsiTheme="minorHAnsi" w:cstheme="minorHAnsi"/>
          <w:sz w:val="32"/>
          <w:szCs w:val="32"/>
          <w:lang w:val="en-US"/>
        </w:rPr>
        <w:t>8</w:t>
      </w:r>
      <w:r w:rsidRPr="00C03B2B">
        <w:rPr>
          <w:rFonts w:asciiTheme="minorHAnsi" w:hAnsiTheme="minorHAnsi" w:cstheme="minorHAnsi"/>
          <w:sz w:val="32"/>
          <w:szCs w:val="32"/>
          <w:lang w:val="en-US"/>
        </w:rPr>
        <w:t xml:space="preserve"> January</w:t>
      </w:r>
      <w:r w:rsidR="00944E56" w:rsidRPr="00C03B2B">
        <w:rPr>
          <w:rFonts w:asciiTheme="minorHAnsi" w:hAnsiTheme="minorHAnsi" w:cstheme="minorHAnsi"/>
          <w:sz w:val="32"/>
          <w:szCs w:val="32"/>
          <w:lang w:val="en-US"/>
        </w:rPr>
        <w:t xml:space="preserve"> </w:t>
      </w:r>
      <w:r w:rsidR="008666AE" w:rsidRPr="00C03B2B">
        <w:rPr>
          <w:rFonts w:asciiTheme="minorHAnsi" w:hAnsiTheme="minorHAnsi" w:cstheme="minorHAnsi"/>
          <w:sz w:val="32"/>
          <w:szCs w:val="32"/>
          <w:lang w:val="en-US"/>
        </w:rPr>
        <w:t>202</w:t>
      </w:r>
      <w:r w:rsidR="0052139D" w:rsidRPr="00C03B2B">
        <w:rPr>
          <w:rFonts w:asciiTheme="minorHAnsi" w:hAnsiTheme="minorHAnsi" w:cstheme="minorHAnsi"/>
          <w:sz w:val="32"/>
          <w:szCs w:val="32"/>
          <w:lang w:val="en-US"/>
        </w:rPr>
        <w:t>4</w:t>
      </w:r>
      <w:r w:rsidR="009A2ACE" w:rsidRPr="00C03B2B">
        <w:rPr>
          <w:rFonts w:asciiTheme="minorHAnsi" w:hAnsiTheme="minorHAnsi" w:cstheme="minorHAnsi"/>
          <w:sz w:val="32"/>
          <w:szCs w:val="32"/>
          <w:lang w:val="en-US"/>
        </w:rPr>
        <w:br w:type="page"/>
      </w:r>
    </w:p>
    <w:p w14:paraId="7A2FA6D1" w14:textId="77777777" w:rsidR="009A2ACE" w:rsidRPr="00C03B2B" w:rsidRDefault="00094606" w:rsidP="00EA589D">
      <w:pPr>
        <w:pStyle w:val="Heading1"/>
        <w:numPr>
          <w:ilvl w:val="0"/>
          <w:numId w:val="0"/>
        </w:numPr>
        <w:ind w:left="432" w:hanging="432"/>
        <w:rPr>
          <w:lang w:val="en-US"/>
        </w:rPr>
      </w:pPr>
      <w:bookmarkStart w:id="11" w:name="_Toc155112882"/>
      <w:r w:rsidRPr="00C03B2B">
        <w:rPr>
          <w:lang w:val="en-US"/>
        </w:rPr>
        <w:lastRenderedPageBreak/>
        <w:t>Preface</w:t>
      </w:r>
      <w:bookmarkEnd w:id="11"/>
    </w:p>
    <w:p w14:paraId="611C7393" w14:textId="77777777" w:rsidR="00592253" w:rsidRPr="00C03B2B" w:rsidRDefault="00592253" w:rsidP="00592253">
      <w:pPr>
        <w:rPr>
          <w:lang w:val="en-US"/>
        </w:rPr>
      </w:pPr>
      <w:bookmarkStart w:id="12" w:name="_Hlk153706816"/>
      <w:r w:rsidRPr="00C03B2B">
        <w:rPr>
          <w:lang w:val="en-US"/>
        </w:rPr>
        <w:t xml:space="preserve">In the pursuit of finding a desirable topic for my Matura project, my objective was to combine two of my passions: chess and coding. I have been playing chess for an extended period. My grandfather first introduced me to the game when I was young. He and my uncle played frequently against each other, and by watching them play, I was inspired to start playing as well. I never indulged in chess competitively, but I enjoy playing with my family and friends. </w:t>
      </w:r>
      <w:proofErr w:type="spellStart"/>
      <w:r w:rsidRPr="00C03B2B">
        <w:rPr>
          <w:lang w:val="en-US"/>
        </w:rPr>
        <w:t>Its</w:t>
      </w:r>
      <w:proofErr w:type="spellEnd"/>
      <w:r w:rsidRPr="00C03B2B">
        <w:rPr>
          <w:lang w:val="en-US"/>
        </w:rPr>
        <w:t xml:space="preserve"> simple rules and complicated strategies appealed to me. My second interest revolving around my work is coding. Being raised by parents who were programmers, I came across the subject of computer languages often, however I did not have proper coding experience prior to my work. Despite my limited programming knowledge, I found coding appealing, because of its logical way of thinking and creativity. So, I was driven to learn this skill in the result of my work.</w:t>
      </w:r>
      <w:bookmarkEnd w:id="12"/>
    </w:p>
    <w:p w14:paraId="1B8ABB47" w14:textId="77777777" w:rsidR="00592253" w:rsidRPr="00C03B2B" w:rsidRDefault="00592253" w:rsidP="00592253">
      <w:pPr>
        <w:rPr>
          <w:lang w:val="en-US"/>
        </w:rPr>
      </w:pPr>
      <w:r w:rsidRPr="00C03B2B">
        <w:rPr>
          <w:lang w:val="en-US"/>
        </w:rPr>
        <w:t>With my goal in mind, I came up with the idea of programming different versions of chess by changing the rules of the age-old game. I was inspired by a website called chess.com that has published multiple variations of chess, which I found enjoyable to play. These alternatives ways of playing chess made the game less serious and more diversified. Consequently, I was excited to come up with my own ideas of ways to play chess. By changing the rules accordingly, my goal was to make chess more enjoyable for people that may not appreciate its strategic complexity and pure memorization.</w:t>
      </w:r>
    </w:p>
    <w:p w14:paraId="552117D8" w14:textId="381719C2" w:rsidR="00C23DA6" w:rsidRPr="00C03B2B" w:rsidRDefault="00C23DA6" w:rsidP="00592253">
      <w:pPr>
        <w:rPr>
          <w:lang w:val="en-US"/>
        </w:rPr>
      </w:pPr>
      <w:r w:rsidRPr="00C03B2B">
        <w:rPr>
          <w:noProof/>
          <w:lang w:val="en-US"/>
          <w:rPrChange w:id="13" w:author="Attila Vizhanyo" w:date="2024-01-02T18:35:00Z">
            <w:rPr>
              <w:noProof/>
            </w:rPr>
          </w:rPrChange>
        </w:rPr>
        <mc:AlternateContent>
          <mc:Choice Requires="wps">
            <w:drawing>
              <wp:anchor distT="0" distB="0" distL="114300" distR="114300" simplePos="0" relativeHeight="251667456" behindDoc="1" locked="0" layoutInCell="1" allowOverlap="1" wp14:anchorId="6943EA9C" wp14:editId="0E55B87C">
                <wp:simplePos x="0" y="0"/>
                <wp:positionH relativeFrom="column">
                  <wp:posOffset>3261360</wp:posOffset>
                </wp:positionH>
                <wp:positionV relativeFrom="paragraph">
                  <wp:posOffset>3862705</wp:posOffset>
                </wp:positionV>
                <wp:extent cx="2538730" cy="635"/>
                <wp:effectExtent l="0" t="0" r="1270" b="0"/>
                <wp:wrapTight wrapText="bothSides">
                  <wp:wrapPolygon edited="0">
                    <wp:start x="0" y="0"/>
                    <wp:lineTo x="0" y="18783"/>
                    <wp:lineTo x="21503" y="18783"/>
                    <wp:lineTo x="21503" y="0"/>
                    <wp:lineTo x="0" y="0"/>
                  </wp:wrapPolygon>
                </wp:wrapTight>
                <wp:docPr id="914957491" name="Text Box 1"/>
                <wp:cNvGraphicFramePr/>
                <a:graphic xmlns:a="http://schemas.openxmlformats.org/drawingml/2006/main">
                  <a:graphicData uri="http://schemas.microsoft.com/office/word/2010/wordprocessingShape">
                    <wps:wsp>
                      <wps:cNvSpPr txBox="1"/>
                      <wps:spPr>
                        <a:xfrm>
                          <a:off x="0" y="0"/>
                          <a:ext cx="2538730" cy="635"/>
                        </a:xfrm>
                        <a:prstGeom prst="rect">
                          <a:avLst/>
                        </a:prstGeom>
                        <a:solidFill>
                          <a:prstClr val="white"/>
                        </a:solidFill>
                        <a:ln>
                          <a:noFill/>
                        </a:ln>
                      </wps:spPr>
                      <wps:txbx>
                        <w:txbxContent>
                          <w:p w14:paraId="5CBF75CD" w14:textId="067FB3CF" w:rsidR="00C23DA6" w:rsidRPr="00AA6157" w:rsidRDefault="00C23DA6" w:rsidP="00C23DA6">
                            <w:pPr>
                              <w:pStyle w:val="Caption"/>
                              <w:rPr>
                                <w:noProof/>
                                <w:color w:val="0D0D0D" w:themeColor="text1" w:themeTint="F2"/>
                                <w:sz w:val="22"/>
                                <w:szCs w:val="22"/>
                                <w:lang w:val="en-US"/>
                              </w:rPr>
                            </w:pPr>
                            <w:bookmarkStart w:id="14" w:name="_Toc155112930"/>
                            <w:r w:rsidRPr="00C23DA6">
                              <w:rPr>
                                <w:lang w:val="en-US"/>
                              </w:rPr>
                              <w:t xml:space="preserve">Figure </w:t>
                            </w:r>
                            <w:r>
                              <w:fldChar w:fldCharType="begin"/>
                            </w:r>
                            <w:r w:rsidRPr="00C23DA6">
                              <w:rPr>
                                <w:lang w:val="en-US"/>
                              </w:rPr>
                              <w:instrText xml:space="preserve"> SEQ Figure \* ARABIC </w:instrText>
                            </w:r>
                            <w:r>
                              <w:fldChar w:fldCharType="separate"/>
                            </w:r>
                            <w:r w:rsidR="00C03B2B">
                              <w:rPr>
                                <w:noProof/>
                                <w:lang w:val="en-US"/>
                              </w:rPr>
                              <w:t>1</w:t>
                            </w:r>
                            <w:r>
                              <w:fldChar w:fldCharType="end"/>
                            </w:r>
                            <w:r w:rsidRPr="00C23DA6">
                              <w:rPr>
                                <w:lang w:val="en-US"/>
                              </w:rPr>
                              <w:t xml:space="preserve"> Chess 960 Starting Position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43EA9C" id="_x0000_t202" coordsize="21600,21600" o:spt="202" path="m,l,21600r21600,l21600,xe">
                <v:stroke joinstyle="miter"/>
                <v:path gradientshapeok="t" o:connecttype="rect"/>
              </v:shapetype>
              <v:shape id="Text Box 1" o:spid="_x0000_s1026" type="#_x0000_t202" style="position:absolute;left:0;text-align:left;margin-left:256.8pt;margin-top:304.15pt;width:199.9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" stroked="f">
                <v:textbox style="mso-fit-shape-to-text:t" inset="0,0,0,0">
                  <w:txbxContent>
                    <w:p w14:paraId="5CBF75CD" w14:textId="067FB3CF" w:rsidR="00C23DA6" w:rsidRPr="00AA6157" w:rsidRDefault="00C23DA6" w:rsidP="00C23DA6">
                      <w:pPr>
                        <w:pStyle w:val="Caption"/>
                        <w:rPr>
                          <w:noProof/>
                          <w:color w:val="0D0D0D" w:themeColor="text1" w:themeTint="F2"/>
                          <w:sz w:val="22"/>
                          <w:szCs w:val="22"/>
                          <w:lang w:val="en-US"/>
                        </w:rPr>
                      </w:pPr>
                      <w:bookmarkStart w:id="15" w:name="_Toc155112930"/>
                      <w:r w:rsidRPr="00C23DA6">
                        <w:rPr>
                          <w:lang w:val="en-US"/>
                        </w:rPr>
                        <w:t xml:space="preserve">Figure </w:t>
                      </w:r>
                      <w:r>
                        <w:fldChar w:fldCharType="begin"/>
                      </w:r>
                      <w:r w:rsidRPr="00C23DA6">
                        <w:rPr>
                          <w:lang w:val="en-US"/>
                        </w:rPr>
                        <w:instrText xml:space="preserve"> SEQ Figure \* ARABIC </w:instrText>
                      </w:r>
                      <w:r>
                        <w:fldChar w:fldCharType="separate"/>
                      </w:r>
                      <w:r w:rsidR="00C03B2B">
                        <w:rPr>
                          <w:noProof/>
                          <w:lang w:val="en-US"/>
                        </w:rPr>
                        <w:t>1</w:t>
                      </w:r>
                      <w:r>
                        <w:fldChar w:fldCharType="end"/>
                      </w:r>
                      <w:r w:rsidRPr="00C23DA6">
                        <w:rPr>
                          <w:lang w:val="en-US"/>
                        </w:rPr>
                        <w:t xml:space="preserve"> Chess 960 Starting Position</w:t>
                      </w:r>
                      <w:bookmarkEnd w:id="15"/>
                    </w:p>
                  </w:txbxContent>
                </v:textbox>
                <w10:wrap type="tight"/>
              </v:shape>
            </w:pict>
          </mc:Fallback>
        </mc:AlternateContent>
      </w:r>
      <w:r w:rsidR="00592253" w:rsidRPr="00C03B2B">
        <w:rPr>
          <w:noProof/>
          <w:lang w:val="en-US"/>
        </w:rPr>
        <w:drawing>
          <wp:anchor distT="0" distB="0" distL="114300" distR="114300" simplePos="0" relativeHeight="251665408" behindDoc="1" locked="0" layoutInCell="1" allowOverlap="1" wp14:anchorId="0C248851" wp14:editId="73327EE2">
            <wp:simplePos x="0" y="0"/>
            <wp:positionH relativeFrom="column">
              <wp:posOffset>3259455</wp:posOffset>
            </wp:positionH>
            <wp:positionV relativeFrom="paragraph">
              <wp:posOffset>1259205</wp:posOffset>
            </wp:positionV>
            <wp:extent cx="2538730" cy="2545715"/>
            <wp:effectExtent l="0" t="0" r="0" b="0"/>
            <wp:wrapTight wrapText="bothSides">
              <wp:wrapPolygon edited="0">
                <wp:start x="0" y="0"/>
                <wp:lineTo x="0" y="21498"/>
                <wp:lineTo x="21395" y="21498"/>
                <wp:lineTo x="21395" y="0"/>
                <wp:lineTo x="0" y="0"/>
              </wp:wrapPolygon>
            </wp:wrapTight>
            <wp:docPr id="688507782" name="Grafik 1" descr="A game of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07782" name="Grafik 1" descr="A game of chess piec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8730" cy="2545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253" w:rsidRPr="00C03B2B">
        <w:rPr>
          <w:lang w:val="en-US"/>
        </w:rPr>
        <w:t xml:space="preserve">I took inspiration from a quote of the famous chess grand master Bobby Fisher, </w:t>
      </w:r>
      <w:r w:rsidRPr="00C03B2B">
        <w:rPr>
          <w:lang w:val="en-US"/>
        </w:rPr>
        <w:t>whose respond was the following to an interview question</w:t>
      </w:r>
      <w:r w:rsidR="00592253" w:rsidRPr="00C03B2B">
        <w:rPr>
          <w:lang w:val="en-US"/>
        </w:rPr>
        <w:t xml:space="preserve">: </w:t>
      </w:r>
    </w:p>
    <w:p w14:paraId="69B9D1A5" w14:textId="00820D05" w:rsidR="00C23DA6" w:rsidRPr="00C03B2B" w:rsidRDefault="009E1174" w:rsidP="00C23DA6">
      <w:pPr>
        <w:rPr>
          <w:lang w:val="en-US"/>
        </w:rPr>
      </w:pPr>
      <w:r w:rsidRPr="00C03B2B">
        <w:rPr>
          <w:lang w:val="en-US"/>
        </w:rPr>
        <w:t>“</w:t>
      </w:r>
      <w:r w:rsidR="00C23DA6" w:rsidRPr="00C03B2B">
        <w:rPr>
          <w:b/>
          <w:bCs/>
          <w:lang w:val="en-US"/>
        </w:rPr>
        <w:t>Interviewer</w:t>
      </w:r>
      <w:r w:rsidR="00C23DA6" w:rsidRPr="00C03B2B">
        <w:rPr>
          <w:lang w:val="en-US"/>
        </w:rPr>
        <w:t>: Why do you hate Chess? Being the be… probably, possibly, the best Chess player ever?</w:t>
      </w:r>
    </w:p>
    <w:p w14:paraId="1C5BE477" w14:textId="2E4192FA" w:rsidR="00C23DA6" w:rsidRPr="00C03B2B" w:rsidRDefault="00C23DA6" w:rsidP="00C23DA6">
      <w:pPr>
        <w:rPr>
          <w:lang w:val="en-US"/>
        </w:rPr>
      </w:pPr>
      <w:r w:rsidRPr="00C03B2B">
        <w:rPr>
          <w:b/>
          <w:bCs/>
          <w:lang w:val="en-US"/>
        </w:rPr>
        <w:t>Bobby</w:t>
      </w:r>
      <w:r w:rsidRPr="00C03B2B">
        <w:rPr>
          <w:lang w:val="en-US"/>
        </w:rPr>
        <w:t>: Because I know what Chess all is about! It’s all about memorization. It’s all about pre-arrangement…</w:t>
      </w:r>
      <w:r w:rsidR="009E1174" w:rsidRPr="00C03B2B">
        <w:rPr>
          <w:lang w:val="en-US"/>
        </w:rPr>
        <w:t>”</w:t>
      </w:r>
      <w:sdt>
        <w:sdtPr>
          <w:rPr>
            <w:lang w:val="en-US"/>
          </w:rPr>
          <w:id w:val="-57018626"/>
          <w:citation/>
        </w:sdtPr>
        <w:sdtContent>
          <w:r w:rsidR="009E1174" w:rsidRPr="00C03B2B">
            <w:rPr>
              <w:lang w:val="en-US"/>
            </w:rPr>
            <w:fldChar w:fldCharType="begin"/>
          </w:r>
          <w:r w:rsidR="009E1174" w:rsidRPr="00C03B2B">
            <w:rPr>
              <w:lang w:val="en-US"/>
            </w:rPr>
            <w:instrText xml:space="preserve"> CITATION alg22 \l 4108 </w:instrText>
          </w:r>
          <w:r w:rsidR="009E1174" w:rsidRPr="00C03B2B">
            <w:rPr>
              <w:lang w:val="en-US"/>
            </w:rPr>
            <w:fldChar w:fldCharType="separate"/>
          </w:r>
          <w:ins w:id="16" w:author="Attila Vizhanyo" w:date="2024-01-02T18:33:00Z">
            <w:r w:rsidR="00C03B2B" w:rsidRPr="00363065">
              <w:rPr>
                <w:noProof/>
                <w:lang w:val="en-US"/>
              </w:rPr>
              <w:t xml:space="preserve"> </w:t>
            </w:r>
            <w:r w:rsidR="00C03B2B" w:rsidRPr="00C03B2B">
              <w:rPr>
                <w:noProof/>
                <w:lang w:val="en-US"/>
                <w:rPrChange w:id="17" w:author="Attila Vizhanyo" w:date="2024-01-02T18:35:00Z">
                  <w:rPr>
                    <w:lang w:val="fr-CH"/>
                  </w:rPr>
                </w:rPrChange>
              </w:rPr>
              <w:t>(algekalipso, 2022)</w:t>
            </w:r>
          </w:ins>
          <w:del w:id="18" w:author="Attila Vizhanyo" w:date="2024-01-02T18:32:00Z">
            <w:r w:rsidR="009E1174" w:rsidRPr="00C03B2B" w:rsidDel="00C03B2B">
              <w:rPr>
                <w:noProof/>
                <w:lang w:val="en-US"/>
              </w:rPr>
              <w:delText xml:space="preserve"> (algekalipso, 2022)</w:delText>
            </w:r>
          </w:del>
          <w:r w:rsidR="009E1174" w:rsidRPr="00C03B2B">
            <w:rPr>
              <w:lang w:val="en-US"/>
            </w:rPr>
            <w:fldChar w:fldCharType="end"/>
          </w:r>
        </w:sdtContent>
      </w:sdt>
    </w:p>
    <w:p w14:paraId="343F4359" w14:textId="40BD6867" w:rsidR="00592253" w:rsidRPr="00C03B2B" w:rsidRDefault="00592253" w:rsidP="00592253">
      <w:pPr>
        <w:rPr>
          <w:lang w:val="en-US"/>
        </w:rPr>
      </w:pPr>
      <w:r w:rsidRPr="00C03B2B">
        <w:rPr>
          <w:lang w:val="en-US"/>
        </w:rPr>
        <w:t>In this statement, Fisher aims to emphasize that a significant aspect of playing chess involves memorization. Because the starting position of chess is always the same, at advanced levels of chess, the initial moves, known as the opening, are preplanned. In this phase experienced players know the optimal response to each move, which they learn prior the game. Fisher heavily criticizes this aspect of the game because it does not involve creative thinking, rather than rote learning. In response Fisher came up with a new way of playing chess. In this variation, the initial row on each side, where the pieces, excluding the pawns, are positioned, are randomly rearranged. With each new game, players encounter a randomly shuffled board that they have not prepared for. In this way players must prioritize strategy and creativity rather than relying solely on pregame knowledge. This game mode is called Fischer Random Chess or Chess960 and it was published in 1996.</w:t>
      </w:r>
    </w:p>
    <w:p w14:paraId="7A077BC7" w14:textId="77777777" w:rsidR="00592253" w:rsidRPr="00C03B2B" w:rsidRDefault="00592253" w:rsidP="00592253">
      <w:pPr>
        <w:rPr>
          <w:lang w:val="en-US"/>
        </w:rPr>
      </w:pPr>
      <w:r w:rsidRPr="00C03B2B">
        <w:rPr>
          <w:lang w:val="en-US"/>
        </w:rPr>
        <w:t>Following my work, Fisher inspired me to mitigate the memorization aspect of the game and focus on creativity.</w:t>
      </w:r>
    </w:p>
    <w:p w14:paraId="111FA47A" w14:textId="77777777" w:rsidR="009A2ACE" w:rsidRPr="00C03B2B" w:rsidRDefault="009A2ACE" w:rsidP="009A2ACE">
      <w:pPr>
        <w:rPr>
          <w:rFonts w:cs="Arial"/>
          <w:color w:val="444444"/>
          <w:sz w:val="19"/>
          <w:szCs w:val="19"/>
          <w:lang w:val="en-US"/>
        </w:rPr>
      </w:pPr>
      <w:r w:rsidRPr="00C03B2B">
        <w:rPr>
          <w:rFonts w:cs="Arial"/>
          <w:color w:val="444444"/>
          <w:sz w:val="19"/>
          <w:szCs w:val="19"/>
          <w:lang w:val="en-US"/>
        </w:rPr>
        <w:br w:type="page"/>
      </w:r>
    </w:p>
    <w:p w14:paraId="05F59C3D" w14:textId="3372090B" w:rsidR="009A2ACE" w:rsidRPr="00C03B2B" w:rsidRDefault="00094606" w:rsidP="00EA589D">
      <w:pPr>
        <w:pStyle w:val="Heading1"/>
        <w:numPr>
          <w:ilvl w:val="0"/>
          <w:numId w:val="0"/>
        </w:numPr>
        <w:ind w:left="432" w:hanging="432"/>
        <w:rPr>
          <w:lang w:val="en-US"/>
        </w:rPr>
      </w:pPr>
      <w:bookmarkStart w:id="19" w:name="_Toc155112883"/>
      <w:r w:rsidRPr="00C03B2B">
        <w:rPr>
          <w:lang w:val="en-US"/>
        </w:rPr>
        <w:lastRenderedPageBreak/>
        <w:t>Table of Content</w:t>
      </w:r>
      <w:r w:rsidR="00630155" w:rsidRPr="00C03B2B">
        <w:rPr>
          <w:lang w:val="en-US"/>
        </w:rPr>
        <w:t>s</w:t>
      </w:r>
      <w:bookmarkEnd w:id="19"/>
    </w:p>
    <w:p w14:paraId="2188182D" w14:textId="78C1A18C" w:rsidR="00C03B2B" w:rsidRPr="00C03B2B" w:rsidRDefault="000C36A4">
      <w:pPr>
        <w:pStyle w:val="TOC1"/>
        <w:tabs>
          <w:tab w:val="right" w:leader="dot" w:pos="9061"/>
        </w:tabs>
        <w:rPr>
          <w:ins w:id="20" w:author="Attila Vizhanyo" w:date="2024-01-02T18:34:00Z"/>
          <w:rFonts w:asciiTheme="minorHAnsi" w:eastAsiaTheme="minorEastAsia" w:hAnsiTheme="minorHAnsi"/>
          <w:b w:val="0"/>
          <w:noProof/>
          <w:color w:val="auto"/>
          <w:kern w:val="2"/>
          <w:sz w:val="24"/>
          <w:szCs w:val="24"/>
          <w:lang w:val="en-US" w:eastAsia="en-GB"/>
          <w14:ligatures w14:val="standardContextual"/>
          <w:rPrChange w:id="21" w:author="Attila Vizhanyo" w:date="2024-01-02T18:35:00Z">
            <w:rPr>
              <w:ins w:id="22" w:author="Attila Vizhanyo" w:date="2024-01-02T18:34:00Z"/>
              <w:rFonts w:asciiTheme="minorHAnsi" w:eastAsiaTheme="minorEastAsia" w:hAnsiTheme="minorHAnsi"/>
              <w:b w:val="0"/>
              <w:noProof/>
              <w:color w:val="auto"/>
              <w:kern w:val="2"/>
              <w:sz w:val="24"/>
              <w:szCs w:val="24"/>
              <w:lang w:val="en-CH" w:eastAsia="en-GB"/>
              <w14:ligatures w14:val="standardContextual"/>
            </w:rPr>
          </w:rPrChange>
        </w:rPr>
      </w:pPr>
      <w:r w:rsidRPr="00C03B2B">
        <w:rPr>
          <w:b w:val="0"/>
          <w:lang w:val="en-US"/>
        </w:rPr>
        <w:fldChar w:fldCharType="begin"/>
      </w:r>
      <w:r w:rsidRPr="00C03B2B">
        <w:rPr>
          <w:b w:val="0"/>
          <w:lang w:val="en-US"/>
        </w:rPr>
        <w:instrText xml:space="preserve"> TOC \o "1-3" \h \z \u </w:instrText>
      </w:r>
      <w:r w:rsidRPr="00C03B2B">
        <w:rPr>
          <w:b w:val="0"/>
          <w:lang w:val="en-US"/>
        </w:rPr>
        <w:fldChar w:fldCharType="separate"/>
      </w:r>
      <w:ins w:id="23" w:author="Attila Vizhanyo" w:date="2024-01-02T18:34:00Z">
        <w:r w:rsidR="00C03B2B" w:rsidRPr="00C03B2B">
          <w:rPr>
            <w:rStyle w:val="Hyperlink"/>
            <w:noProof/>
            <w:lang w:val="en-US"/>
            <w:rPrChange w:id="24" w:author="Attila Vizhanyo" w:date="2024-01-02T18:35:00Z">
              <w:rPr>
                <w:rStyle w:val="Hyperlink"/>
                <w:noProof/>
              </w:rPr>
            </w:rPrChange>
          </w:rPr>
          <w:fldChar w:fldCharType="begin"/>
        </w:r>
        <w:r w:rsidR="00C03B2B" w:rsidRPr="00C03B2B">
          <w:rPr>
            <w:rStyle w:val="Hyperlink"/>
            <w:noProof/>
            <w:lang w:val="en-US"/>
            <w:rPrChange w:id="25" w:author="Attila Vizhanyo" w:date="2024-01-02T18:35:00Z">
              <w:rPr>
                <w:rStyle w:val="Hyperlink"/>
                <w:noProof/>
              </w:rPr>
            </w:rPrChange>
          </w:rPr>
          <w:instrText xml:space="preserve"> </w:instrText>
        </w:r>
        <w:r w:rsidR="00C03B2B" w:rsidRPr="00C03B2B">
          <w:rPr>
            <w:noProof/>
            <w:lang w:val="en-US"/>
            <w:rPrChange w:id="26" w:author="Attila Vizhanyo" w:date="2024-01-02T18:35:00Z">
              <w:rPr>
                <w:noProof/>
              </w:rPr>
            </w:rPrChange>
          </w:rPr>
          <w:instrText>HYPERLINK \l "_Toc155112882"</w:instrText>
        </w:r>
        <w:r w:rsidR="00C03B2B" w:rsidRPr="00C03B2B">
          <w:rPr>
            <w:rStyle w:val="Hyperlink"/>
            <w:noProof/>
            <w:lang w:val="en-US"/>
            <w:rPrChange w:id="27" w:author="Attila Vizhanyo" w:date="2024-01-02T18:35:00Z">
              <w:rPr>
                <w:rStyle w:val="Hyperlink"/>
                <w:noProof/>
              </w:rPr>
            </w:rPrChange>
          </w:rPr>
          <w:instrText xml:space="preserve"> </w:instrText>
        </w:r>
        <w:r w:rsidR="00C03B2B" w:rsidRPr="00C03B2B">
          <w:rPr>
            <w:rStyle w:val="Hyperlink"/>
            <w:noProof/>
            <w:lang w:val="en-US"/>
            <w:rPrChange w:id="28" w:author="Attila Vizhanyo" w:date="2024-01-02T18:35:00Z">
              <w:rPr>
                <w:rStyle w:val="Hyperlink"/>
                <w:noProof/>
              </w:rPr>
            </w:rPrChange>
          </w:rPr>
        </w:r>
        <w:r w:rsidR="00C03B2B" w:rsidRPr="00C03B2B">
          <w:rPr>
            <w:rStyle w:val="Hyperlink"/>
            <w:noProof/>
            <w:lang w:val="en-US"/>
            <w:rPrChange w:id="29" w:author="Attila Vizhanyo" w:date="2024-01-02T18:35:00Z">
              <w:rPr>
                <w:rStyle w:val="Hyperlink"/>
                <w:noProof/>
              </w:rPr>
            </w:rPrChange>
          </w:rPr>
          <w:fldChar w:fldCharType="separate"/>
        </w:r>
        <w:r w:rsidR="00C03B2B" w:rsidRPr="00C03B2B">
          <w:rPr>
            <w:rStyle w:val="Hyperlink"/>
            <w:noProof/>
            <w:lang w:val="en-US"/>
          </w:rPr>
          <w:t>Preface</w:t>
        </w:r>
        <w:r w:rsidR="00C03B2B" w:rsidRPr="00C03B2B">
          <w:rPr>
            <w:noProof/>
            <w:webHidden/>
            <w:lang w:val="en-US"/>
            <w:rPrChange w:id="30" w:author="Attila Vizhanyo" w:date="2024-01-02T18:35:00Z">
              <w:rPr>
                <w:noProof/>
                <w:webHidden/>
              </w:rPr>
            </w:rPrChange>
          </w:rPr>
          <w:tab/>
        </w:r>
        <w:r w:rsidR="00C03B2B" w:rsidRPr="00C03B2B">
          <w:rPr>
            <w:noProof/>
            <w:webHidden/>
            <w:lang w:val="en-US"/>
            <w:rPrChange w:id="31" w:author="Attila Vizhanyo" w:date="2024-01-02T18:35:00Z">
              <w:rPr>
                <w:noProof/>
                <w:webHidden/>
              </w:rPr>
            </w:rPrChange>
          </w:rPr>
          <w:fldChar w:fldCharType="begin"/>
        </w:r>
        <w:r w:rsidR="00C03B2B" w:rsidRPr="00C03B2B">
          <w:rPr>
            <w:noProof/>
            <w:webHidden/>
            <w:lang w:val="en-US"/>
            <w:rPrChange w:id="32" w:author="Attila Vizhanyo" w:date="2024-01-02T18:35:00Z">
              <w:rPr>
                <w:noProof/>
                <w:webHidden/>
              </w:rPr>
            </w:rPrChange>
          </w:rPr>
          <w:instrText xml:space="preserve"> PAGEREF _Toc155112882 \h </w:instrText>
        </w:r>
        <w:r w:rsidR="00C03B2B" w:rsidRPr="00C03B2B">
          <w:rPr>
            <w:noProof/>
            <w:webHidden/>
            <w:lang w:val="en-US"/>
            <w:rPrChange w:id="33" w:author="Attila Vizhanyo" w:date="2024-01-02T18:35:00Z">
              <w:rPr>
                <w:noProof/>
                <w:webHidden/>
              </w:rPr>
            </w:rPrChange>
          </w:rPr>
        </w:r>
      </w:ins>
      <w:r w:rsidR="00C03B2B" w:rsidRPr="00C03B2B">
        <w:rPr>
          <w:noProof/>
          <w:webHidden/>
          <w:lang w:val="en-US"/>
          <w:rPrChange w:id="34" w:author="Attila Vizhanyo" w:date="2024-01-02T18:35:00Z">
            <w:rPr>
              <w:noProof/>
              <w:webHidden/>
            </w:rPr>
          </w:rPrChange>
        </w:rPr>
        <w:fldChar w:fldCharType="separate"/>
      </w:r>
      <w:ins w:id="35" w:author="Attila Vizhanyo" w:date="2024-01-02T18:34:00Z">
        <w:r w:rsidR="00C03B2B" w:rsidRPr="00C03B2B">
          <w:rPr>
            <w:noProof/>
            <w:webHidden/>
            <w:lang w:val="en-US"/>
            <w:rPrChange w:id="36" w:author="Attila Vizhanyo" w:date="2024-01-02T18:35:00Z">
              <w:rPr>
                <w:noProof/>
                <w:webHidden/>
              </w:rPr>
            </w:rPrChange>
          </w:rPr>
          <w:t>III</w:t>
        </w:r>
        <w:r w:rsidR="00C03B2B" w:rsidRPr="00C03B2B">
          <w:rPr>
            <w:noProof/>
            <w:webHidden/>
            <w:lang w:val="en-US"/>
            <w:rPrChange w:id="37" w:author="Attila Vizhanyo" w:date="2024-01-02T18:35:00Z">
              <w:rPr>
                <w:noProof/>
                <w:webHidden/>
              </w:rPr>
            </w:rPrChange>
          </w:rPr>
          <w:fldChar w:fldCharType="end"/>
        </w:r>
        <w:r w:rsidR="00C03B2B" w:rsidRPr="00C03B2B">
          <w:rPr>
            <w:rStyle w:val="Hyperlink"/>
            <w:noProof/>
            <w:lang w:val="en-US"/>
            <w:rPrChange w:id="38" w:author="Attila Vizhanyo" w:date="2024-01-02T18:35:00Z">
              <w:rPr>
                <w:rStyle w:val="Hyperlink"/>
                <w:noProof/>
              </w:rPr>
            </w:rPrChange>
          </w:rPr>
          <w:fldChar w:fldCharType="end"/>
        </w:r>
      </w:ins>
    </w:p>
    <w:p w14:paraId="7D142DB7" w14:textId="0045C27F" w:rsidR="00C03B2B" w:rsidRPr="00C03B2B" w:rsidRDefault="00C03B2B">
      <w:pPr>
        <w:pStyle w:val="TOC1"/>
        <w:tabs>
          <w:tab w:val="right" w:leader="dot" w:pos="9061"/>
        </w:tabs>
        <w:rPr>
          <w:ins w:id="39" w:author="Attila Vizhanyo" w:date="2024-01-02T18:34:00Z"/>
          <w:rFonts w:asciiTheme="minorHAnsi" w:eastAsiaTheme="minorEastAsia" w:hAnsiTheme="minorHAnsi"/>
          <w:b w:val="0"/>
          <w:noProof/>
          <w:color w:val="auto"/>
          <w:kern w:val="2"/>
          <w:sz w:val="24"/>
          <w:szCs w:val="24"/>
          <w:lang w:val="en-US" w:eastAsia="en-GB"/>
          <w14:ligatures w14:val="standardContextual"/>
          <w:rPrChange w:id="40" w:author="Attila Vizhanyo" w:date="2024-01-02T18:35:00Z">
            <w:rPr>
              <w:ins w:id="41" w:author="Attila Vizhanyo" w:date="2024-01-02T18:34:00Z"/>
              <w:rFonts w:asciiTheme="minorHAnsi" w:eastAsiaTheme="minorEastAsia" w:hAnsiTheme="minorHAnsi"/>
              <w:b w:val="0"/>
              <w:noProof/>
              <w:color w:val="auto"/>
              <w:kern w:val="2"/>
              <w:sz w:val="24"/>
              <w:szCs w:val="24"/>
              <w:lang w:val="en-CH" w:eastAsia="en-GB"/>
              <w14:ligatures w14:val="standardContextual"/>
            </w:rPr>
          </w:rPrChange>
        </w:rPr>
      </w:pPr>
      <w:ins w:id="42" w:author="Attila Vizhanyo" w:date="2024-01-02T18:34:00Z">
        <w:r w:rsidRPr="00C03B2B">
          <w:rPr>
            <w:rStyle w:val="Hyperlink"/>
            <w:noProof/>
            <w:lang w:val="en-US"/>
            <w:rPrChange w:id="43" w:author="Attila Vizhanyo" w:date="2024-01-02T18:35:00Z">
              <w:rPr>
                <w:rStyle w:val="Hyperlink"/>
                <w:noProof/>
              </w:rPr>
            </w:rPrChange>
          </w:rPr>
          <w:fldChar w:fldCharType="begin"/>
        </w:r>
        <w:r w:rsidRPr="00C03B2B">
          <w:rPr>
            <w:rStyle w:val="Hyperlink"/>
            <w:noProof/>
            <w:lang w:val="en-US"/>
            <w:rPrChange w:id="44" w:author="Attila Vizhanyo" w:date="2024-01-02T18:35:00Z">
              <w:rPr>
                <w:rStyle w:val="Hyperlink"/>
                <w:noProof/>
              </w:rPr>
            </w:rPrChange>
          </w:rPr>
          <w:instrText xml:space="preserve"> </w:instrText>
        </w:r>
        <w:r w:rsidRPr="00C03B2B">
          <w:rPr>
            <w:noProof/>
            <w:lang w:val="en-US"/>
            <w:rPrChange w:id="45" w:author="Attila Vizhanyo" w:date="2024-01-02T18:35:00Z">
              <w:rPr>
                <w:noProof/>
              </w:rPr>
            </w:rPrChange>
          </w:rPr>
          <w:instrText>HYPERLINK \l "_Toc155112883"</w:instrText>
        </w:r>
        <w:r w:rsidRPr="00C03B2B">
          <w:rPr>
            <w:rStyle w:val="Hyperlink"/>
            <w:noProof/>
            <w:lang w:val="en-US"/>
            <w:rPrChange w:id="46" w:author="Attila Vizhanyo" w:date="2024-01-02T18:35:00Z">
              <w:rPr>
                <w:rStyle w:val="Hyperlink"/>
                <w:noProof/>
              </w:rPr>
            </w:rPrChange>
          </w:rPr>
          <w:instrText xml:space="preserve"> </w:instrText>
        </w:r>
        <w:r w:rsidRPr="00C03B2B">
          <w:rPr>
            <w:rStyle w:val="Hyperlink"/>
            <w:noProof/>
            <w:lang w:val="en-US"/>
            <w:rPrChange w:id="47" w:author="Attila Vizhanyo" w:date="2024-01-02T18:35:00Z">
              <w:rPr>
                <w:rStyle w:val="Hyperlink"/>
                <w:noProof/>
              </w:rPr>
            </w:rPrChange>
          </w:rPr>
        </w:r>
        <w:r w:rsidRPr="00C03B2B">
          <w:rPr>
            <w:rStyle w:val="Hyperlink"/>
            <w:noProof/>
            <w:lang w:val="en-US"/>
            <w:rPrChange w:id="48" w:author="Attila Vizhanyo" w:date="2024-01-02T18:35:00Z">
              <w:rPr>
                <w:rStyle w:val="Hyperlink"/>
                <w:noProof/>
              </w:rPr>
            </w:rPrChange>
          </w:rPr>
          <w:fldChar w:fldCharType="separate"/>
        </w:r>
        <w:r w:rsidRPr="00C03B2B">
          <w:rPr>
            <w:rStyle w:val="Hyperlink"/>
            <w:noProof/>
            <w:lang w:val="en-US"/>
          </w:rPr>
          <w:t>Table of Contents</w:t>
        </w:r>
        <w:r w:rsidRPr="00C03B2B">
          <w:rPr>
            <w:noProof/>
            <w:webHidden/>
            <w:lang w:val="en-US"/>
            <w:rPrChange w:id="49" w:author="Attila Vizhanyo" w:date="2024-01-02T18:35:00Z">
              <w:rPr>
                <w:noProof/>
                <w:webHidden/>
              </w:rPr>
            </w:rPrChange>
          </w:rPr>
          <w:tab/>
        </w:r>
        <w:r w:rsidRPr="00C03B2B">
          <w:rPr>
            <w:noProof/>
            <w:webHidden/>
            <w:lang w:val="en-US"/>
            <w:rPrChange w:id="50" w:author="Attila Vizhanyo" w:date="2024-01-02T18:35:00Z">
              <w:rPr>
                <w:noProof/>
                <w:webHidden/>
              </w:rPr>
            </w:rPrChange>
          </w:rPr>
          <w:fldChar w:fldCharType="begin"/>
        </w:r>
        <w:r w:rsidRPr="00C03B2B">
          <w:rPr>
            <w:noProof/>
            <w:webHidden/>
            <w:lang w:val="en-US"/>
            <w:rPrChange w:id="51" w:author="Attila Vizhanyo" w:date="2024-01-02T18:35:00Z">
              <w:rPr>
                <w:noProof/>
                <w:webHidden/>
              </w:rPr>
            </w:rPrChange>
          </w:rPr>
          <w:instrText xml:space="preserve"> PAGEREF _Toc155112883 \h </w:instrText>
        </w:r>
        <w:r w:rsidRPr="00C03B2B">
          <w:rPr>
            <w:noProof/>
            <w:webHidden/>
            <w:lang w:val="en-US"/>
            <w:rPrChange w:id="52" w:author="Attila Vizhanyo" w:date="2024-01-02T18:35:00Z">
              <w:rPr>
                <w:noProof/>
                <w:webHidden/>
              </w:rPr>
            </w:rPrChange>
          </w:rPr>
        </w:r>
      </w:ins>
      <w:r w:rsidRPr="00C03B2B">
        <w:rPr>
          <w:noProof/>
          <w:webHidden/>
          <w:lang w:val="en-US"/>
          <w:rPrChange w:id="53" w:author="Attila Vizhanyo" w:date="2024-01-02T18:35:00Z">
            <w:rPr>
              <w:noProof/>
              <w:webHidden/>
            </w:rPr>
          </w:rPrChange>
        </w:rPr>
        <w:fldChar w:fldCharType="separate"/>
      </w:r>
      <w:ins w:id="54" w:author="Attila Vizhanyo" w:date="2024-01-02T18:34:00Z">
        <w:r w:rsidRPr="00C03B2B">
          <w:rPr>
            <w:noProof/>
            <w:webHidden/>
            <w:lang w:val="en-US"/>
            <w:rPrChange w:id="55" w:author="Attila Vizhanyo" w:date="2024-01-02T18:35:00Z">
              <w:rPr>
                <w:noProof/>
                <w:webHidden/>
              </w:rPr>
            </w:rPrChange>
          </w:rPr>
          <w:t>IV</w:t>
        </w:r>
        <w:r w:rsidRPr="00C03B2B">
          <w:rPr>
            <w:noProof/>
            <w:webHidden/>
            <w:lang w:val="en-US"/>
            <w:rPrChange w:id="56" w:author="Attila Vizhanyo" w:date="2024-01-02T18:35:00Z">
              <w:rPr>
                <w:noProof/>
                <w:webHidden/>
              </w:rPr>
            </w:rPrChange>
          </w:rPr>
          <w:fldChar w:fldCharType="end"/>
        </w:r>
        <w:r w:rsidRPr="00C03B2B">
          <w:rPr>
            <w:rStyle w:val="Hyperlink"/>
            <w:noProof/>
            <w:lang w:val="en-US"/>
            <w:rPrChange w:id="57" w:author="Attila Vizhanyo" w:date="2024-01-02T18:35:00Z">
              <w:rPr>
                <w:rStyle w:val="Hyperlink"/>
                <w:noProof/>
              </w:rPr>
            </w:rPrChange>
          </w:rPr>
          <w:fldChar w:fldCharType="end"/>
        </w:r>
      </w:ins>
    </w:p>
    <w:p w14:paraId="0A2ACE9A" w14:textId="2CDCCD6A" w:rsidR="00C03B2B" w:rsidRPr="00C03B2B" w:rsidRDefault="00C03B2B">
      <w:pPr>
        <w:pStyle w:val="TOC1"/>
        <w:tabs>
          <w:tab w:val="left" w:pos="720"/>
          <w:tab w:val="right" w:leader="dot" w:pos="9061"/>
        </w:tabs>
        <w:rPr>
          <w:ins w:id="58" w:author="Attila Vizhanyo" w:date="2024-01-02T18:34:00Z"/>
          <w:rFonts w:asciiTheme="minorHAnsi" w:eastAsiaTheme="minorEastAsia" w:hAnsiTheme="minorHAnsi"/>
          <w:b w:val="0"/>
          <w:noProof/>
          <w:color w:val="auto"/>
          <w:kern w:val="2"/>
          <w:sz w:val="24"/>
          <w:szCs w:val="24"/>
          <w:lang w:val="en-US" w:eastAsia="en-GB"/>
          <w14:ligatures w14:val="standardContextual"/>
          <w:rPrChange w:id="59" w:author="Attila Vizhanyo" w:date="2024-01-02T18:35:00Z">
            <w:rPr>
              <w:ins w:id="60" w:author="Attila Vizhanyo" w:date="2024-01-02T18:34:00Z"/>
              <w:rFonts w:asciiTheme="minorHAnsi" w:eastAsiaTheme="minorEastAsia" w:hAnsiTheme="minorHAnsi"/>
              <w:b w:val="0"/>
              <w:noProof/>
              <w:color w:val="auto"/>
              <w:kern w:val="2"/>
              <w:sz w:val="24"/>
              <w:szCs w:val="24"/>
              <w:lang w:val="en-CH" w:eastAsia="en-GB"/>
              <w14:ligatures w14:val="standardContextual"/>
            </w:rPr>
          </w:rPrChange>
        </w:rPr>
      </w:pPr>
      <w:ins w:id="61" w:author="Attila Vizhanyo" w:date="2024-01-02T18:34:00Z">
        <w:r w:rsidRPr="00C03B2B">
          <w:rPr>
            <w:rStyle w:val="Hyperlink"/>
            <w:noProof/>
            <w:lang w:val="en-US"/>
            <w:rPrChange w:id="62" w:author="Attila Vizhanyo" w:date="2024-01-02T18:35:00Z">
              <w:rPr>
                <w:rStyle w:val="Hyperlink"/>
                <w:noProof/>
              </w:rPr>
            </w:rPrChange>
          </w:rPr>
          <w:fldChar w:fldCharType="begin"/>
        </w:r>
        <w:r w:rsidRPr="00C03B2B">
          <w:rPr>
            <w:rStyle w:val="Hyperlink"/>
            <w:noProof/>
            <w:lang w:val="en-US"/>
            <w:rPrChange w:id="63" w:author="Attila Vizhanyo" w:date="2024-01-02T18:35:00Z">
              <w:rPr>
                <w:rStyle w:val="Hyperlink"/>
                <w:noProof/>
              </w:rPr>
            </w:rPrChange>
          </w:rPr>
          <w:instrText xml:space="preserve"> </w:instrText>
        </w:r>
        <w:r w:rsidRPr="00C03B2B">
          <w:rPr>
            <w:noProof/>
            <w:lang w:val="en-US"/>
            <w:rPrChange w:id="64" w:author="Attila Vizhanyo" w:date="2024-01-02T18:35:00Z">
              <w:rPr>
                <w:noProof/>
              </w:rPr>
            </w:rPrChange>
          </w:rPr>
          <w:instrText>HYPERLINK \l "_Toc155112884"</w:instrText>
        </w:r>
        <w:r w:rsidRPr="00C03B2B">
          <w:rPr>
            <w:rStyle w:val="Hyperlink"/>
            <w:noProof/>
            <w:lang w:val="en-US"/>
            <w:rPrChange w:id="65" w:author="Attila Vizhanyo" w:date="2024-01-02T18:35:00Z">
              <w:rPr>
                <w:rStyle w:val="Hyperlink"/>
                <w:noProof/>
              </w:rPr>
            </w:rPrChange>
          </w:rPr>
          <w:instrText xml:space="preserve"> </w:instrText>
        </w:r>
        <w:r w:rsidRPr="00C03B2B">
          <w:rPr>
            <w:rStyle w:val="Hyperlink"/>
            <w:noProof/>
            <w:lang w:val="en-US"/>
            <w:rPrChange w:id="66" w:author="Attila Vizhanyo" w:date="2024-01-02T18:35:00Z">
              <w:rPr>
                <w:rStyle w:val="Hyperlink"/>
                <w:noProof/>
              </w:rPr>
            </w:rPrChange>
          </w:rPr>
        </w:r>
        <w:r w:rsidRPr="00C03B2B">
          <w:rPr>
            <w:rStyle w:val="Hyperlink"/>
            <w:noProof/>
            <w:lang w:val="en-US"/>
            <w:rPrChange w:id="67" w:author="Attila Vizhanyo" w:date="2024-01-02T18:35:00Z">
              <w:rPr>
                <w:rStyle w:val="Hyperlink"/>
                <w:noProof/>
              </w:rPr>
            </w:rPrChange>
          </w:rPr>
          <w:fldChar w:fldCharType="separate"/>
        </w:r>
        <w:r w:rsidRPr="00C03B2B">
          <w:rPr>
            <w:rStyle w:val="Hyperlink"/>
            <w:noProof/>
            <w:lang w:val="en-US"/>
          </w:rPr>
          <w:t>1</w:t>
        </w:r>
        <w:r w:rsidRPr="00C03B2B">
          <w:rPr>
            <w:rFonts w:asciiTheme="minorHAnsi" w:eastAsiaTheme="minorEastAsia" w:hAnsiTheme="minorHAnsi"/>
            <w:b w:val="0"/>
            <w:noProof/>
            <w:color w:val="auto"/>
            <w:kern w:val="2"/>
            <w:sz w:val="24"/>
            <w:szCs w:val="24"/>
            <w:lang w:val="en-US" w:eastAsia="en-GB"/>
            <w14:ligatures w14:val="standardContextual"/>
            <w:rPrChange w:id="68" w:author="Attila Vizhanyo" w:date="2024-01-02T18:35:00Z">
              <w:rPr>
                <w:rFonts w:asciiTheme="minorHAnsi" w:eastAsiaTheme="minorEastAsia" w:hAnsiTheme="minorHAnsi"/>
                <w:b w:val="0"/>
                <w:noProof/>
                <w:color w:val="auto"/>
                <w:kern w:val="2"/>
                <w:sz w:val="24"/>
                <w:szCs w:val="24"/>
                <w:lang w:val="en-CH" w:eastAsia="en-GB"/>
                <w14:ligatures w14:val="standardContextual"/>
              </w:rPr>
            </w:rPrChange>
          </w:rPr>
          <w:tab/>
        </w:r>
        <w:r w:rsidRPr="00C03B2B">
          <w:rPr>
            <w:rStyle w:val="Hyperlink"/>
            <w:noProof/>
            <w:lang w:val="en-US"/>
          </w:rPr>
          <w:t>Introduction</w:t>
        </w:r>
        <w:r w:rsidRPr="00C03B2B">
          <w:rPr>
            <w:noProof/>
            <w:webHidden/>
            <w:lang w:val="en-US"/>
            <w:rPrChange w:id="69" w:author="Attila Vizhanyo" w:date="2024-01-02T18:35:00Z">
              <w:rPr>
                <w:noProof/>
                <w:webHidden/>
              </w:rPr>
            </w:rPrChange>
          </w:rPr>
          <w:tab/>
        </w:r>
        <w:r w:rsidRPr="00C03B2B">
          <w:rPr>
            <w:noProof/>
            <w:webHidden/>
            <w:lang w:val="en-US"/>
            <w:rPrChange w:id="70" w:author="Attila Vizhanyo" w:date="2024-01-02T18:35:00Z">
              <w:rPr>
                <w:noProof/>
                <w:webHidden/>
              </w:rPr>
            </w:rPrChange>
          </w:rPr>
          <w:fldChar w:fldCharType="begin"/>
        </w:r>
        <w:r w:rsidRPr="00C03B2B">
          <w:rPr>
            <w:noProof/>
            <w:webHidden/>
            <w:lang w:val="en-US"/>
            <w:rPrChange w:id="71" w:author="Attila Vizhanyo" w:date="2024-01-02T18:35:00Z">
              <w:rPr>
                <w:noProof/>
                <w:webHidden/>
              </w:rPr>
            </w:rPrChange>
          </w:rPr>
          <w:instrText xml:space="preserve"> PAGEREF _Toc155112884 \h </w:instrText>
        </w:r>
        <w:r w:rsidRPr="00C03B2B">
          <w:rPr>
            <w:noProof/>
            <w:webHidden/>
            <w:lang w:val="en-US"/>
            <w:rPrChange w:id="72" w:author="Attila Vizhanyo" w:date="2024-01-02T18:35:00Z">
              <w:rPr>
                <w:noProof/>
                <w:webHidden/>
              </w:rPr>
            </w:rPrChange>
          </w:rPr>
        </w:r>
      </w:ins>
      <w:r w:rsidRPr="00C03B2B">
        <w:rPr>
          <w:noProof/>
          <w:webHidden/>
          <w:lang w:val="en-US"/>
          <w:rPrChange w:id="73" w:author="Attila Vizhanyo" w:date="2024-01-02T18:35:00Z">
            <w:rPr>
              <w:noProof/>
              <w:webHidden/>
            </w:rPr>
          </w:rPrChange>
        </w:rPr>
        <w:fldChar w:fldCharType="separate"/>
      </w:r>
      <w:ins w:id="74" w:author="Attila Vizhanyo" w:date="2024-01-02T18:34:00Z">
        <w:r w:rsidRPr="00C03B2B">
          <w:rPr>
            <w:noProof/>
            <w:webHidden/>
            <w:lang w:val="en-US"/>
            <w:rPrChange w:id="75" w:author="Attila Vizhanyo" w:date="2024-01-02T18:35:00Z">
              <w:rPr>
                <w:noProof/>
                <w:webHidden/>
              </w:rPr>
            </w:rPrChange>
          </w:rPr>
          <w:t>1</w:t>
        </w:r>
        <w:r w:rsidRPr="00C03B2B">
          <w:rPr>
            <w:noProof/>
            <w:webHidden/>
            <w:lang w:val="en-US"/>
            <w:rPrChange w:id="76" w:author="Attila Vizhanyo" w:date="2024-01-02T18:35:00Z">
              <w:rPr>
                <w:noProof/>
                <w:webHidden/>
              </w:rPr>
            </w:rPrChange>
          </w:rPr>
          <w:fldChar w:fldCharType="end"/>
        </w:r>
        <w:r w:rsidRPr="00C03B2B">
          <w:rPr>
            <w:rStyle w:val="Hyperlink"/>
            <w:noProof/>
            <w:lang w:val="en-US"/>
            <w:rPrChange w:id="77" w:author="Attila Vizhanyo" w:date="2024-01-02T18:35:00Z">
              <w:rPr>
                <w:rStyle w:val="Hyperlink"/>
                <w:noProof/>
              </w:rPr>
            </w:rPrChange>
          </w:rPr>
          <w:fldChar w:fldCharType="end"/>
        </w:r>
      </w:ins>
    </w:p>
    <w:p w14:paraId="2744ACDC" w14:textId="3C81B9BF" w:rsidR="00C03B2B" w:rsidRPr="00C03B2B" w:rsidRDefault="00C03B2B">
      <w:pPr>
        <w:pStyle w:val="TOC2"/>
        <w:tabs>
          <w:tab w:val="left" w:pos="720"/>
          <w:tab w:val="right" w:leader="dot" w:pos="9061"/>
        </w:tabs>
        <w:rPr>
          <w:ins w:id="78" w:author="Attila Vizhanyo" w:date="2024-01-02T18:34:00Z"/>
          <w:rFonts w:asciiTheme="minorHAnsi" w:eastAsiaTheme="minorEastAsia" w:hAnsiTheme="minorHAnsi"/>
          <w:noProof/>
          <w:color w:val="auto"/>
          <w:kern w:val="2"/>
          <w:sz w:val="24"/>
          <w:szCs w:val="24"/>
          <w:lang w:val="en-US" w:eastAsia="en-GB"/>
          <w14:ligatures w14:val="standardContextual"/>
          <w:rPrChange w:id="79" w:author="Attila Vizhanyo" w:date="2024-01-02T18:35:00Z">
            <w:rPr>
              <w:ins w:id="80"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81" w:author="Attila Vizhanyo" w:date="2024-01-02T18:34:00Z">
        <w:r w:rsidRPr="00C03B2B">
          <w:rPr>
            <w:rStyle w:val="Hyperlink"/>
            <w:noProof/>
            <w:lang w:val="en-US"/>
            <w:rPrChange w:id="82" w:author="Attila Vizhanyo" w:date="2024-01-02T18:35:00Z">
              <w:rPr>
                <w:rStyle w:val="Hyperlink"/>
                <w:noProof/>
              </w:rPr>
            </w:rPrChange>
          </w:rPr>
          <w:fldChar w:fldCharType="begin"/>
        </w:r>
        <w:r w:rsidRPr="00C03B2B">
          <w:rPr>
            <w:rStyle w:val="Hyperlink"/>
            <w:noProof/>
            <w:lang w:val="en-US"/>
            <w:rPrChange w:id="83" w:author="Attila Vizhanyo" w:date="2024-01-02T18:35:00Z">
              <w:rPr>
                <w:rStyle w:val="Hyperlink"/>
                <w:noProof/>
              </w:rPr>
            </w:rPrChange>
          </w:rPr>
          <w:instrText xml:space="preserve"> </w:instrText>
        </w:r>
        <w:r w:rsidRPr="00C03B2B">
          <w:rPr>
            <w:noProof/>
            <w:lang w:val="en-US"/>
            <w:rPrChange w:id="84" w:author="Attila Vizhanyo" w:date="2024-01-02T18:35:00Z">
              <w:rPr>
                <w:noProof/>
              </w:rPr>
            </w:rPrChange>
          </w:rPr>
          <w:instrText>HYPERLINK \l "_Toc155112885"</w:instrText>
        </w:r>
        <w:r w:rsidRPr="00C03B2B">
          <w:rPr>
            <w:rStyle w:val="Hyperlink"/>
            <w:noProof/>
            <w:lang w:val="en-US"/>
            <w:rPrChange w:id="85" w:author="Attila Vizhanyo" w:date="2024-01-02T18:35:00Z">
              <w:rPr>
                <w:rStyle w:val="Hyperlink"/>
                <w:noProof/>
              </w:rPr>
            </w:rPrChange>
          </w:rPr>
          <w:instrText xml:space="preserve"> </w:instrText>
        </w:r>
        <w:r w:rsidRPr="00C03B2B">
          <w:rPr>
            <w:rStyle w:val="Hyperlink"/>
            <w:noProof/>
            <w:lang w:val="en-US"/>
            <w:rPrChange w:id="86" w:author="Attila Vizhanyo" w:date="2024-01-02T18:35:00Z">
              <w:rPr>
                <w:rStyle w:val="Hyperlink"/>
                <w:noProof/>
              </w:rPr>
            </w:rPrChange>
          </w:rPr>
        </w:r>
        <w:r w:rsidRPr="00C03B2B">
          <w:rPr>
            <w:rStyle w:val="Hyperlink"/>
            <w:noProof/>
            <w:lang w:val="en-US"/>
            <w:rPrChange w:id="87" w:author="Attila Vizhanyo" w:date="2024-01-02T18:35:00Z">
              <w:rPr>
                <w:rStyle w:val="Hyperlink"/>
                <w:noProof/>
              </w:rPr>
            </w:rPrChange>
          </w:rPr>
          <w:fldChar w:fldCharType="separate"/>
        </w:r>
        <w:r w:rsidRPr="00C03B2B">
          <w:rPr>
            <w:rStyle w:val="Hyperlink"/>
            <w:noProof/>
            <w:lang w:val="en-US"/>
          </w:rPr>
          <w:t>1.1</w:t>
        </w:r>
        <w:r w:rsidRPr="00C03B2B">
          <w:rPr>
            <w:rFonts w:asciiTheme="minorHAnsi" w:eastAsiaTheme="minorEastAsia" w:hAnsiTheme="minorHAnsi"/>
            <w:noProof/>
            <w:color w:val="auto"/>
            <w:kern w:val="2"/>
            <w:sz w:val="24"/>
            <w:szCs w:val="24"/>
            <w:lang w:val="en-US" w:eastAsia="en-GB"/>
            <w14:ligatures w14:val="standardContextual"/>
            <w:rPrChange w:id="88"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Pr>
            <w:rStyle w:val="Hyperlink"/>
            <w:noProof/>
            <w:lang w:val="en-US"/>
          </w:rPr>
          <w:t>Objectives and Guiding Questions</w:t>
        </w:r>
        <w:r w:rsidRPr="00C03B2B">
          <w:rPr>
            <w:noProof/>
            <w:webHidden/>
            <w:lang w:val="en-US"/>
            <w:rPrChange w:id="89" w:author="Attila Vizhanyo" w:date="2024-01-02T18:35:00Z">
              <w:rPr>
                <w:noProof/>
                <w:webHidden/>
              </w:rPr>
            </w:rPrChange>
          </w:rPr>
          <w:tab/>
        </w:r>
        <w:r w:rsidRPr="00C03B2B">
          <w:rPr>
            <w:noProof/>
            <w:webHidden/>
            <w:lang w:val="en-US"/>
            <w:rPrChange w:id="90" w:author="Attila Vizhanyo" w:date="2024-01-02T18:35:00Z">
              <w:rPr>
                <w:noProof/>
                <w:webHidden/>
              </w:rPr>
            </w:rPrChange>
          </w:rPr>
          <w:fldChar w:fldCharType="begin"/>
        </w:r>
        <w:r w:rsidRPr="00C03B2B">
          <w:rPr>
            <w:noProof/>
            <w:webHidden/>
            <w:lang w:val="en-US"/>
            <w:rPrChange w:id="91" w:author="Attila Vizhanyo" w:date="2024-01-02T18:35:00Z">
              <w:rPr>
                <w:noProof/>
                <w:webHidden/>
              </w:rPr>
            </w:rPrChange>
          </w:rPr>
          <w:instrText xml:space="preserve"> PAGEREF _Toc155112885 \h </w:instrText>
        </w:r>
        <w:r w:rsidRPr="00C03B2B">
          <w:rPr>
            <w:noProof/>
            <w:webHidden/>
            <w:lang w:val="en-US"/>
            <w:rPrChange w:id="92" w:author="Attila Vizhanyo" w:date="2024-01-02T18:35:00Z">
              <w:rPr>
                <w:noProof/>
                <w:webHidden/>
              </w:rPr>
            </w:rPrChange>
          </w:rPr>
        </w:r>
      </w:ins>
      <w:r w:rsidRPr="00C03B2B">
        <w:rPr>
          <w:noProof/>
          <w:webHidden/>
          <w:lang w:val="en-US"/>
          <w:rPrChange w:id="93" w:author="Attila Vizhanyo" w:date="2024-01-02T18:35:00Z">
            <w:rPr>
              <w:noProof/>
              <w:webHidden/>
            </w:rPr>
          </w:rPrChange>
        </w:rPr>
        <w:fldChar w:fldCharType="separate"/>
      </w:r>
      <w:ins w:id="94" w:author="Attila Vizhanyo" w:date="2024-01-02T18:34:00Z">
        <w:r w:rsidRPr="00C03B2B">
          <w:rPr>
            <w:noProof/>
            <w:webHidden/>
            <w:lang w:val="en-US"/>
            <w:rPrChange w:id="95" w:author="Attila Vizhanyo" w:date="2024-01-02T18:35:00Z">
              <w:rPr>
                <w:noProof/>
                <w:webHidden/>
              </w:rPr>
            </w:rPrChange>
          </w:rPr>
          <w:t>1</w:t>
        </w:r>
        <w:r w:rsidRPr="00C03B2B">
          <w:rPr>
            <w:noProof/>
            <w:webHidden/>
            <w:lang w:val="en-US"/>
            <w:rPrChange w:id="96" w:author="Attila Vizhanyo" w:date="2024-01-02T18:35:00Z">
              <w:rPr>
                <w:noProof/>
                <w:webHidden/>
              </w:rPr>
            </w:rPrChange>
          </w:rPr>
          <w:fldChar w:fldCharType="end"/>
        </w:r>
        <w:r w:rsidRPr="00C03B2B">
          <w:rPr>
            <w:rStyle w:val="Hyperlink"/>
            <w:noProof/>
            <w:lang w:val="en-US"/>
            <w:rPrChange w:id="97" w:author="Attila Vizhanyo" w:date="2024-01-02T18:35:00Z">
              <w:rPr>
                <w:rStyle w:val="Hyperlink"/>
                <w:noProof/>
              </w:rPr>
            </w:rPrChange>
          </w:rPr>
          <w:fldChar w:fldCharType="end"/>
        </w:r>
      </w:ins>
    </w:p>
    <w:p w14:paraId="10A82F45" w14:textId="2B33865D" w:rsidR="00C03B2B" w:rsidRPr="00C03B2B" w:rsidRDefault="00C03B2B">
      <w:pPr>
        <w:pStyle w:val="TOC2"/>
        <w:tabs>
          <w:tab w:val="left" w:pos="720"/>
          <w:tab w:val="right" w:leader="dot" w:pos="9061"/>
        </w:tabs>
        <w:rPr>
          <w:ins w:id="98" w:author="Attila Vizhanyo" w:date="2024-01-02T18:34:00Z"/>
          <w:rFonts w:asciiTheme="minorHAnsi" w:eastAsiaTheme="minorEastAsia" w:hAnsiTheme="minorHAnsi"/>
          <w:noProof/>
          <w:color w:val="auto"/>
          <w:kern w:val="2"/>
          <w:sz w:val="24"/>
          <w:szCs w:val="24"/>
          <w:lang w:val="en-US" w:eastAsia="en-GB"/>
          <w14:ligatures w14:val="standardContextual"/>
          <w:rPrChange w:id="99" w:author="Attila Vizhanyo" w:date="2024-01-02T18:35:00Z">
            <w:rPr>
              <w:ins w:id="100"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101" w:author="Attila Vizhanyo" w:date="2024-01-02T18:34:00Z">
        <w:r w:rsidRPr="00C03B2B">
          <w:rPr>
            <w:rStyle w:val="Hyperlink"/>
            <w:noProof/>
            <w:lang w:val="en-US"/>
            <w:rPrChange w:id="102" w:author="Attila Vizhanyo" w:date="2024-01-02T18:35:00Z">
              <w:rPr>
                <w:rStyle w:val="Hyperlink"/>
                <w:noProof/>
              </w:rPr>
            </w:rPrChange>
          </w:rPr>
          <w:fldChar w:fldCharType="begin"/>
        </w:r>
        <w:r w:rsidRPr="00C03B2B">
          <w:rPr>
            <w:rStyle w:val="Hyperlink"/>
            <w:noProof/>
            <w:lang w:val="en-US"/>
            <w:rPrChange w:id="103" w:author="Attila Vizhanyo" w:date="2024-01-02T18:35:00Z">
              <w:rPr>
                <w:rStyle w:val="Hyperlink"/>
                <w:noProof/>
              </w:rPr>
            </w:rPrChange>
          </w:rPr>
          <w:instrText xml:space="preserve"> </w:instrText>
        </w:r>
        <w:r w:rsidRPr="00C03B2B">
          <w:rPr>
            <w:noProof/>
            <w:lang w:val="en-US"/>
            <w:rPrChange w:id="104" w:author="Attila Vizhanyo" w:date="2024-01-02T18:35:00Z">
              <w:rPr>
                <w:noProof/>
              </w:rPr>
            </w:rPrChange>
          </w:rPr>
          <w:instrText>HYPERLINK \l "_Toc155112886"</w:instrText>
        </w:r>
        <w:r w:rsidRPr="00C03B2B">
          <w:rPr>
            <w:rStyle w:val="Hyperlink"/>
            <w:noProof/>
            <w:lang w:val="en-US"/>
            <w:rPrChange w:id="105" w:author="Attila Vizhanyo" w:date="2024-01-02T18:35:00Z">
              <w:rPr>
                <w:rStyle w:val="Hyperlink"/>
                <w:noProof/>
              </w:rPr>
            </w:rPrChange>
          </w:rPr>
          <w:instrText xml:space="preserve"> </w:instrText>
        </w:r>
        <w:r w:rsidRPr="00C03B2B">
          <w:rPr>
            <w:rStyle w:val="Hyperlink"/>
            <w:noProof/>
            <w:lang w:val="en-US"/>
            <w:rPrChange w:id="106" w:author="Attila Vizhanyo" w:date="2024-01-02T18:35:00Z">
              <w:rPr>
                <w:rStyle w:val="Hyperlink"/>
                <w:noProof/>
              </w:rPr>
            </w:rPrChange>
          </w:rPr>
        </w:r>
        <w:r w:rsidRPr="00C03B2B">
          <w:rPr>
            <w:rStyle w:val="Hyperlink"/>
            <w:noProof/>
            <w:lang w:val="en-US"/>
            <w:rPrChange w:id="107" w:author="Attila Vizhanyo" w:date="2024-01-02T18:35:00Z">
              <w:rPr>
                <w:rStyle w:val="Hyperlink"/>
                <w:noProof/>
              </w:rPr>
            </w:rPrChange>
          </w:rPr>
          <w:fldChar w:fldCharType="separate"/>
        </w:r>
        <w:r w:rsidRPr="00C03B2B">
          <w:rPr>
            <w:rStyle w:val="Hyperlink"/>
            <w:noProof/>
            <w:lang w:val="en-US"/>
          </w:rPr>
          <w:t>1.2</w:t>
        </w:r>
        <w:r w:rsidRPr="00C03B2B">
          <w:rPr>
            <w:rFonts w:asciiTheme="minorHAnsi" w:eastAsiaTheme="minorEastAsia" w:hAnsiTheme="minorHAnsi"/>
            <w:noProof/>
            <w:color w:val="auto"/>
            <w:kern w:val="2"/>
            <w:sz w:val="24"/>
            <w:szCs w:val="24"/>
            <w:lang w:val="en-US" w:eastAsia="en-GB"/>
            <w14:ligatures w14:val="standardContextual"/>
            <w:rPrChange w:id="108"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Pr>
            <w:rStyle w:val="Hyperlink"/>
            <w:noProof/>
            <w:lang w:val="en-US"/>
          </w:rPr>
          <w:t>Procedure and Method</w:t>
        </w:r>
        <w:r w:rsidRPr="00C03B2B">
          <w:rPr>
            <w:noProof/>
            <w:webHidden/>
            <w:lang w:val="en-US"/>
            <w:rPrChange w:id="109" w:author="Attila Vizhanyo" w:date="2024-01-02T18:35:00Z">
              <w:rPr>
                <w:noProof/>
                <w:webHidden/>
              </w:rPr>
            </w:rPrChange>
          </w:rPr>
          <w:tab/>
        </w:r>
        <w:r w:rsidRPr="00C03B2B">
          <w:rPr>
            <w:noProof/>
            <w:webHidden/>
            <w:lang w:val="en-US"/>
            <w:rPrChange w:id="110" w:author="Attila Vizhanyo" w:date="2024-01-02T18:35:00Z">
              <w:rPr>
                <w:noProof/>
                <w:webHidden/>
              </w:rPr>
            </w:rPrChange>
          </w:rPr>
          <w:fldChar w:fldCharType="begin"/>
        </w:r>
        <w:r w:rsidRPr="00C03B2B">
          <w:rPr>
            <w:noProof/>
            <w:webHidden/>
            <w:lang w:val="en-US"/>
            <w:rPrChange w:id="111" w:author="Attila Vizhanyo" w:date="2024-01-02T18:35:00Z">
              <w:rPr>
                <w:noProof/>
                <w:webHidden/>
              </w:rPr>
            </w:rPrChange>
          </w:rPr>
          <w:instrText xml:space="preserve"> PAGEREF _Toc155112886 \h </w:instrText>
        </w:r>
        <w:r w:rsidRPr="00C03B2B">
          <w:rPr>
            <w:noProof/>
            <w:webHidden/>
            <w:lang w:val="en-US"/>
            <w:rPrChange w:id="112" w:author="Attila Vizhanyo" w:date="2024-01-02T18:35:00Z">
              <w:rPr>
                <w:noProof/>
                <w:webHidden/>
              </w:rPr>
            </w:rPrChange>
          </w:rPr>
        </w:r>
      </w:ins>
      <w:r w:rsidRPr="00C03B2B">
        <w:rPr>
          <w:noProof/>
          <w:webHidden/>
          <w:lang w:val="en-US"/>
          <w:rPrChange w:id="113" w:author="Attila Vizhanyo" w:date="2024-01-02T18:35:00Z">
            <w:rPr>
              <w:noProof/>
              <w:webHidden/>
            </w:rPr>
          </w:rPrChange>
        </w:rPr>
        <w:fldChar w:fldCharType="separate"/>
      </w:r>
      <w:ins w:id="114" w:author="Attila Vizhanyo" w:date="2024-01-02T18:34:00Z">
        <w:r w:rsidRPr="00C03B2B">
          <w:rPr>
            <w:noProof/>
            <w:webHidden/>
            <w:lang w:val="en-US"/>
            <w:rPrChange w:id="115" w:author="Attila Vizhanyo" w:date="2024-01-02T18:35:00Z">
              <w:rPr>
                <w:noProof/>
                <w:webHidden/>
              </w:rPr>
            </w:rPrChange>
          </w:rPr>
          <w:t>1</w:t>
        </w:r>
        <w:r w:rsidRPr="00C03B2B">
          <w:rPr>
            <w:noProof/>
            <w:webHidden/>
            <w:lang w:val="en-US"/>
            <w:rPrChange w:id="116" w:author="Attila Vizhanyo" w:date="2024-01-02T18:35:00Z">
              <w:rPr>
                <w:noProof/>
                <w:webHidden/>
              </w:rPr>
            </w:rPrChange>
          </w:rPr>
          <w:fldChar w:fldCharType="end"/>
        </w:r>
        <w:r w:rsidRPr="00C03B2B">
          <w:rPr>
            <w:rStyle w:val="Hyperlink"/>
            <w:noProof/>
            <w:lang w:val="en-US"/>
            <w:rPrChange w:id="117" w:author="Attila Vizhanyo" w:date="2024-01-02T18:35:00Z">
              <w:rPr>
                <w:rStyle w:val="Hyperlink"/>
                <w:noProof/>
              </w:rPr>
            </w:rPrChange>
          </w:rPr>
          <w:fldChar w:fldCharType="end"/>
        </w:r>
      </w:ins>
    </w:p>
    <w:p w14:paraId="1F2A1826" w14:textId="46D51037" w:rsidR="00C03B2B" w:rsidRPr="00C03B2B" w:rsidRDefault="00C03B2B">
      <w:pPr>
        <w:pStyle w:val="TOC2"/>
        <w:tabs>
          <w:tab w:val="right" w:leader="dot" w:pos="9061"/>
        </w:tabs>
        <w:rPr>
          <w:ins w:id="118" w:author="Attila Vizhanyo" w:date="2024-01-02T18:34:00Z"/>
          <w:rFonts w:asciiTheme="minorHAnsi" w:eastAsiaTheme="minorEastAsia" w:hAnsiTheme="minorHAnsi"/>
          <w:noProof/>
          <w:color w:val="auto"/>
          <w:kern w:val="2"/>
          <w:sz w:val="24"/>
          <w:szCs w:val="24"/>
          <w:lang w:val="en-US" w:eastAsia="en-GB"/>
          <w14:ligatures w14:val="standardContextual"/>
          <w:rPrChange w:id="119" w:author="Attila Vizhanyo" w:date="2024-01-02T18:35:00Z">
            <w:rPr>
              <w:ins w:id="120"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121" w:author="Attila Vizhanyo" w:date="2024-01-02T18:34:00Z">
        <w:r w:rsidRPr="00C03B2B">
          <w:rPr>
            <w:rStyle w:val="Hyperlink"/>
            <w:noProof/>
            <w:lang w:val="en-US"/>
            <w:rPrChange w:id="122" w:author="Attila Vizhanyo" w:date="2024-01-02T18:35:00Z">
              <w:rPr>
                <w:rStyle w:val="Hyperlink"/>
                <w:noProof/>
              </w:rPr>
            </w:rPrChange>
          </w:rPr>
          <w:fldChar w:fldCharType="begin"/>
        </w:r>
        <w:r w:rsidRPr="00C03B2B">
          <w:rPr>
            <w:rStyle w:val="Hyperlink"/>
            <w:noProof/>
            <w:lang w:val="en-US"/>
            <w:rPrChange w:id="123" w:author="Attila Vizhanyo" w:date="2024-01-02T18:35:00Z">
              <w:rPr>
                <w:rStyle w:val="Hyperlink"/>
                <w:noProof/>
              </w:rPr>
            </w:rPrChange>
          </w:rPr>
          <w:instrText xml:space="preserve"> </w:instrText>
        </w:r>
        <w:r w:rsidRPr="00C03B2B">
          <w:rPr>
            <w:noProof/>
            <w:lang w:val="en-US"/>
            <w:rPrChange w:id="124" w:author="Attila Vizhanyo" w:date="2024-01-02T18:35:00Z">
              <w:rPr>
                <w:noProof/>
              </w:rPr>
            </w:rPrChange>
          </w:rPr>
          <w:instrText>HYPERLINK \l "_Toc155112887"</w:instrText>
        </w:r>
        <w:r w:rsidRPr="00C03B2B">
          <w:rPr>
            <w:rStyle w:val="Hyperlink"/>
            <w:noProof/>
            <w:lang w:val="en-US"/>
            <w:rPrChange w:id="125" w:author="Attila Vizhanyo" w:date="2024-01-02T18:35:00Z">
              <w:rPr>
                <w:rStyle w:val="Hyperlink"/>
                <w:noProof/>
              </w:rPr>
            </w:rPrChange>
          </w:rPr>
          <w:instrText xml:space="preserve"> </w:instrText>
        </w:r>
        <w:r w:rsidRPr="00C03B2B">
          <w:rPr>
            <w:rStyle w:val="Hyperlink"/>
            <w:noProof/>
            <w:lang w:val="en-US"/>
            <w:rPrChange w:id="126" w:author="Attila Vizhanyo" w:date="2024-01-02T18:35:00Z">
              <w:rPr>
                <w:rStyle w:val="Hyperlink"/>
                <w:noProof/>
              </w:rPr>
            </w:rPrChange>
          </w:rPr>
        </w:r>
        <w:r w:rsidRPr="00C03B2B">
          <w:rPr>
            <w:rStyle w:val="Hyperlink"/>
            <w:noProof/>
            <w:lang w:val="en-US"/>
            <w:rPrChange w:id="127" w:author="Attila Vizhanyo" w:date="2024-01-02T18:35:00Z">
              <w:rPr>
                <w:rStyle w:val="Hyperlink"/>
                <w:noProof/>
              </w:rPr>
            </w:rPrChange>
          </w:rPr>
          <w:fldChar w:fldCharType="separate"/>
        </w:r>
        <w:r w:rsidRPr="00C03B2B">
          <w:rPr>
            <w:rFonts w:asciiTheme="minorHAnsi" w:eastAsiaTheme="minorEastAsia" w:hAnsiTheme="minorHAnsi"/>
            <w:noProof/>
            <w:color w:val="auto"/>
            <w:kern w:val="2"/>
            <w:sz w:val="24"/>
            <w:szCs w:val="24"/>
            <w:lang w:val="en-US" w:eastAsia="en-GB"/>
            <w14:ligatures w14:val="standardContextual"/>
            <w:rPrChange w:id="128"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Pr>
            <w:rStyle w:val="Hyperlink"/>
            <w:noProof/>
            <w:lang w:val="en-US"/>
          </w:rPr>
          <w:t>Structure of the Paper</w:t>
        </w:r>
        <w:r w:rsidRPr="00C03B2B">
          <w:rPr>
            <w:noProof/>
            <w:webHidden/>
            <w:lang w:val="en-US"/>
            <w:rPrChange w:id="129" w:author="Attila Vizhanyo" w:date="2024-01-02T18:35:00Z">
              <w:rPr>
                <w:noProof/>
                <w:webHidden/>
              </w:rPr>
            </w:rPrChange>
          </w:rPr>
          <w:tab/>
        </w:r>
        <w:r w:rsidRPr="00C03B2B">
          <w:rPr>
            <w:noProof/>
            <w:webHidden/>
            <w:lang w:val="en-US"/>
            <w:rPrChange w:id="130" w:author="Attila Vizhanyo" w:date="2024-01-02T18:35:00Z">
              <w:rPr>
                <w:noProof/>
                <w:webHidden/>
              </w:rPr>
            </w:rPrChange>
          </w:rPr>
          <w:fldChar w:fldCharType="begin"/>
        </w:r>
        <w:r w:rsidRPr="00C03B2B">
          <w:rPr>
            <w:noProof/>
            <w:webHidden/>
            <w:lang w:val="en-US"/>
            <w:rPrChange w:id="131" w:author="Attila Vizhanyo" w:date="2024-01-02T18:35:00Z">
              <w:rPr>
                <w:noProof/>
                <w:webHidden/>
              </w:rPr>
            </w:rPrChange>
          </w:rPr>
          <w:instrText xml:space="preserve"> PAGEREF _Toc155112887 \h </w:instrText>
        </w:r>
        <w:r w:rsidRPr="00C03B2B">
          <w:rPr>
            <w:noProof/>
            <w:webHidden/>
            <w:lang w:val="en-US"/>
            <w:rPrChange w:id="132" w:author="Attila Vizhanyo" w:date="2024-01-02T18:35:00Z">
              <w:rPr>
                <w:noProof/>
                <w:webHidden/>
              </w:rPr>
            </w:rPrChange>
          </w:rPr>
        </w:r>
      </w:ins>
      <w:r w:rsidRPr="00C03B2B">
        <w:rPr>
          <w:noProof/>
          <w:webHidden/>
          <w:lang w:val="en-US"/>
          <w:rPrChange w:id="133" w:author="Attila Vizhanyo" w:date="2024-01-02T18:35:00Z">
            <w:rPr>
              <w:noProof/>
              <w:webHidden/>
            </w:rPr>
          </w:rPrChange>
        </w:rPr>
        <w:fldChar w:fldCharType="separate"/>
      </w:r>
      <w:ins w:id="134" w:author="Attila Vizhanyo" w:date="2024-01-02T18:34:00Z">
        <w:r w:rsidRPr="00C03B2B">
          <w:rPr>
            <w:noProof/>
            <w:webHidden/>
            <w:lang w:val="en-US"/>
            <w:rPrChange w:id="135" w:author="Attila Vizhanyo" w:date="2024-01-02T18:35:00Z">
              <w:rPr>
                <w:noProof/>
                <w:webHidden/>
              </w:rPr>
            </w:rPrChange>
          </w:rPr>
          <w:t>2</w:t>
        </w:r>
        <w:r w:rsidRPr="00C03B2B">
          <w:rPr>
            <w:noProof/>
            <w:webHidden/>
            <w:lang w:val="en-US"/>
            <w:rPrChange w:id="136" w:author="Attila Vizhanyo" w:date="2024-01-02T18:35:00Z">
              <w:rPr>
                <w:noProof/>
                <w:webHidden/>
              </w:rPr>
            </w:rPrChange>
          </w:rPr>
          <w:fldChar w:fldCharType="end"/>
        </w:r>
        <w:r w:rsidRPr="00C03B2B">
          <w:rPr>
            <w:rStyle w:val="Hyperlink"/>
            <w:noProof/>
            <w:lang w:val="en-US"/>
            <w:rPrChange w:id="137" w:author="Attila Vizhanyo" w:date="2024-01-02T18:35:00Z">
              <w:rPr>
                <w:rStyle w:val="Hyperlink"/>
                <w:noProof/>
              </w:rPr>
            </w:rPrChange>
          </w:rPr>
          <w:fldChar w:fldCharType="end"/>
        </w:r>
      </w:ins>
    </w:p>
    <w:p w14:paraId="2CED387B" w14:textId="47BC9760" w:rsidR="00C03B2B" w:rsidRPr="00C03B2B" w:rsidRDefault="00C03B2B">
      <w:pPr>
        <w:pStyle w:val="TOC2"/>
        <w:tabs>
          <w:tab w:val="right" w:leader="dot" w:pos="9061"/>
        </w:tabs>
        <w:rPr>
          <w:ins w:id="138" w:author="Attila Vizhanyo" w:date="2024-01-02T18:34:00Z"/>
          <w:rFonts w:asciiTheme="minorHAnsi" w:eastAsiaTheme="minorEastAsia" w:hAnsiTheme="minorHAnsi"/>
          <w:noProof/>
          <w:color w:val="auto"/>
          <w:kern w:val="2"/>
          <w:sz w:val="24"/>
          <w:szCs w:val="24"/>
          <w:lang w:val="en-US" w:eastAsia="en-GB"/>
          <w14:ligatures w14:val="standardContextual"/>
          <w:rPrChange w:id="139" w:author="Attila Vizhanyo" w:date="2024-01-02T18:35:00Z">
            <w:rPr>
              <w:ins w:id="140"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141" w:author="Attila Vizhanyo" w:date="2024-01-02T18:34:00Z">
        <w:r w:rsidRPr="00C03B2B">
          <w:rPr>
            <w:rStyle w:val="Hyperlink"/>
            <w:noProof/>
            <w:lang w:val="en-US"/>
            <w:rPrChange w:id="142" w:author="Attila Vizhanyo" w:date="2024-01-02T18:35:00Z">
              <w:rPr>
                <w:rStyle w:val="Hyperlink"/>
                <w:noProof/>
              </w:rPr>
            </w:rPrChange>
          </w:rPr>
          <w:fldChar w:fldCharType="begin"/>
        </w:r>
        <w:r w:rsidRPr="00C03B2B">
          <w:rPr>
            <w:rStyle w:val="Hyperlink"/>
            <w:noProof/>
            <w:lang w:val="en-US"/>
            <w:rPrChange w:id="143" w:author="Attila Vizhanyo" w:date="2024-01-02T18:35:00Z">
              <w:rPr>
                <w:rStyle w:val="Hyperlink"/>
                <w:noProof/>
              </w:rPr>
            </w:rPrChange>
          </w:rPr>
          <w:instrText xml:space="preserve"> </w:instrText>
        </w:r>
        <w:r w:rsidRPr="00C03B2B">
          <w:rPr>
            <w:noProof/>
            <w:lang w:val="en-US"/>
            <w:rPrChange w:id="144" w:author="Attila Vizhanyo" w:date="2024-01-02T18:35:00Z">
              <w:rPr>
                <w:noProof/>
              </w:rPr>
            </w:rPrChange>
          </w:rPr>
          <w:instrText>HYPERLINK \l "_Toc155112888"</w:instrText>
        </w:r>
        <w:r w:rsidRPr="00C03B2B">
          <w:rPr>
            <w:rStyle w:val="Hyperlink"/>
            <w:noProof/>
            <w:lang w:val="en-US"/>
            <w:rPrChange w:id="145" w:author="Attila Vizhanyo" w:date="2024-01-02T18:35:00Z">
              <w:rPr>
                <w:rStyle w:val="Hyperlink"/>
                <w:noProof/>
              </w:rPr>
            </w:rPrChange>
          </w:rPr>
          <w:instrText xml:space="preserve"> </w:instrText>
        </w:r>
        <w:r w:rsidRPr="00C03B2B">
          <w:rPr>
            <w:rStyle w:val="Hyperlink"/>
            <w:noProof/>
            <w:lang w:val="en-US"/>
            <w:rPrChange w:id="146" w:author="Attila Vizhanyo" w:date="2024-01-02T18:35:00Z">
              <w:rPr>
                <w:rStyle w:val="Hyperlink"/>
                <w:noProof/>
              </w:rPr>
            </w:rPrChange>
          </w:rPr>
        </w:r>
        <w:r w:rsidRPr="00C03B2B">
          <w:rPr>
            <w:rStyle w:val="Hyperlink"/>
            <w:noProof/>
            <w:lang w:val="en-US"/>
            <w:rPrChange w:id="147" w:author="Attila Vizhanyo" w:date="2024-01-02T18:35:00Z">
              <w:rPr>
                <w:rStyle w:val="Hyperlink"/>
                <w:noProof/>
              </w:rPr>
            </w:rPrChange>
          </w:rPr>
          <w:fldChar w:fldCharType="separate"/>
        </w:r>
        <w:r w:rsidRPr="00C03B2B">
          <w:rPr>
            <w:rStyle w:val="Hyperlink"/>
            <w:noProof/>
            <w:lang w:val="en-US"/>
          </w:rPr>
          <w:t>1.3</w:t>
        </w:r>
        <w:r w:rsidRPr="00C03B2B">
          <w:rPr>
            <w:noProof/>
            <w:webHidden/>
            <w:lang w:val="en-US"/>
            <w:rPrChange w:id="148" w:author="Attila Vizhanyo" w:date="2024-01-02T18:35:00Z">
              <w:rPr>
                <w:noProof/>
                <w:webHidden/>
              </w:rPr>
            </w:rPrChange>
          </w:rPr>
          <w:tab/>
        </w:r>
        <w:r w:rsidRPr="00C03B2B">
          <w:rPr>
            <w:noProof/>
            <w:webHidden/>
            <w:lang w:val="en-US"/>
            <w:rPrChange w:id="149" w:author="Attila Vizhanyo" w:date="2024-01-02T18:35:00Z">
              <w:rPr>
                <w:noProof/>
                <w:webHidden/>
              </w:rPr>
            </w:rPrChange>
          </w:rPr>
          <w:fldChar w:fldCharType="begin"/>
        </w:r>
        <w:r w:rsidRPr="00C03B2B">
          <w:rPr>
            <w:noProof/>
            <w:webHidden/>
            <w:lang w:val="en-US"/>
            <w:rPrChange w:id="150" w:author="Attila Vizhanyo" w:date="2024-01-02T18:35:00Z">
              <w:rPr>
                <w:noProof/>
                <w:webHidden/>
              </w:rPr>
            </w:rPrChange>
          </w:rPr>
          <w:instrText xml:space="preserve"> PAGEREF _Toc155112888 \h </w:instrText>
        </w:r>
        <w:r w:rsidRPr="00C03B2B">
          <w:rPr>
            <w:noProof/>
            <w:webHidden/>
            <w:lang w:val="en-US"/>
            <w:rPrChange w:id="151" w:author="Attila Vizhanyo" w:date="2024-01-02T18:35:00Z">
              <w:rPr>
                <w:noProof/>
                <w:webHidden/>
              </w:rPr>
            </w:rPrChange>
          </w:rPr>
        </w:r>
      </w:ins>
      <w:r w:rsidRPr="00C03B2B">
        <w:rPr>
          <w:noProof/>
          <w:webHidden/>
          <w:lang w:val="en-US"/>
          <w:rPrChange w:id="152" w:author="Attila Vizhanyo" w:date="2024-01-02T18:35:00Z">
            <w:rPr>
              <w:noProof/>
              <w:webHidden/>
            </w:rPr>
          </w:rPrChange>
        </w:rPr>
        <w:fldChar w:fldCharType="separate"/>
      </w:r>
      <w:ins w:id="153" w:author="Attila Vizhanyo" w:date="2024-01-02T18:34:00Z">
        <w:r w:rsidRPr="00C03B2B">
          <w:rPr>
            <w:noProof/>
            <w:webHidden/>
            <w:lang w:val="en-US"/>
            <w:rPrChange w:id="154" w:author="Attila Vizhanyo" w:date="2024-01-02T18:35:00Z">
              <w:rPr>
                <w:noProof/>
                <w:webHidden/>
              </w:rPr>
            </w:rPrChange>
          </w:rPr>
          <w:t>2</w:t>
        </w:r>
        <w:r w:rsidRPr="00C03B2B">
          <w:rPr>
            <w:noProof/>
            <w:webHidden/>
            <w:lang w:val="en-US"/>
            <w:rPrChange w:id="155" w:author="Attila Vizhanyo" w:date="2024-01-02T18:35:00Z">
              <w:rPr>
                <w:noProof/>
                <w:webHidden/>
              </w:rPr>
            </w:rPrChange>
          </w:rPr>
          <w:fldChar w:fldCharType="end"/>
        </w:r>
        <w:r w:rsidRPr="00C03B2B">
          <w:rPr>
            <w:rStyle w:val="Hyperlink"/>
            <w:noProof/>
            <w:lang w:val="en-US"/>
            <w:rPrChange w:id="156" w:author="Attila Vizhanyo" w:date="2024-01-02T18:35:00Z">
              <w:rPr>
                <w:rStyle w:val="Hyperlink"/>
                <w:noProof/>
              </w:rPr>
            </w:rPrChange>
          </w:rPr>
          <w:fldChar w:fldCharType="end"/>
        </w:r>
      </w:ins>
    </w:p>
    <w:p w14:paraId="239C95E3" w14:textId="1C5DC1F5" w:rsidR="00C03B2B" w:rsidRPr="00C03B2B" w:rsidRDefault="00C03B2B">
      <w:pPr>
        <w:pStyle w:val="TOC1"/>
        <w:tabs>
          <w:tab w:val="left" w:pos="720"/>
          <w:tab w:val="right" w:leader="dot" w:pos="9061"/>
        </w:tabs>
        <w:rPr>
          <w:ins w:id="157" w:author="Attila Vizhanyo" w:date="2024-01-02T18:34:00Z"/>
          <w:rFonts w:asciiTheme="minorHAnsi" w:eastAsiaTheme="minorEastAsia" w:hAnsiTheme="minorHAnsi"/>
          <w:b w:val="0"/>
          <w:noProof/>
          <w:color w:val="auto"/>
          <w:kern w:val="2"/>
          <w:sz w:val="24"/>
          <w:szCs w:val="24"/>
          <w:lang w:val="en-US" w:eastAsia="en-GB"/>
          <w14:ligatures w14:val="standardContextual"/>
          <w:rPrChange w:id="158" w:author="Attila Vizhanyo" w:date="2024-01-02T18:35:00Z">
            <w:rPr>
              <w:ins w:id="159" w:author="Attila Vizhanyo" w:date="2024-01-02T18:34:00Z"/>
              <w:rFonts w:asciiTheme="minorHAnsi" w:eastAsiaTheme="minorEastAsia" w:hAnsiTheme="minorHAnsi"/>
              <w:b w:val="0"/>
              <w:noProof/>
              <w:color w:val="auto"/>
              <w:kern w:val="2"/>
              <w:sz w:val="24"/>
              <w:szCs w:val="24"/>
              <w:lang w:val="en-CH" w:eastAsia="en-GB"/>
              <w14:ligatures w14:val="standardContextual"/>
            </w:rPr>
          </w:rPrChange>
        </w:rPr>
      </w:pPr>
      <w:ins w:id="160" w:author="Attila Vizhanyo" w:date="2024-01-02T18:34:00Z">
        <w:r w:rsidRPr="00C03B2B">
          <w:rPr>
            <w:rStyle w:val="Hyperlink"/>
            <w:noProof/>
            <w:lang w:val="en-US"/>
            <w:rPrChange w:id="161" w:author="Attila Vizhanyo" w:date="2024-01-02T18:35:00Z">
              <w:rPr>
                <w:rStyle w:val="Hyperlink"/>
                <w:noProof/>
              </w:rPr>
            </w:rPrChange>
          </w:rPr>
          <w:fldChar w:fldCharType="begin"/>
        </w:r>
        <w:r w:rsidRPr="00C03B2B">
          <w:rPr>
            <w:rStyle w:val="Hyperlink"/>
            <w:noProof/>
            <w:lang w:val="en-US"/>
            <w:rPrChange w:id="162" w:author="Attila Vizhanyo" w:date="2024-01-02T18:35:00Z">
              <w:rPr>
                <w:rStyle w:val="Hyperlink"/>
                <w:noProof/>
              </w:rPr>
            </w:rPrChange>
          </w:rPr>
          <w:instrText xml:space="preserve"> </w:instrText>
        </w:r>
        <w:r w:rsidRPr="00C03B2B">
          <w:rPr>
            <w:noProof/>
            <w:lang w:val="en-US"/>
            <w:rPrChange w:id="163" w:author="Attila Vizhanyo" w:date="2024-01-02T18:35:00Z">
              <w:rPr>
                <w:noProof/>
              </w:rPr>
            </w:rPrChange>
          </w:rPr>
          <w:instrText>HYPERLINK \l "_Toc155112889"</w:instrText>
        </w:r>
        <w:r w:rsidRPr="00C03B2B">
          <w:rPr>
            <w:rStyle w:val="Hyperlink"/>
            <w:noProof/>
            <w:lang w:val="en-US"/>
            <w:rPrChange w:id="164" w:author="Attila Vizhanyo" w:date="2024-01-02T18:35:00Z">
              <w:rPr>
                <w:rStyle w:val="Hyperlink"/>
                <w:noProof/>
              </w:rPr>
            </w:rPrChange>
          </w:rPr>
          <w:instrText xml:space="preserve"> </w:instrText>
        </w:r>
        <w:r w:rsidRPr="00C03B2B">
          <w:rPr>
            <w:rStyle w:val="Hyperlink"/>
            <w:noProof/>
            <w:lang w:val="en-US"/>
            <w:rPrChange w:id="165" w:author="Attila Vizhanyo" w:date="2024-01-02T18:35:00Z">
              <w:rPr>
                <w:rStyle w:val="Hyperlink"/>
                <w:noProof/>
              </w:rPr>
            </w:rPrChange>
          </w:rPr>
        </w:r>
        <w:r w:rsidRPr="00C03B2B">
          <w:rPr>
            <w:rStyle w:val="Hyperlink"/>
            <w:noProof/>
            <w:lang w:val="en-US"/>
            <w:rPrChange w:id="166" w:author="Attila Vizhanyo" w:date="2024-01-02T18:35:00Z">
              <w:rPr>
                <w:rStyle w:val="Hyperlink"/>
                <w:noProof/>
              </w:rPr>
            </w:rPrChange>
          </w:rPr>
          <w:fldChar w:fldCharType="separate"/>
        </w:r>
        <w:r w:rsidRPr="00C03B2B">
          <w:rPr>
            <w:rStyle w:val="Hyperlink"/>
            <w:noProof/>
            <w:lang w:val="en-US"/>
          </w:rPr>
          <w:t>2</w:t>
        </w:r>
        <w:r w:rsidRPr="00C03B2B">
          <w:rPr>
            <w:rFonts w:asciiTheme="minorHAnsi" w:eastAsiaTheme="minorEastAsia" w:hAnsiTheme="minorHAnsi"/>
            <w:b w:val="0"/>
            <w:noProof/>
            <w:color w:val="auto"/>
            <w:kern w:val="2"/>
            <w:sz w:val="24"/>
            <w:szCs w:val="24"/>
            <w:lang w:val="en-US" w:eastAsia="en-GB"/>
            <w14:ligatures w14:val="standardContextual"/>
            <w:rPrChange w:id="167" w:author="Attila Vizhanyo" w:date="2024-01-02T18:35:00Z">
              <w:rPr>
                <w:rFonts w:asciiTheme="minorHAnsi" w:eastAsiaTheme="minorEastAsia" w:hAnsiTheme="minorHAnsi"/>
                <w:b w:val="0"/>
                <w:noProof/>
                <w:color w:val="auto"/>
                <w:kern w:val="2"/>
                <w:sz w:val="24"/>
                <w:szCs w:val="24"/>
                <w:lang w:val="en-CH" w:eastAsia="en-GB"/>
                <w14:ligatures w14:val="standardContextual"/>
              </w:rPr>
            </w:rPrChange>
          </w:rPr>
          <w:tab/>
        </w:r>
        <w:r w:rsidRPr="00C03B2B">
          <w:rPr>
            <w:rStyle w:val="Hyperlink"/>
            <w:noProof/>
            <w:lang w:val="en-US"/>
          </w:rPr>
          <w:t>Initial Chess Code</w:t>
        </w:r>
        <w:r w:rsidRPr="00C03B2B">
          <w:rPr>
            <w:noProof/>
            <w:webHidden/>
            <w:lang w:val="en-US"/>
            <w:rPrChange w:id="168" w:author="Attila Vizhanyo" w:date="2024-01-02T18:35:00Z">
              <w:rPr>
                <w:noProof/>
                <w:webHidden/>
              </w:rPr>
            </w:rPrChange>
          </w:rPr>
          <w:tab/>
        </w:r>
        <w:r w:rsidRPr="00C03B2B">
          <w:rPr>
            <w:noProof/>
            <w:webHidden/>
            <w:lang w:val="en-US"/>
            <w:rPrChange w:id="169" w:author="Attila Vizhanyo" w:date="2024-01-02T18:35:00Z">
              <w:rPr>
                <w:noProof/>
                <w:webHidden/>
              </w:rPr>
            </w:rPrChange>
          </w:rPr>
          <w:fldChar w:fldCharType="begin"/>
        </w:r>
        <w:r w:rsidRPr="00C03B2B">
          <w:rPr>
            <w:noProof/>
            <w:webHidden/>
            <w:lang w:val="en-US"/>
            <w:rPrChange w:id="170" w:author="Attila Vizhanyo" w:date="2024-01-02T18:35:00Z">
              <w:rPr>
                <w:noProof/>
                <w:webHidden/>
              </w:rPr>
            </w:rPrChange>
          </w:rPr>
          <w:instrText xml:space="preserve"> PAGEREF _Toc155112889 \h </w:instrText>
        </w:r>
        <w:r w:rsidRPr="00C03B2B">
          <w:rPr>
            <w:noProof/>
            <w:webHidden/>
            <w:lang w:val="en-US"/>
            <w:rPrChange w:id="171" w:author="Attila Vizhanyo" w:date="2024-01-02T18:35:00Z">
              <w:rPr>
                <w:noProof/>
                <w:webHidden/>
              </w:rPr>
            </w:rPrChange>
          </w:rPr>
        </w:r>
      </w:ins>
      <w:r w:rsidRPr="00C03B2B">
        <w:rPr>
          <w:noProof/>
          <w:webHidden/>
          <w:lang w:val="en-US"/>
          <w:rPrChange w:id="172" w:author="Attila Vizhanyo" w:date="2024-01-02T18:35:00Z">
            <w:rPr>
              <w:noProof/>
              <w:webHidden/>
            </w:rPr>
          </w:rPrChange>
        </w:rPr>
        <w:fldChar w:fldCharType="separate"/>
      </w:r>
      <w:ins w:id="173" w:author="Attila Vizhanyo" w:date="2024-01-02T18:34:00Z">
        <w:r w:rsidRPr="00C03B2B">
          <w:rPr>
            <w:noProof/>
            <w:webHidden/>
            <w:lang w:val="en-US"/>
            <w:rPrChange w:id="174" w:author="Attila Vizhanyo" w:date="2024-01-02T18:35:00Z">
              <w:rPr>
                <w:noProof/>
                <w:webHidden/>
              </w:rPr>
            </w:rPrChange>
          </w:rPr>
          <w:t>2</w:t>
        </w:r>
        <w:r w:rsidRPr="00C03B2B">
          <w:rPr>
            <w:noProof/>
            <w:webHidden/>
            <w:lang w:val="en-US"/>
            <w:rPrChange w:id="175" w:author="Attila Vizhanyo" w:date="2024-01-02T18:35:00Z">
              <w:rPr>
                <w:noProof/>
                <w:webHidden/>
              </w:rPr>
            </w:rPrChange>
          </w:rPr>
          <w:fldChar w:fldCharType="end"/>
        </w:r>
        <w:r w:rsidRPr="00C03B2B">
          <w:rPr>
            <w:rStyle w:val="Hyperlink"/>
            <w:noProof/>
            <w:lang w:val="en-US"/>
            <w:rPrChange w:id="176" w:author="Attila Vizhanyo" w:date="2024-01-02T18:35:00Z">
              <w:rPr>
                <w:rStyle w:val="Hyperlink"/>
                <w:noProof/>
              </w:rPr>
            </w:rPrChange>
          </w:rPr>
          <w:fldChar w:fldCharType="end"/>
        </w:r>
      </w:ins>
    </w:p>
    <w:p w14:paraId="492ED8B7" w14:textId="5B2A5F71" w:rsidR="00C03B2B" w:rsidRPr="00C03B2B" w:rsidRDefault="00C03B2B">
      <w:pPr>
        <w:pStyle w:val="TOC2"/>
        <w:tabs>
          <w:tab w:val="left" w:pos="720"/>
          <w:tab w:val="right" w:leader="dot" w:pos="9061"/>
        </w:tabs>
        <w:rPr>
          <w:ins w:id="177" w:author="Attila Vizhanyo" w:date="2024-01-02T18:34:00Z"/>
          <w:rFonts w:asciiTheme="minorHAnsi" w:eastAsiaTheme="minorEastAsia" w:hAnsiTheme="minorHAnsi"/>
          <w:noProof/>
          <w:color w:val="auto"/>
          <w:kern w:val="2"/>
          <w:sz w:val="24"/>
          <w:szCs w:val="24"/>
          <w:lang w:val="en-US" w:eastAsia="en-GB"/>
          <w14:ligatures w14:val="standardContextual"/>
          <w:rPrChange w:id="178" w:author="Attila Vizhanyo" w:date="2024-01-02T18:35:00Z">
            <w:rPr>
              <w:ins w:id="179"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180" w:author="Attila Vizhanyo" w:date="2024-01-02T18:34:00Z">
        <w:r w:rsidRPr="00C03B2B">
          <w:rPr>
            <w:rStyle w:val="Hyperlink"/>
            <w:noProof/>
            <w:lang w:val="en-US"/>
            <w:rPrChange w:id="181" w:author="Attila Vizhanyo" w:date="2024-01-02T18:35:00Z">
              <w:rPr>
                <w:rStyle w:val="Hyperlink"/>
                <w:noProof/>
              </w:rPr>
            </w:rPrChange>
          </w:rPr>
          <w:fldChar w:fldCharType="begin"/>
        </w:r>
        <w:r w:rsidRPr="00C03B2B">
          <w:rPr>
            <w:rStyle w:val="Hyperlink"/>
            <w:noProof/>
            <w:lang w:val="en-US"/>
            <w:rPrChange w:id="182" w:author="Attila Vizhanyo" w:date="2024-01-02T18:35:00Z">
              <w:rPr>
                <w:rStyle w:val="Hyperlink"/>
                <w:noProof/>
              </w:rPr>
            </w:rPrChange>
          </w:rPr>
          <w:instrText xml:space="preserve"> </w:instrText>
        </w:r>
        <w:r w:rsidRPr="00C03B2B">
          <w:rPr>
            <w:noProof/>
            <w:lang w:val="en-US"/>
            <w:rPrChange w:id="183" w:author="Attila Vizhanyo" w:date="2024-01-02T18:35:00Z">
              <w:rPr>
                <w:noProof/>
              </w:rPr>
            </w:rPrChange>
          </w:rPr>
          <w:instrText>HYPERLINK \l "_Toc155112890"</w:instrText>
        </w:r>
        <w:r w:rsidRPr="00C03B2B">
          <w:rPr>
            <w:rStyle w:val="Hyperlink"/>
            <w:noProof/>
            <w:lang w:val="en-US"/>
            <w:rPrChange w:id="184" w:author="Attila Vizhanyo" w:date="2024-01-02T18:35:00Z">
              <w:rPr>
                <w:rStyle w:val="Hyperlink"/>
                <w:noProof/>
              </w:rPr>
            </w:rPrChange>
          </w:rPr>
          <w:instrText xml:space="preserve"> </w:instrText>
        </w:r>
        <w:r w:rsidRPr="00C03B2B">
          <w:rPr>
            <w:rStyle w:val="Hyperlink"/>
            <w:noProof/>
            <w:lang w:val="en-US"/>
            <w:rPrChange w:id="185" w:author="Attila Vizhanyo" w:date="2024-01-02T18:35:00Z">
              <w:rPr>
                <w:rStyle w:val="Hyperlink"/>
                <w:noProof/>
              </w:rPr>
            </w:rPrChange>
          </w:rPr>
        </w:r>
        <w:r w:rsidRPr="00C03B2B">
          <w:rPr>
            <w:rStyle w:val="Hyperlink"/>
            <w:noProof/>
            <w:lang w:val="en-US"/>
            <w:rPrChange w:id="186" w:author="Attila Vizhanyo" w:date="2024-01-02T18:35:00Z">
              <w:rPr>
                <w:rStyle w:val="Hyperlink"/>
                <w:noProof/>
              </w:rPr>
            </w:rPrChange>
          </w:rPr>
          <w:fldChar w:fldCharType="separate"/>
        </w:r>
        <w:r w:rsidRPr="00C03B2B">
          <w:rPr>
            <w:rStyle w:val="Hyperlink"/>
            <w:noProof/>
            <w:lang w:val="en-US"/>
          </w:rPr>
          <w:t>2.1</w:t>
        </w:r>
        <w:r w:rsidRPr="00C03B2B">
          <w:rPr>
            <w:rFonts w:asciiTheme="minorHAnsi" w:eastAsiaTheme="minorEastAsia" w:hAnsiTheme="minorHAnsi"/>
            <w:noProof/>
            <w:color w:val="auto"/>
            <w:kern w:val="2"/>
            <w:sz w:val="24"/>
            <w:szCs w:val="24"/>
            <w:lang w:val="en-US" w:eastAsia="en-GB"/>
            <w14:ligatures w14:val="standardContextual"/>
            <w:rPrChange w:id="18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Pr>
            <w:rStyle w:val="Hyperlink"/>
            <w:noProof/>
            <w:lang w:val="en-US"/>
          </w:rPr>
          <w:t>Logic of initial chess code</w:t>
        </w:r>
        <w:r w:rsidRPr="00C03B2B">
          <w:rPr>
            <w:noProof/>
            <w:webHidden/>
            <w:lang w:val="en-US"/>
            <w:rPrChange w:id="188" w:author="Attila Vizhanyo" w:date="2024-01-02T18:35:00Z">
              <w:rPr>
                <w:noProof/>
                <w:webHidden/>
              </w:rPr>
            </w:rPrChange>
          </w:rPr>
          <w:tab/>
        </w:r>
        <w:r w:rsidRPr="00C03B2B">
          <w:rPr>
            <w:noProof/>
            <w:webHidden/>
            <w:lang w:val="en-US"/>
            <w:rPrChange w:id="189" w:author="Attila Vizhanyo" w:date="2024-01-02T18:35:00Z">
              <w:rPr>
                <w:noProof/>
                <w:webHidden/>
              </w:rPr>
            </w:rPrChange>
          </w:rPr>
          <w:fldChar w:fldCharType="begin"/>
        </w:r>
        <w:r w:rsidRPr="00C03B2B">
          <w:rPr>
            <w:noProof/>
            <w:webHidden/>
            <w:lang w:val="en-US"/>
            <w:rPrChange w:id="190" w:author="Attila Vizhanyo" w:date="2024-01-02T18:35:00Z">
              <w:rPr>
                <w:noProof/>
                <w:webHidden/>
              </w:rPr>
            </w:rPrChange>
          </w:rPr>
          <w:instrText xml:space="preserve"> PAGEREF _Toc155112890 \h </w:instrText>
        </w:r>
        <w:r w:rsidRPr="00C03B2B">
          <w:rPr>
            <w:noProof/>
            <w:webHidden/>
            <w:lang w:val="en-US"/>
            <w:rPrChange w:id="191" w:author="Attila Vizhanyo" w:date="2024-01-02T18:35:00Z">
              <w:rPr>
                <w:noProof/>
                <w:webHidden/>
              </w:rPr>
            </w:rPrChange>
          </w:rPr>
        </w:r>
      </w:ins>
      <w:r w:rsidRPr="00C03B2B">
        <w:rPr>
          <w:noProof/>
          <w:webHidden/>
          <w:lang w:val="en-US"/>
          <w:rPrChange w:id="192" w:author="Attila Vizhanyo" w:date="2024-01-02T18:35:00Z">
            <w:rPr>
              <w:noProof/>
              <w:webHidden/>
            </w:rPr>
          </w:rPrChange>
        </w:rPr>
        <w:fldChar w:fldCharType="separate"/>
      </w:r>
      <w:ins w:id="193" w:author="Attila Vizhanyo" w:date="2024-01-02T18:34:00Z">
        <w:r w:rsidRPr="00C03B2B">
          <w:rPr>
            <w:noProof/>
            <w:webHidden/>
            <w:lang w:val="en-US"/>
            <w:rPrChange w:id="194" w:author="Attila Vizhanyo" w:date="2024-01-02T18:35:00Z">
              <w:rPr>
                <w:noProof/>
                <w:webHidden/>
              </w:rPr>
            </w:rPrChange>
          </w:rPr>
          <w:t>2</w:t>
        </w:r>
        <w:r w:rsidRPr="00C03B2B">
          <w:rPr>
            <w:noProof/>
            <w:webHidden/>
            <w:lang w:val="en-US"/>
            <w:rPrChange w:id="195" w:author="Attila Vizhanyo" w:date="2024-01-02T18:35:00Z">
              <w:rPr>
                <w:noProof/>
                <w:webHidden/>
              </w:rPr>
            </w:rPrChange>
          </w:rPr>
          <w:fldChar w:fldCharType="end"/>
        </w:r>
        <w:r w:rsidRPr="00C03B2B">
          <w:rPr>
            <w:rStyle w:val="Hyperlink"/>
            <w:noProof/>
            <w:lang w:val="en-US"/>
            <w:rPrChange w:id="196" w:author="Attila Vizhanyo" w:date="2024-01-02T18:35:00Z">
              <w:rPr>
                <w:rStyle w:val="Hyperlink"/>
                <w:noProof/>
              </w:rPr>
            </w:rPrChange>
          </w:rPr>
          <w:fldChar w:fldCharType="end"/>
        </w:r>
      </w:ins>
    </w:p>
    <w:p w14:paraId="253CC79D" w14:textId="1A1AFDC8" w:rsidR="00C03B2B" w:rsidRPr="00C03B2B" w:rsidRDefault="00C03B2B">
      <w:pPr>
        <w:pStyle w:val="TOC3"/>
        <w:tabs>
          <w:tab w:val="left" w:pos="960"/>
          <w:tab w:val="right" w:leader="dot" w:pos="9061"/>
        </w:tabs>
        <w:rPr>
          <w:ins w:id="197" w:author="Attila Vizhanyo" w:date="2024-01-02T18:34:00Z"/>
          <w:rFonts w:asciiTheme="minorHAnsi" w:eastAsiaTheme="minorEastAsia" w:hAnsiTheme="minorHAnsi"/>
          <w:noProof/>
          <w:color w:val="auto"/>
          <w:kern w:val="2"/>
          <w:sz w:val="24"/>
          <w:szCs w:val="24"/>
          <w:lang w:val="en-US" w:eastAsia="en-GB"/>
          <w14:ligatures w14:val="standardContextual"/>
          <w:rPrChange w:id="198" w:author="Attila Vizhanyo" w:date="2024-01-02T18:35:00Z">
            <w:rPr>
              <w:ins w:id="199"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200" w:author="Attila Vizhanyo" w:date="2024-01-02T18:34:00Z">
        <w:r w:rsidRPr="00C03B2B">
          <w:rPr>
            <w:rStyle w:val="Hyperlink"/>
            <w:noProof/>
            <w:lang w:val="en-US"/>
            <w:rPrChange w:id="201" w:author="Attila Vizhanyo" w:date="2024-01-02T18:35:00Z">
              <w:rPr>
                <w:rStyle w:val="Hyperlink"/>
                <w:noProof/>
              </w:rPr>
            </w:rPrChange>
          </w:rPr>
          <w:fldChar w:fldCharType="begin"/>
        </w:r>
        <w:r w:rsidRPr="00C03B2B">
          <w:rPr>
            <w:rStyle w:val="Hyperlink"/>
            <w:noProof/>
            <w:lang w:val="en-US"/>
            <w:rPrChange w:id="202" w:author="Attila Vizhanyo" w:date="2024-01-02T18:35:00Z">
              <w:rPr>
                <w:rStyle w:val="Hyperlink"/>
                <w:noProof/>
              </w:rPr>
            </w:rPrChange>
          </w:rPr>
          <w:instrText xml:space="preserve"> </w:instrText>
        </w:r>
        <w:r w:rsidRPr="00C03B2B">
          <w:rPr>
            <w:noProof/>
            <w:lang w:val="en-US"/>
            <w:rPrChange w:id="203" w:author="Attila Vizhanyo" w:date="2024-01-02T18:35:00Z">
              <w:rPr>
                <w:noProof/>
              </w:rPr>
            </w:rPrChange>
          </w:rPr>
          <w:instrText>HYPERLINK \l "_Toc155112891"</w:instrText>
        </w:r>
        <w:r w:rsidRPr="00C03B2B">
          <w:rPr>
            <w:rStyle w:val="Hyperlink"/>
            <w:noProof/>
            <w:lang w:val="en-US"/>
            <w:rPrChange w:id="204" w:author="Attila Vizhanyo" w:date="2024-01-02T18:35:00Z">
              <w:rPr>
                <w:rStyle w:val="Hyperlink"/>
                <w:noProof/>
              </w:rPr>
            </w:rPrChange>
          </w:rPr>
          <w:instrText xml:space="preserve"> </w:instrText>
        </w:r>
        <w:r w:rsidRPr="00C03B2B">
          <w:rPr>
            <w:rStyle w:val="Hyperlink"/>
            <w:noProof/>
            <w:lang w:val="en-US"/>
            <w:rPrChange w:id="205" w:author="Attila Vizhanyo" w:date="2024-01-02T18:35:00Z">
              <w:rPr>
                <w:rStyle w:val="Hyperlink"/>
                <w:noProof/>
              </w:rPr>
            </w:rPrChange>
          </w:rPr>
        </w:r>
        <w:r w:rsidRPr="00C03B2B">
          <w:rPr>
            <w:rStyle w:val="Hyperlink"/>
            <w:noProof/>
            <w:lang w:val="en-US"/>
            <w:rPrChange w:id="206" w:author="Attila Vizhanyo" w:date="2024-01-02T18:35:00Z">
              <w:rPr>
                <w:rStyle w:val="Hyperlink"/>
                <w:noProof/>
              </w:rPr>
            </w:rPrChange>
          </w:rPr>
          <w:fldChar w:fldCharType="separate"/>
        </w:r>
        <w:r w:rsidRPr="00C03B2B">
          <w:rPr>
            <w:rStyle w:val="Hyperlink"/>
            <w:noProof/>
            <w:lang w:val="en-US"/>
          </w:rPr>
          <w:t>2.1.1</w:t>
        </w:r>
        <w:r w:rsidRPr="00C03B2B">
          <w:rPr>
            <w:rFonts w:asciiTheme="minorHAnsi" w:eastAsiaTheme="minorEastAsia" w:hAnsiTheme="minorHAnsi"/>
            <w:noProof/>
            <w:color w:val="auto"/>
            <w:kern w:val="2"/>
            <w:sz w:val="24"/>
            <w:szCs w:val="24"/>
            <w:lang w:val="en-US" w:eastAsia="en-GB"/>
            <w14:ligatures w14:val="standardContextual"/>
            <w:rPrChange w:id="20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Pr>
            <w:rStyle w:val="Hyperlink"/>
            <w:noProof/>
            <w:lang w:val="en-US"/>
          </w:rPr>
          <w:t>Overview</w:t>
        </w:r>
        <w:r w:rsidRPr="00C03B2B">
          <w:rPr>
            <w:noProof/>
            <w:webHidden/>
            <w:lang w:val="en-US"/>
            <w:rPrChange w:id="208" w:author="Attila Vizhanyo" w:date="2024-01-02T18:35:00Z">
              <w:rPr>
                <w:noProof/>
                <w:webHidden/>
              </w:rPr>
            </w:rPrChange>
          </w:rPr>
          <w:tab/>
        </w:r>
        <w:r w:rsidRPr="00C03B2B">
          <w:rPr>
            <w:noProof/>
            <w:webHidden/>
            <w:lang w:val="en-US"/>
            <w:rPrChange w:id="209" w:author="Attila Vizhanyo" w:date="2024-01-02T18:35:00Z">
              <w:rPr>
                <w:noProof/>
                <w:webHidden/>
              </w:rPr>
            </w:rPrChange>
          </w:rPr>
          <w:fldChar w:fldCharType="begin"/>
        </w:r>
        <w:r w:rsidRPr="00C03B2B">
          <w:rPr>
            <w:noProof/>
            <w:webHidden/>
            <w:lang w:val="en-US"/>
            <w:rPrChange w:id="210" w:author="Attila Vizhanyo" w:date="2024-01-02T18:35:00Z">
              <w:rPr>
                <w:noProof/>
                <w:webHidden/>
              </w:rPr>
            </w:rPrChange>
          </w:rPr>
          <w:instrText xml:space="preserve"> PAGEREF _Toc155112891 \h </w:instrText>
        </w:r>
        <w:r w:rsidRPr="00C03B2B">
          <w:rPr>
            <w:noProof/>
            <w:webHidden/>
            <w:lang w:val="en-US"/>
            <w:rPrChange w:id="211" w:author="Attila Vizhanyo" w:date="2024-01-02T18:35:00Z">
              <w:rPr>
                <w:noProof/>
                <w:webHidden/>
              </w:rPr>
            </w:rPrChange>
          </w:rPr>
        </w:r>
      </w:ins>
      <w:r w:rsidRPr="00C03B2B">
        <w:rPr>
          <w:noProof/>
          <w:webHidden/>
          <w:lang w:val="en-US"/>
          <w:rPrChange w:id="212" w:author="Attila Vizhanyo" w:date="2024-01-02T18:35:00Z">
            <w:rPr>
              <w:noProof/>
              <w:webHidden/>
            </w:rPr>
          </w:rPrChange>
        </w:rPr>
        <w:fldChar w:fldCharType="separate"/>
      </w:r>
      <w:ins w:id="213" w:author="Attila Vizhanyo" w:date="2024-01-02T18:34:00Z">
        <w:r w:rsidRPr="00C03B2B">
          <w:rPr>
            <w:noProof/>
            <w:webHidden/>
            <w:lang w:val="en-US"/>
            <w:rPrChange w:id="214" w:author="Attila Vizhanyo" w:date="2024-01-02T18:35:00Z">
              <w:rPr>
                <w:noProof/>
                <w:webHidden/>
              </w:rPr>
            </w:rPrChange>
          </w:rPr>
          <w:t>2</w:t>
        </w:r>
        <w:r w:rsidRPr="00C03B2B">
          <w:rPr>
            <w:noProof/>
            <w:webHidden/>
            <w:lang w:val="en-US"/>
            <w:rPrChange w:id="215" w:author="Attila Vizhanyo" w:date="2024-01-02T18:35:00Z">
              <w:rPr>
                <w:noProof/>
                <w:webHidden/>
              </w:rPr>
            </w:rPrChange>
          </w:rPr>
          <w:fldChar w:fldCharType="end"/>
        </w:r>
        <w:r w:rsidRPr="00C03B2B">
          <w:rPr>
            <w:rStyle w:val="Hyperlink"/>
            <w:noProof/>
            <w:lang w:val="en-US"/>
            <w:rPrChange w:id="216" w:author="Attila Vizhanyo" w:date="2024-01-02T18:35:00Z">
              <w:rPr>
                <w:rStyle w:val="Hyperlink"/>
                <w:noProof/>
              </w:rPr>
            </w:rPrChange>
          </w:rPr>
          <w:fldChar w:fldCharType="end"/>
        </w:r>
      </w:ins>
    </w:p>
    <w:p w14:paraId="27C2916D" w14:textId="4BF3EBE7" w:rsidR="00C03B2B" w:rsidRPr="00C03B2B" w:rsidRDefault="00C03B2B">
      <w:pPr>
        <w:pStyle w:val="TOC3"/>
        <w:tabs>
          <w:tab w:val="left" w:pos="960"/>
          <w:tab w:val="right" w:leader="dot" w:pos="9061"/>
        </w:tabs>
        <w:rPr>
          <w:ins w:id="217" w:author="Attila Vizhanyo" w:date="2024-01-02T18:34:00Z"/>
          <w:rFonts w:asciiTheme="minorHAnsi" w:eastAsiaTheme="minorEastAsia" w:hAnsiTheme="minorHAnsi"/>
          <w:noProof/>
          <w:color w:val="auto"/>
          <w:kern w:val="2"/>
          <w:sz w:val="24"/>
          <w:szCs w:val="24"/>
          <w:lang w:val="en-US" w:eastAsia="en-GB"/>
          <w14:ligatures w14:val="standardContextual"/>
          <w:rPrChange w:id="218" w:author="Attila Vizhanyo" w:date="2024-01-02T18:35:00Z">
            <w:rPr>
              <w:ins w:id="219"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220" w:author="Attila Vizhanyo" w:date="2024-01-02T18:34:00Z">
        <w:r w:rsidRPr="00C03B2B">
          <w:rPr>
            <w:rStyle w:val="Hyperlink"/>
            <w:noProof/>
            <w:lang w:val="en-US"/>
            <w:rPrChange w:id="221" w:author="Attila Vizhanyo" w:date="2024-01-02T18:35:00Z">
              <w:rPr>
                <w:rStyle w:val="Hyperlink"/>
                <w:noProof/>
              </w:rPr>
            </w:rPrChange>
          </w:rPr>
          <w:fldChar w:fldCharType="begin"/>
        </w:r>
        <w:r w:rsidRPr="00C03B2B">
          <w:rPr>
            <w:rStyle w:val="Hyperlink"/>
            <w:noProof/>
            <w:lang w:val="en-US"/>
            <w:rPrChange w:id="222" w:author="Attila Vizhanyo" w:date="2024-01-02T18:35:00Z">
              <w:rPr>
                <w:rStyle w:val="Hyperlink"/>
                <w:noProof/>
              </w:rPr>
            </w:rPrChange>
          </w:rPr>
          <w:instrText xml:space="preserve"> </w:instrText>
        </w:r>
        <w:r w:rsidRPr="00C03B2B">
          <w:rPr>
            <w:noProof/>
            <w:lang w:val="en-US"/>
            <w:rPrChange w:id="223" w:author="Attila Vizhanyo" w:date="2024-01-02T18:35:00Z">
              <w:rPr>
                <w:noProof/>
              </w:rPr>
            </w:rPrChange>
          </w:rPr>
          <w:instrText>HYPERLINK \l "_Toc155112892"</w:instrText>
        </w:r>
        <w:r w:rsidRPr="00C03B2B">
          <w:rPr>
            <w:rStyle w:val="Hyperlink"/>
            <w:noProof/>
            <w:lang w:val="en-US"/>
            <w:rPrChange w:id="224" w:author="Attila Vizhanyo" w:date="2024-01-02T18:35:00Z">
              <w:rPr>
                <w:rStyle w:val="Hyperlink"/>
                <w:noProof/>
              </w:rPr>
            </w:rPrChange>
          </w:rPr>
          <w:instrText xml:space="preserve"> </w:instrText>
        </w:r>
        <w:r w:rsidRPr="00C03B2B">
          <w:rPr>
            <w:rStyle w:val="Hyperlink"/>
            <w:noProof/>
            <w:lang w:val="en-US"/>
            <w:rPrChange w:id="225" w:author="Attila Vizhanyo" w:date="2024-01-02T18:35:00Z">
              <w:rPr>
                <w:rStyle w:val="Hyperlink"/>
                <w:noProof/>
              </w:rPr>
            </w:rPrChange>
          </w:rPr>
        </w:r>
        <w:r w:rsidRPr="00C03B2B">
          <w:rPr>
            <w:rStyle w:val="Hyperlink"/>
            <w:noProof/>
            <w:lang w:val="en-US"/>
            <w:rPrChange w:id="226" w:author="Attila Vizhanyo" w:date="2024-01-02T18:35:00Z">
              <w:rPr>
                <w:rStyle w:val="Hyperlink"/>
                <w:noProof/>
              </w:rPr>
            </w:rPrChange>
          </w:rPr>
          <w:fldChar w:fldCharType="separate"/>
        </w:r>
        <w:r w:rsidRPr="00C03B2B">
          <w:rPr>
            <w:rStyle w:val="Hyperlink"/>
            <w:noProof/>
            <w:lang w:val="en-US"/>
          </w:rPr>
          <w:t>2.1.2</w:t>
        </w:r>
        <w:r w:rsidRPr="00C03B2B">
          <w:rPr>
            <w:rFonts w:asciiTheme="minorHAnsi" w:eastAsiaTheme="minorEastAsia" w:hAnsiTheme="minorHAnsi"/>
            <w:noProof/>
            <w:color w:val="auto"/>
            <w:kern w:val="2"/>
            <w:sz w:val="24"/>
            <w:szCs w:val="24"/>
            <w:lang w:val="en-US" w:eastAsia="en-GB"/>
            <w14:ligatures w14:val="standardContextual"/>
            <w:rPrChange w:id="22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Pr>
            <w:rStyle w:val="Hyperlink"/>
            <w:noProof/>
            <w:lang w:val="en-US"/>
          </w:rPr>
          <w:t>Control Flow</w:t>
        </w:r>
        <w:r w:rsidRPr="00C03B2B">
          <w:rPr>
            <w:noProof/>
            <w:webHidden/>
            <w:lang w:val="en-US"/>
            <w:rPrChange w:id="228" w:author="Attila Vizhanyo" w:date="2024-01-02T18:35:00Z">
              <w:rPr>
                <w:noProof/>
                <w:webHidden/>
              </w:rPr>
            </w:rPrChange>
          </w:rPr>
          <w:tab/>
        </w:r>
        <w:r w:rsidRPr="00C03B2B">
          <w:rPr>
            <w:noProof/>
            <w:webHidden/>
            <w:lang w:val="en-US"/>
            <w:rPrChange w:id="229" w:author="Attila Vizhanyo" w:date="2024-01-02T18:35:00Z">
              <w:rPr>
                <w:noProof/>
                <w:webHidden/>
              </w:rPr>
            </w:rPrChange>
          </w:rPr>
          <w:fldChar w:fldCharType="begin"/>
        </w:r>
        <w:r w:rsidRPr="00C03B2B">
          <w:rPr>
            <w:noProof/>
            <w:webHidden/>
            <w:lang w:val="en-US"/>
            <w:rPrChange w:id="230" w:author="Attila Vizhanyo" w:date="2024-01-02T18:35:00Z">
              <w:rPr>
                <w:noProof/>
                <w:webHidden/>
              </w:rPr>
            </w:rPrChange>
          </w:rPr>
          <w:instrText xml:space="preserve"> PAGEREF _Toc155112892 \h </w:instrText>
        </w:r>
        <w:r w:rsidRPr="00C03B2B">
          <w:rPr>
            <w:noProof/>
            <w:webHidden/>
            <w:lang w:val="en-US"/>
            <w:rPrChange w:id="231" w:author="Attila Vizhanyo" w:date="2024-01-02T18:35:00Z">
              <w:rPr>
                <w:noProof/>
                <w:webHidden/>
              </w:rPr>
            </w:rPrChange>
          </w:rPr>
        </w:r>
      </w:ins>
      <w:r w:rsidRPr="00C03B2B">
        <w:rPr>
          <w:noProof/>
          <w:webHidden/>
          <w:lang w:val="en-US"/>
          <w:rPrChange w:id="232" w:author="Attila Vizhanyo" w:date="2024-01-02T18:35:00Z">
            <w:rPr>
              <w:noProof/>
              <w:webHidden/>
            </w:rPr>
          </w:rPrChange>
        </w:rPr>
        <w:fldChar w:fldCharType="separate"/>
      </w:r>
      <w:ins w:id="233" w:author="Attila Vizhanyo" w:date="2024-01-02T18:34:00Z">
        <w:r w:rsidRPr="00C03B2B">
          <w:rPr>
            <w:noProof/>
            <w:webHidden/>
            <w:lang w:val="en-US"/>
            <w:rPrChange w:id="234" w:author="Attila Vizhanyo" w:date="2024-01-02T18:35:00Z">
              <w:rPr>
                <w:noProof/>
                <w:webHidden/>
              </w:rPr>
            </w:rPrChange>
          </w:rPr>
          <w:t>4</w:t>
        </w:r>
        <w:r w:rsidRPr="00C03B2B">
          <w:rPr>
            <w:noProof/>
            <w:webHidden/>
            <w:lang w:val="en-US"/>
            <w:rPrChange w:id="235" w:author="Attila Vizhanyo" w:date="2024-01-02T18:35:00Z">
              <w:rPr>
                <w:noProof/>
                <w:webHidden/>
              </w:rPr>
            </w:rPrChange>
          </w:rPr>
          <w:fldChar w:fldCharType="end"/>
        </w:r>
        <w:r w:rsidRPr="00C03B2B">
          <w:rPr>
            <w:rStyle w:val="Hyperlink"/>
            <w:noProof/>
            <w:lang w:val="en-US"/>
            <w:rPrChange w:id="236" w:author="Attila Vizhanyo" w:date="2024-01-02T18:35:00Z">
              <w:rPr>
                <w:rStyle w:val="Hyperlink"/>
                <w:noProof/>
              </w:rPr>
            </w:rPrChange>
          </w:rPr>
          <w:fldChar w:fldCharType="end"/>
        </w:r>
      </w:ins>
    </w:p>
    <w:p w14:paraId="6E51CFB2" w14:textId="5C3C49F7" w:rsidR="00C03B2B" w:rsidRPr="00C03B2B" w:rsidRDefault="00C03B2B">
      <w:pPr>
        <w:pStyle w:val="TOC3"/>
        <w:tabs>
          <w:tab w:val="left" w:pos="960"/>
          <w:tab w:val="right" w:leader="dot" w:pos="9061"/>
        </w:tabs>
        <w:rPr>
          <w:ins w:id="237" w:author="Attila Vizhanyo" w:date="2024-01-02T18:34:00Z"/>
          <w:rFonts w:asciiTheme="minorHAnsi" w:eastAsiaTheme="minorEastAsia" w:hAnsiTheme="minorHAnsi"/>
          <w:noProof/>
          <w:color w:val="auto"/>
          <w:kern w:val="2"/>
          <w:sz w:val="24"/>
          <w:szCs w:val="24"/>
          <w:lang w:val="en-US" w:eastAsia="en-GB"/>
          <w14:ligatures w14:val="standardContextual"/>
          <w:rPrChange w:id="238" w:author="Attila Vizhanyo" w:date="2024-01-02T18:35:00Z">
            <w:rPr>
              <w:ins w:id="239"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240" w:author="Attila Vizhanyo" w:date="2024-01-02T18:34:00Z">
        <w:r w:rsidRPr="00C03B2B">
          <w:rPr>
            <w:rStyle w:val="Hyperlink"/>
            <w:noProof/>
            <w:lang w:val="en-US"/>
            <w:rPrChange w:id="241" w:author="Attila Vizhanyo" w:date="2024-01-02T18:35:00Z">
              <w:rPr>
                <w:rStyle w:val="Hyperlink"/>
                <w:noProof/>
              </w:rPr>
            </w:rPrChange>
          </w:rPr>
          <w:fldChar w:fldCharType="begin"/>
        </w:r>
        <w:r w:rsidRPr="00C03B2B">
          <w:rPr>
            <w:rStyle w:val="Hyperlink"/>
            <w:noProof/>
            <w:lang w:val="en-US"/>
            <w:rPrChange w:id="242" w:author="Attila Vizhanyo" w:date="2024-01-02T18:35:00Z">
              <w:rPr>
                <w:rStyle w:val="Hyperlink"/>
                <w:noProof/>
              </w:rPr>
            </w:rPrChange>
          </w:rPr>
          <w:instrText xml:space="preserve"> </w:instrText>
        </w:r>
        <w:r w:rsidRPr="00C03B2B">
          <w:rPr>
            <w:noProof/>
            <w:lang w:val="en-US"/>
            <w:rPrChange w:id="243" w:author="Attila Vizhanyo" w:date="2024-01-02T18:35:00Z">
              <w:rPr>
                <w:noProof/>
              </w:rPr>
            </w:rPrChange>
          </w:rPr>
          <w:instrText>HYPERLINK \l "_Toc155112893"</w:instrText>
        </w:r>
        <w:r w:rsidRPr="00C03B2B">
          <w:rPr>
            <w:rStyle w:val="Hyperlink"/>
            <w:noProof/>
            <w:lang w:val="en-US"/>
            <w:rPrChange w:id="244" w:author="Attila Vizhanyo" w:date="2024-01-02T18:35:00Z">
              <w:rPr>
                <w:rStyle w:val="Hyperlink"/>
                <w:noProof/>
              </w:rPr>
            </w:rPrChange>
          </w:rPr>
          <w:instrText xml:space="preserve"> </w:instrText>
        </w:r>
        <w:r w:rsidRPr="00C03B2B">
          <w:rPr>
            <w:rStyle w:val="Hyperlink"/>
            <w:noProof/>
            <w:lang w:val="en-US"/>
            <w:rPrChange w:id="245" w:author="Attila Vizhanyo" w:date="2024-01-02T18:35:00Z">
              <w:rPr>
                <w:rStyle w:val="Hyperlink"/>
                <w:noProof/>
              </w:rPr>
            </w:rPrChange>
          </w:rPr>
        </w:r>
        <w:r w:rsidRPr="00C03B2B">
          <w:rPr>
            <w:rStyle w:val="Hyperlink"/>
            <w:noProof/>
            <w:lang w:val="en-US"/>
            <w:rPrChange w:id="246" w:author="Attila Vizhanyo" w:date="2024-01-02T18:35:00Z">
              <w:rPr>
                <w:rStyle w:val="Hyperlink"/>
                <w:noProof/>
              </w:rPr>
            </w:rPrChange>
          </w:rPr>
          <w:fldChar w:fldCharType="separate"/>
        </w:r>
        <w:r w:rsidRPr="00C03B2B">
          <w:rPr>
            <w:rStyle w:val="Hyperlink"/>
            <w:noProof/>
            <w:lang w:val="en-US"/>
          </w:rPr>
          <w:t>2.1.3</w:t>
        </w:r>
        <w:r w:rsidRPr="00C03B2B">
          <w:rPr>
            <w:rFonts w:asciiTheme="minorHAnsi" w:eastAsiaTheme="minorEastAsia" w:hAnsiTheme="minorHAnsi"/>
            <w:noProof/>
            <w:color w:val="auto"/>
            <w:kern w:val="2"/>
            <w:sz w:val="24"/>
            <w:szCs w:val="24"/>
            <w:lang w:val="en-US" w:eastAsia="en-GB"/>
            <w14:ligatures w14:val="standardContextual"/>
            <w:rPrChange w:id="24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Pr>
            <w:rStyle w:val="Hyperlink"/>
            <w:noProof/>
            <w:lang w:val="en-US"/>
          </w:rPr>
          <w:t>Error Handling</w:t>
        </w:r>
        <w:r w:rsidRPr="00C03B2B">
          <w:rPr>
            <w:noProof/>
            <w:webHidden/>
            <w:lang w:val="en-US"/>
            <w:rPrChange w:id="248" w:author="Attila Vizhanyo" w:date="2024-01-02T18:35:00Z">
              <w:rPr>
                <w:noProof/>
                <w:webHidden/>
              </w:rPr>
            </w:rPrChange>
          </w:rPr>
          <w:tab/>
        </w:r>
        <w:r w:rsidRPr="00C03B2B">
          <w:rPr>
            <w:noProof/>
            <w:webHidden/>
            <w:lang w:val="en-US"/>
            <w:rPrChange w:id="249" w:author="Attila Vizhanyo" w:date="2024-01-02T18:35:00Z">
              <w:rPr>
                <w:noProof/>
                <w:webHidden/>
              </w:rPr>
            </w:rPrChange>
          </w:rPr>
          <w:fldChar w:fldCharType="begin"/>
        </w:r>
        <w:r w:rsidRPr="00C03B2B">
          <w:rPr>
            <w:noProof/>
            <w:webHidden/>
            <w:lang w:val="en-US"/>
            <w:rPrChange w:id="250" w:author="Attila Vizhanyo" w:date="2024-01-02T18:35:00Z">
              <w:rPr>
                <w:noProof/>
                <w:webHidden/>
              </w:rPr>
            </w:rPrChange>
          </w:rPr>
          <w:instrText xml:space="preserve"> PAGEREF _Toc155112893 \h </w:instrText>
        </w:r>
        <w:r w:rsidRPr="00C03B2B">
          <w:rPr>
            <w:noProof/>
            <w:webHidden/>
            <w:lang w:val="en-US"/>
            <w:rPrChange w:id="251" w:author="Attila Vizhanyo" w:date="2024-01-02T18:35:00Z">
              <w:rPr>
                <w:noProof/>
                <w:webHidden/>
              </w:rPr>
            </w:rPrChange>
          </w:rPr>
        </w:r>
      </w:ins>
      <w:r w:rsidRPr="00C03B2B">
        <w:rPr>
          <w:noProof/>
          <w:webHidden/>
          <w:lang w:val="en-US"/>
          <w:rPrChange w:id="252" w:author="Attila Vizhanyo" w:date="2024-01-02T18:35:00Z">
            <w:rPr>
              <w:noProof/>
              <w:webHidden/>
            </w:rPr>
          </w:rPrChange>
        </w:rPr>
        <w:fldChar w:fldCharType="separate"/>
      </w:r>
      <w:ins w:id="253" w:author="Attila Vizhanyo" w:date="2024-01-02T18:34:00Z">
        <w:r w:rsidRPr="00C03B2B">
          <w:rPr>
            <w:noProof/>
            <w:webHidden/>
            <w:lang w:val="en-US"/>
            <w:rPrChange w:id="254" w:author="Attila Vizhanyo" w:date="2024-01-02T18:35:00Z">
              <w:rPr>
                <w:noProof/>
                <w:webHidden/>
              </w:rPr>
            </w:rPrChange>
          </w:rPr>
          <w:t>4</w:t>
        </w:r>
        <w:r w:rsidRPr="00C03B2B">
          <w:rPr>
            <w:noProof/>
            <w:webHidden/>
            <w:lang w:val="en-US"/>
            <w:rPrChange w:id="255" w:author="Attila Vizhanyo" w:date="2024-01-02T18:35:00Z">
              <w:rPr>
                <w:noProof/>
                <w:webHidden/>
              </w:rPr>
            </w:rPrChange>
          </w:rPr>
          <w:fldChar w:fldCharType="end"/>
        </w:r>
        <w:r w:rsidRPr="00C03B2B">
          <w:rPr>
            <w:rStyle w:val="Hyperlink"/>
            <w:noProof/>
            <w:lang w:val="en-US"/>
            <w:rPrChange w:id="256" w:author="Attila Vizhanyo" w:date="2024-01-02T18:35:00Z">
              <w:rPr>
                <w:rStyle w:val="Hyperlink"/>
                <w:noProof/>
              </w:rPr>
            </w:rPrChange>
          </w:rPr>
          <w:fldChar w:fldCharType="end"/>
        </w:r>
      </w:ins>
    </w:p>
    <w:p w14:paraId="5399DC58" w14:textId="548C6D71" w:rsidR="00C03B2B" w:rsidRPr="00C03B2B" w:rsidRDefault="00C03B2B">
      <w:pPr>
        <w:pStyle w:val="TOC2"/>
        <w:tabs>
          <w:tab w:val="left" w:pos="720"/>
          <w:tab w:val="right" w:leader="dot" w:pos="9061"/>
        </w:tabs>
        <w:rPr>
          <w:ins w:id="257" w:author="Attila Vizhanyo" w:date="2024-01-02T18:34:00Z"/>
          <w:rFonts w:asciiTheme="minorHAnsi" w:eastAsiaTheme="minorEastAsia" w:hAnsiTheme="minorHAnsi"/>
          <w:noProof/>
          <w:color w:val="auto"/>
          <w:kern w:val="2"/>
          <w:sz w:val="24"/>
          <w:szCs w:val="24"/>
          <w:lang w:val="en-US" w:eastAsia="en-GB"/>
          <w14:ligatures w14:val="standardContextual"/>
          <w:rPrChange w:id="258" w:author="Attila Vizhanyo" w:date="2024-01-02T18:35:00Z">
            <w:rPr>
              <w:ins w:id="259"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260" w:author="Attila Vizhanyo" w:date="2024-01-02T18:34:00Z">
        <w:r w:rsidRPr="00C03B2B">
          <w:rPr>
            <w:rStyle w:val="Hyperlink"/>
            <w:noProof/>
            <w:lang w:val="en-US"/>
            <w:rPrChange w:id="261" w:author="Attila Vizhanyo" w:date="2024-01-02T18:35:00Z">
              <w:rPr>
                <w:rStyle w:val="Hyperlink"/>
                <w:noProof/>
              </w:rPr>
            </w:rPrChange>
          </w:rPr>
          <w:fldChar w:fldCharType="begin"/>
        </w:r>
        <w:r w:rsidRPr="00C03B2B">
          <w:rPr>
            <w:rStyle w:val="Hyperlink"/>
            <w:noProof/>
            <w:lang w:val="en-US"/>
            <w:rPrChange w:id="262" w:author="Attila Vizhanyo" w:date="2024-01-02T18:35:00Z">
              <w:rPr>
                <w:rStyle w:val="Hyperlink"/>
                <w:noProof/>
              </w:rPr>
            </w:rPrChange>
          </w:rPr>
          <w:instrText xml:space="preserve"> </w:instrText>
        </w:r>
        <w:r w:rsidRPr="00C03B2B">
          <w:rPr>
            <w:noProof/>
            <w:lang w:val="en-US"/>
            <w:rPrChange w:id="263" w:author="Attila Vizhanyo" w:date="2024-01-02T18:35:00Z">
              <w:rPr>
                <w:noProof/>
              </w:rPr>
            </w:rPrChange>
          </w:rPr>
          <w:instrText>HYPERLINK \l "_Toc155112894"</w:instrText>
        </w:r>
        <w:r w:rsidRPr="00C03B2B">
          <w:rPr>
            <w:rStyle w:val="Hyperlink"/>
            <w:noProof/>
            <w:lang w:val="en-US"/>
            <w:rPrChange w:id="264" w:author="Attila Vizhanyo" w:date="2024-01-02T18:35:00Z">
              <w:rPr>
                <w:rStyle w:val="Hyperlink"/>
                <w:noProof/>
              </w:rPr>
            </w:rPrChange>
          </w:rPr>
          <w:instrText xml:space="preserve"> </w:instrText>
        </w:r>
        <w:r w:rsidRPr="00C03B2B">
          <w:rPr>
            <w:rStyle w:val="Hyperlink"/>
            <w:noProof/>
            <w:lang w:val="en-US"/>
            <w:rPrChange w:id="265" w:author="Attila Vizhanyo" w:date="2024-01-02T18:35:00Z">
              <w:rPr>
                <w:rStyle w:val="Hyperlink"/>
                <w:noProof/>
              </w:rPr>
            </w:rPrChange>
          </w:rPr>
        </w:r>
        <w:r w:rsidRPr="00C03B2B">
          <w:rPr>
            <w:rStyle w:val="Hyperlink"/>
            <w:noProof/>
            <w:lang w:val="en-US"/>
            <w:rPrChange w:id="266" w:author="Attila Vizhanyo" w:date="2024-01-02T18:35:00Z">
              <w:rPr>
                <w:rStyle w:val="Hyperlink"/>
                <w:noProof/>
              </w:rPr>
            </w:rPrChange>
          </w:rPr>
          <w:fldChar w:fldCharType="separate"/>
        </w:r>
        <w:r w:rsidRPr="00C03B2B">
          <w:rPr>
            <w:rStyle w:val="Hyperlink"/>
            <w:noProof/>
            <w:lang w:val="en-US"/>
          </w:rPr>
          <w:t>2.2</w:t>
        </w:r>
        <w:r w:rsidRPr="00C03B2B">
          <w:rPr>
            <w:rFonts w:asciiTheme="minorHAnsi" w:eastAsiaTheme="minorEastAsia" w:hAnsiTheme="minorHAnsi"/>
            <w:noProof/>
            <w:color w:val="auto"/>
            <w:kern w:val="2"/>
            <w:sz w:val="24"/>
            <w:szCs w:val="24"/>
            <w:lang w:val="en-US" w:eastAsia="en-GB"/>
            <w14:ligatures w14:val="standardContextual"/>
            <w:rPrChange w:id="26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Pr>
            <w:rStyle w:val="Hyperlink"/>
            <w:noProof/>
            <w:lang w:val="en-US"/>
          </w:rPr>
          <w:t>GUI</w:t>
        </w:r>
        <w:r w:rsidRPr="00C03B2B">
          <w:rPr>
            <w:noProof/>
            <w:webHidden/>
            <w:lang w:val="en-US"/>
            <w:rPrChange w:id="268" w:author="Attila Vizhanyo" w:date="2024-01-02T18:35:00Z">
              <w:rPr>
                <w:noProof/>
                <w:webHidden/>
              </w:rPr>
            </w:rPrChange>
          </w:rPr>
          <w:tab/>
        </w:r>
        <w:r w:rsidRPr="00C03B2B">
          <w:rPr>
            <w:noProof/>
            <w:webHidden/>
            <w:lang w:val="en-US"/>
            <w:rPrChange w:id="269" w:author="Attila Vizhanyo" w:date="2024-01-02T18:35:00Z">
              <w:rPr>
                <w:noProof/>
                <w:webHidden/>
              </w:rPr>
            </w:rPrChange>
          </w:rPr>
          <w:fldChar w:fldCharType="begin"/>
        </w:r>
        <w:r w:rsidRPr="00C03B2B">
          <w:rPr>
            <w:noProof/>
            <w:webHidden/>
            <w:lang w:val="en-US"/>
            <w:rPrChange w:id="270" w:author="Attila Vizhanyo" w:date="2024-01-02T18:35:00Z">
              <w:rPr>
                <w:noProof/>
                <w:webHidden/>
              </w:rPr>
            </w:rPrChange>
          </w:rPr>
          <w:instrText xml:space="preserve"> PAGEREF _Toc155112894 \h </w:instrText>
        </w:r>
        <w:r w:rsidRPr="00C03B2B">
          <w:rPr>
            <w:noProof/>
            <w:webHidden/>
            <w:lang w:val="en-US"/>
            <w:rPrChange w:id="271" w:author="Attila Vizhanyo" w:date="2024-01-02T18:35:00Z">
              <w:rPr>
                <w:noProof/>
                <w:webHidden/>
              </w:rPr>
            </w:rPrChange>
          </w:rPr>
        </w:r>
      </w:ins>
      <w:r w:rsidRPr="00C03B2B">
        <w:rPr>
          <w:noProof/>
          <w:webHidden/>
          <w:lang w:val="en-US"/>
          <w:rPrChange w:id="272" w:author="Attila Vizhanyo" w:date="2024-01-02T18:35:00Z">
            <w:rPr>
              <w:noProof/>
              <w:webHidden/>
            </w:rPr>
          </w:rPrChange>
        </w:rPr>
        <w:fldChar w:fldCharType="separate"/>
      </w:r>
      <w:ins w:id="273" w:author="Attila Vizhanyo" w:date="2024-01-02T18:34:00Z">
        <w:r w:rsidRPr="00C03B2B">
          <w:rPr>
            <w:noProof/>
            <w:webHidden/>
            <w:lang w:val="en-US"/>
            <w:rPrChange w:id="274" w:author="Attila Vizhanyo" w:date="2024-01-02T18:35:00Z">
              <w:rPr>
                <w:noProof/>
                <w:webHidden/>
              </w:rPr>
            </w:rPrChange>
          </w:rPr>
          <w:t>5</w:t>
        </w:r>
        <w:r w:rsidRPr="00C03B2B">
          <w:rPr>
            <w:noProof/>
            <w:webHidden/>
            <w:lang w:val="en-US"/>
            <w:rPrChange w:id="275" w:author="Attila Vizhanyo" w:date="2024-01-02T18:35:00Z">
              <w:rPr>
                <w:noProof/>
                <w:webHidden/>
              </w:rPr>
            </w:rPrChange>
          </w:rPr>
          <w:fldChar w:fldCharType="end"/>
        </w:r>
        <w:r w:rsidRPr="00C03B2B">
          <w:rPr>
            <w:rStyle w:val="Hyperlink"/>
            <w:noProof/>
            <w:lang w:val="en-US"/>
            <w:rPrChange w:id="276" w:author="Attila Vizhanyo" w:date="2024-01-02T18:35:00Z">
              <w:rPr>
                <w:rStyle w:val="Hyperlink"/>
                <w:noProof/>
              </w:rPr>
            </w:rPrChange>
          </w:rPr>
          <w:fldChar w:fldCharType="end"/>
        </w:r>
      </w:ins>
    </w:p>
    <w:p w14:paraId="50A6FF66" w14:textId="37A7C177" w:rsidR="00C03B2B" w:rsidRPr="00C03B2B" w:rsidRDefault="00C03B2B">
      <w:pPr>
        <w:pStyle w:val="TOC3"/>
        <w:tabs>
          <w:tab w:val="left" w:pos="960"/>
          <w:tab w:val="right" w:leader="dot" w:pos="9061"/>
        </w:tabs>
        <w:rPr>
          <w:ins w:id="277" w:author="Attila Vizhanyo" w:date="2024-01-02T18:34:00Z"/>
          <w:rFonts w:asciiTheme="minorHAnsi" w:eastAsiaTheme="minorEastAsia" w:hAnsiTheme="minorHAnsi"/>
          <w:noProof/>
          <w:color w:val="auto"/>
          <w:kern w:val="2"/>
          <w:sz w:val="24"/>
          <w:szCs w:val="24"/>
          <w:lang w:val="en-US" w:eastAsia="en-GB"/>
          <w14:ligatures w14:val="standardContextual"/>
          <w:rPrChange w:id="278" w:author="Attila Vizhanyo" w:date="2024-01-02T18:35:00Z">
            <w:rPr>
              <w:ins w:id="279"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280" w:author="Attila Vizhanyo" w:date="2024-01-02T18:34:00Z">
        <w:r w:rsidRPr="00C03B2B">
          <w:rPr>
            <w:rStyle w:val="Hyperlink"/>
            <w:noProof/>
            <w:lang w:val="en-US"/>
            <w:rPrChange w:id="281" w:author="Attila Vizhanyo" w:date="2024-01-02T18:35:00Z">
              <w:rPr>
                <w:rStyle w:val="Hyperlink"/>
                <w:noProof/>
              </w:rPr>
            </w:rPrChange>
          </w:rPr>
          <w:fldChar w:fldCharType="begin"/>
        </w:r>
        <w:r w:rsidRPr="00C03B2B">
          <w:rPr>
            <w:rStyle w:val="Hyperlink"/>
            <w:noProof/>
            <w:lang w:val="en-US"/>
            <w:rPrChange w:id="282" w:author="Attila Vizhanyo" w:date="2024-01-02T18:35:00Z">
              <w:rPr>
                <w:rStyle w:val="Hyperlink"/>
                <w:noProof/>
              </w:rPr>
            </w:rPrChange>
          </w:rPr>
          <w:instrText xml:space="preserve"> </w:instrText>
        </w:r>
        <w:r w:rsidRPr="00C03B2B">
          <w:rPr>
            <w:noProof/>
            <w:lang w:val="en-US"/>
            <w:rPrChange w:id="283" w:author="Attila Vizhanyo" w:date="2024-01-02T18:35:00Z">
              <w:rPr>
                <w:noProof/>
              </w:rPr>
            </w:rPrChange>
          </w:rPr>
          <w:instrText>HYPERLINK \l "_Toc155112895"</w:instrText>
        </w:r>
        <w:r w:rsidRPr="00C03B2B">
          <w:rPr>
            <w:rStyle w:val="Hyperlink"/>
            <w:noProof/>
            <w:lang w:val="en-US"/>
            <w:rPrChange w:id="284" w:author="Attila Vizhanyo" w:date="2024-01-02T18:35:00Z">
              <w:rPr>
                <w:rStyle w:val="Hyperlink"/>
                <w:noProof/>
              </w:rPr>
            </w:rPrChange>
          </w:rPr>
          <w:instrText xml:space="preserve"> </w:instrText>
        </w:r>
        <w:r w:rsidRPr="00C03B2B">
          <w:rPr>
            <w:rStyle w:val="Hyperlink"/>
            <w:noProof/>
            <w:lang w:val="en-US"/>
            <w:rPrChange w:id="285" w:author="Attila Vizhanyo" w:date="2024-01-02T18:35:00Z">
              <w:rPr>
                <w:rStyle w:val="Hyperlink"/>
                <w:noProof/>
              </w:rPr>
            </w:rPrChange>
          </w:rPr>
        </w:r>
        <w:r w:rsidRPr="00C03B2B">
          <w:rPr>
            <w:rStyle w:val="Hyperlink"/>
            <w:noProof/>
            <w:lang w:val="en-US"/>
            <w:rPrChange w:id="286" w:author="Attila Vizhanyo" w:date="2024-01-02T18:35:00Z">
              <w:rPr>
                <w:rStyle w:val="Hyperlink"/>
                <w:noProof/>
              </w:rPr>
            </w:rPrChange>
          </w:rPr>
          <w:fldChar w:fldCharType="separate"/>
        </w:r>
        <w:r w:rsidRPr="00C03B2B">
          <w:rPr>
            <w:rStyle w:val="Hyperlink"/>
            <w:noProof/>
            <w:lang w:val="en-US"/>
          </w:rPr>
          <w:t>2.2.1</w:t>
        </w:r>
        <w:r w:rsidRPr="00C03B2B">
          <w:rPr>
            <w:rFonts w:asciiTheme="minorHAnsi" w:eastAsiaTheme="minorEastAsia" w:hAnsiTheme="minorHAnsi"/>
            <w:noProof/>
            <w:color w:val="auto"/>
            <w:kern w:val="2"/>
            <w:sz w:val="24"/>
            <w:szCs w:val="24"/>
            <w:lang w:val="en-US" w:eastAsia="en-GB"/>
            <w14:ligatures w14:val="standardContextual"/>
            <w:rPrChange w:id="28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Pr>
            <w:rStyle w:val="Hyperlink"/>
            <w:noProof/>
            <w:lang w:val="en-US"/>
          </w:rPr>
          <w:t>Overview</w:t>
        </w:r>
        <w:r w:rsidRPr="00C03B2B">
          <w:rPr>
            <w:noProof/>
            <w:webHidden/>
            <w:lang w:val="en-US"/>
            <w:rPrChange w:id="288" w:author="Attila Vizhanyo" w:date="2024-01-02T18:35:00Z">
              <w:rPr>
                <w:noProof/>
                <w:webHidden/>
              </w:rPr>
            </w:rPrChange>
          </w:rPr>
          <w:tab/>
        </w:r>
        <w:r w:rsidRPr="00C03B2B">
          <w:rPr>
            <w:noProof/>
            <w:webHidden/>
            <w:lang w:val="en-US"/>
            <w:rPrChange w:id="289" w:author="Attila Vizhanyo" w:date="2024-01-02T18:35:00Z">
              <w:rPr>
                <w:noProof/>
                <w:webHidden/>
              </w:rPr>
            </w:rPrChange>
          </w:rPr>
          <w:fldChar w:fldCharType="begin"/>
        </w:r>
        <w:r w:rsidRPr="00C03B2B">
          <w:rPr>
            <w:noProof/>
            <w:webHidden/>
            <w:lang w:val="en-US"/>
            <w:rPrChange w:id="290" w:author="Attila Vizhanyo" w:date="2024-01-02T18:35:00Z">
              <w:rPr>
                <w:noProof/>
                <w:webHidden/>
              </w:rPr>
            </w:rPrChange>
          </w:rPr>
          <w:instrText xml:space="preserve"> PAGEREF _Toc155112895 \h </w:instrText>
        </w:r>
        <w:r w:rsidRPr="00C03B2B">
          <w:rPr>
            <w:noProof/>
            <w:webHidden/>
            <w:lang w:val="en-US"/>
            <w:rPrChange w:id="291" w:author="Attila Vizhanyo" w:date="2024-01-02T18:35:00Z">
              <w:rPr>
                <w:noProof/>
                <w:webHidden/>
              </w:rPr>
            </w:rPrChange>
          </w:rPr>
        </w:r>
      </w:ins>
      <w:r w:rsidRPr="00C03B2B">
        <w:rPr>
          <w:noProof/>
          <w:webHidden/>
          <w:lang w:val="en-US"/>
          <w:rPrChange w:id="292" w:author="Attila Vizhanyo" w:date="2024-01-02T18:35:00Z">
            <w:rPr>
              <w:noProof/>
              <w:webHidden/>
            </w:rPr>
          </w:rPrChange>
        </w:rPr>
        <w:fldChar w:fldCharType="separate"/>
      </w:r>
      <w:ins w:id="293" w:author="Attila Vizhanyo" w:date="2024-01-02T18:34:00Z">
        <w:r w:rsidRPr="00C03B2B">
          <w:rPr>
            <w:noProof/>
            <w:webHidden/>
            <w:lang w:val="en-US"/>
            <w:rPrChange w:id="294" w:author="Attila Vizhanyo" w:date="2024-01-02T18:35:00Z">
              <w:rPr>
                <w:noProof/>
                <w:webHidden/>
              </w:rPr>
            </w:rPrChange>
          </w:rPr>
          <w:t>5</w:t>
        </w:r>
        <w:r w:rsidRPr="00C03B2B">
          <w:rPr>
            <w:noProof/>
            <w:webHidden/>
            <w:lang w:val="en-US"/>
            <w:rPrChange w:id="295" w:author="Attila Vizhanyo" w:date="2024-01-02T18:35:00Z">
              <w:rPr>
                <w:noProof/>
                <w:webHidden/>
              </w:rPr>
            </w:rPrChange>
          </w:rPr>
          <w:fldChar w:fldCharType="end"/>
        </w:r>
        <w:r w:rsidRPr="00C03B2B">
          <w:rPr>
            <w:rStyle w:val="Hyperlink"/>
            <w:noProof/>
            <w:lang w:val="en-US"/>
            <w:rPrChange w:id="296" w:author="Attila Vizhanyo" w:date="2024-01-02T18:35:00Z">
              <w:rPr>
                <w:rStyle w:val="Hyperlink"/>
                <w:noProof/>
              </w:rPr>
            </w:rPrChange>
          </w:rPr>
          <w:fldChar w:fldCharType="end"/>
        </w:r>
      </w:ins>
    </w:p>
    <w:p w14:paraId="31A0C752" w14:textId="6321B2C5" w:rsidR="00C03B2B" w:rsidRPr="00C03B2B" w:rsidRDefault="00C03B2B">
      <w:pPr>
        <w:pStyle w:val="TOC3"/>
        <w:tabs>
          <w:tab w:val="left" w:pos="960"/>
          <w:tab w:val="right" w:leader="dot" w:pos="9061"/>
        </w:tabs>
        <w:rPr>
          <w:ins w:id="297" w:author="Attila Vizhanyo" w:date="2024-01-02T18:34:00Z"/>
          <w:rFonts w:asciiTheme="minorHAnsi" w:eastAsiaTheme="minorEastAsia" w:hAnsiTheme="minorHAnsi"/>
          <w:noProof/>
          <w:color w:val="auto"/>
          <w:kern w:val="2"/>
          <w:sz w:val="24"/>
          <w:szCs w:val="24"/>
          <w:lang w:val="en-US" w:eastAsia="en-GB"/>
          <w14:ligatures w14:val="standardContextual"/>
          <w:rPrChange w:id="298" w:author="Attila Vizhanyo" w:date="2024-01-02T18:35:00Z">
            <w:rPr>
              <w:ins w:id="299"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300" w:author="Attila Vizhanyo" w:date="2024-01-02T18:34:00Z">
        <w:r w:rsidRPr="00C03B2B">
          <w:rPr>
            <w:rStyle w:val="Hyperlink"/>
            <w:noProof/>
            <w:lang w:val="en-US"/>
            <w:rPrChange w:id="301" w:author="Attila Vizhanyo" w:date="2024-01-02T18:35:00Z">
              <w:rPr>
                <w:rStyle w:val="Hyperlink"/>
                <w:noProof/>
              </w:rPr>
            </w:rPrChange>
          </w:rPr>
          <w:fldChar w:fldCharType="begin"/>
        </w:r>
        <w:r w:rsidRPr="00C03B2B">
          <w:rPr>
            <w:rStyle w:val="Hyperlink"/>
            <w:noProof/>
            <w:lang w:val="en-US"/>
            <w:rPrChange w:id="302" w:author="Attila Vizhanyo" w:date="2024-01-02T18:35:00Z">
              <w:rPr>
                <w:rStyle w:val="Hyperlink"/>
                <w:noProof/>
              </w:rPr>
            </w:rPrChange>
          </w:rPr>
          <w:instrText xml:space="preserve"> </w:instrText>
        </w:r>
        <w:r w:rsidRPr="00C03B2B">
          <w:rPr>
            <w:noProof/>
            <w:lang w:val="en-US"/>
            <w:rPrChange w:id="303" w:author="Attila Vizhanyo" w:date="2024-01-02T18:35:00Z">
              <w:rPr>
                <w:noProof/>
              </w:rPr>
            </w:rPrChange>
          </w:rPr>
          <w:instrText>HYPERLINK \l "_Toc155112896"</w:instrText>
        </w:r>
        <w:r w:rsidRPr="00C03B2B">
          <w:rPr>
            <w:rStyle w:val="Hyperlink"/>
            <w:noProof/>
            <w:lang w:val="en-US"/>
            <w:rPrChange w:id="304" w:author="Attila Vizhanyo" w:date="2024-01-02T18:35:00Z">
              <w:rPr>
                <w:rStyle w:val="Hyperlink"/>
                <w:noProof/>
              </w:rPr>
            </w:rPrChange>
          </w:rPr>
          <w:instrText xml:space="preserve"> </w:instrText>
        </w:r>
        <w:r w:rsidRPr="00C03B2B">
          <w:rPr>
            <w:rStyle w:val="Hyperlink"/>
            <w:noProof/>
            <w:lang w:val="en-US"/>
            <w:rPrChange w:id="305" w:author="Attila Vizhanyo" w:date="2024-01-02T18:35:00Z">
              <w:rPr>
                <w:rStyle w:val="Hyperlink"/>
                <w:noProof/>
              </w:rPr>
            </w:rPrChange>
          </w:rPr>
        </w:r>
        <w:r w:rsidRPr="00C03B2B">
          <w:rPr>
            <w:rStyle w:val="Hyperlink"/>
            <w:noProof/>
            <w:lang w:val="en-US"/>
            <w:rPrChange w:id="306" w:author="Attila Vizhanyo" w:date="2024-01-02T18:35:00Z">
              <w:rPr>
                <w:rStyle w:val="Hyperlink"/>
                <w:noProof/>
              </w:rPr>
            </w:rPrChange>
          </w:rPr>
          <w:fldChar w:fldCharType="separate"/>
        </w:r>
        <w:r w:rsidRPr="00C03B2B">
          <w:rPr>
            <w:rStyle w:val="Hyperlink"/>
            <w:noProof/>
            <w:lang w:val="en-US"/>
          </w:rPr>
          <w:t>2.2.2</w:t>
        </w:r>
        <w:r w:rsidRPr="00C03B2B">
          <w:rPr>
            <w:rFonts w:asciiTheme="minorHAnsi" w:eastAsiaTheme="minorEastAsia" w:hAnsiTheme="minorHAnsi"/>
            <w:noProof/>
            <w:color w:val="auto"/>
            <w:kern w:val="2"/>
            <w:sz w:val="24"/>
            <w:szCs w:val="24"/>
            <w:lang w:val="en-US" w:eastAsia="en-GB"/>
            <w14:ligatures w14:val="standardContextual"/>
            <w:rPrChange w:id="30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Pr>
            <w:rStyle w:val="Hyperlink"/>
            <w:noProof/>
            <w:lang w:val="en-US"/>
          </w:rPr>
          <w:t>Visualization Chess Pieces</w:t>
        </w:r>
        <w:r w:rsidRPr="00C03B2B">
          <w:rPr>
            <w:noProof/>
            <w:webHidden/>
            <w:lang w:val="en-US"/>
            <w:rPrChange w:id="308" w:author="Attila Vizhanyo" w:date="2024-01-02T18:35:00Z">
              <w:rPr>
                <w:noProof/>
                <w:webHidden/>
              </w:rPr>
            </w:rPrChange>
          </w:rPr>
          <w:tab/>
        </w:r>
        <w:r w:rsidRPr="00C03B2B">
          <w:rPr>
            <w:noProof/>
            <w:webHidden/>
            <w:lang w:val="en-US"/>
            <w:rPrChange w:id="309" w:author="Attila Vizhanyo" w:date="2024-01-02T18:35:00Z">
              <w:rPr>
                <w:noProof/>
                <w:webHidden/>
              </w:rPr>
            </w:rPrChange>
          </w:rPr>
          <w:fldChar w:fldCharType="begin"/>
        </w:r>
        <w:r w:rsidRPr="00C03B2B">
          <w:rPr>
            <w:noProof/>
            <w:webHidden/>
            <w:lang w:val="en-US"/>
            <w:rPrChange w:id="310" w:author="Attila Vizhanyo" w:date="2024-01-02T18:35:00Z">
              <w:rPr>
                <w:noProof/>
                <w:webHidden/>
              </w:rPr>
            </w:rPrChange>
          </w:rPr>
          <w:instrText xml:space="preserve"> PAGEREF _Toc155112896 \h </w:instrText>
        </w:r>
        <w:r w:rsidRPr="00C03B2B">
          <w:rPr>
            <w:noProof/>
            <w:webHidden/>
            <w:lang w:val="en-US"/>
            <w:rPrChange w:id="311" w:author="Attila Vizhanyo" w:date="2024-01-02T18:35:00Z">
              <w:rPr>
                <w:noProof/>
                <w:webHidden/>
              </w:rPr>
            </w:rPrChange>
          </w:rPr>
        </w:r>
      </w:ins>
      <w:r w:rsidRPr="00C03B2B">
        <w:rPr>
          <w:noProof/>
          <w:webHidden/>
          <w:lang w:val="en-US"/>
          <w:rPrChange w:id="312" w:author="Attila Vizhanyo" w:date="2024-01-02T18:35:00Z">
            <w:rPr>
              <w:noProof/>
              <w:webHidden/>
            </w:rPr>
          </w:rPrChange>
        </w:rPr>
        <w:fldChar w:fldCharType="separate"/>
      </w:r>
      <w:ins w:id="313" w:author="Attila Vizhanyo" w:date="2024-01-02T18:34:00Z">
        <w:r w:rsidRPr="00C03B2B">
          <w:rPr>
            <w:noProof/>
            <w:webHidden/>
            <w:lang w:val="en-US"/>
            <w:rPrChange w:id="314" w:author="Attila Vizhanyo" w:date="2024-01-02T18:35:00Z">
              <w:rPr>
                <w:noProof/>
                <w:webHidden/>
              </w:rPr>
            </w:rPrChange>
          </w:rPr>
          <w:t>5</w:t>
        </w:r>
        <w:r w:rsidRPr="00C03B2B">
          <w:rPr>
            <w:noProof/>
            <w:webHidden/>
            <w:lang w:val="en-US"/>
            <w:rPrChange w:id="315" w:author="Attila Vizhanyo" w:date="2024-01-02T18:35:00Z">
              <w:rPr>
                <w:noProof/>
                <w:webHidden/>
              </w:rPr>
            </w:rPrChange>
          </w:rPr>
          <w:fldChar w:fldCharType="end"/>
        </w:r>
        <w:r w:rsidRPr="00C03B2B">
          <w:rPr>
            <w:rStyle w:val="Hyperlink"/>
            <w:noProof/>
            <w:lang w:val="en-US"/>
            <w:rPrChange w:id="316" w:author="Attila Vizhanyo" w:date="2024-01-02T18:35:00Z">
              <w:rPr>
                <w:rStyle w:val="Hyperlink"/>
                <w:noProof/>
              </w:rPr>
            </w:rPrChange>
          </w:rPr>
          <w:fldChar w:fldCharType="end"/>
        </w:r>
      </w:ins>
    </w:p>
    <w:p w14:paraId="000B5169" w14:textId="7E668B4F" w:rsidR="00C03B2B" w:rsidRPr="00C03B2B" w:rsidRDefault="00C03B2B">
      <w:pPr>
        <w:pStyle w:val="TOC3"/>
        <w:tabs>
          <w:tab w:val="left" w:pos="960"/>
          <w:tab w:val="right" w:leader="dot" w:pos="9061"/>
        </w:tabs>
        <w:rPr>
          <w:ins w:id="317" w:author="Attila Vizhanyo" w:date="2024-01-02T18:34:00Z"/>
          <w:rFonts w:asciiTheme="minorHAnsi" w:eastAsiaTheme="minorEastAsia" w:hAnsiTheme="minorHAnsi"/>
          <w:noProof/>
          <w:color w:val="auto"/>
          <w:kern w:val="2"/>
          <w:sz w:val="24"/>
          <w:szCs w:val="24"/>
          <w:lang w:val="en-US" w:eastAsia="en-GB"/>
          <w14:ligatures w14:val="standardContextual"/>
          <w:rPrChange w:id="318" w:author="Attila Vizhanyo" w:date="2024-01-02T18:35:00Z">
            <w:rPr>
              <w:ins w:id="319"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320" w:author="Attila Vizhanyo" w:date="2024-01-02T18:34:00Z">
        <w:r w:rsidRPr="00C03B2B">
          <w:rPr>
            <w:rStyle w:val="Hyperlink"/>
            <w:noProof/>
            <w:lang w:val="en-US"/>
            <w:rPrChange w:id="321" w:author="Attila Vizhanyo" w:date="2024-01-02T18:35:00Z">
              <w:rPr>
                <w:rStyle w:val="Hyperlink"/>
                <w:noProof/>
              </w:rPr>
            </w:rPrChange>
          </w:rPr>
          <w:fldChar w:fldCharType="begin"/>
        </w:r>
        <w:r w:rsidRPr="00C03B2B">
          <w:rPr>
            <w:rStyle w:val="Hyperlink"/>
            <w:noProof/>
            <w:lang w:val="en-US"/>
            <w:rPrChange w:id="322" w:author="Attila Vizhanyo" w:date="2024-01-02T18:35:00Z">
              <w:rPr>
                <w:rStyle w:val="Hyperlink"/>
                <w:noProof/>
              </w:rPr>
            </w:rPrChange>
          </w:rPr>
          <w:instrText xml:space="preserve"> </w:instrText>
        </w:r>
        <w:r w:rsidRPr="00C03B2B">
          <w:rPr>
            <w:noProof/>
            <w:lang w:val="en-US"/>
            <w:rPrChange w:id="323" w:author="Attila Vizhanyo" w:date="2024-01-02T18:35:00Z">
              <w:rPr>
                <w:noProof/>
              </w:rPr>
            </w:rPrChange>
          </w:rPr>
          <w:instrText>HYPERLINK \l "_Toc155112897"</w:instrText>
        </w:r>
        <w:r w:rsidRPr="00C03B2B">
          <w:rPr>
            <w:rStyle w:val="Hyperlink"/>
            <w:noProof/>
            <w:lang w:val="en-US"/>
            <w:rPrChange w:id="324" w:author="Attila Vizhanyo" w:date="2024-01-02T18:35:00Z">
              <w:rPr>
                <w:rStyle w:val="Hyperlink"/>
                <w:noProof/>
              </w:rPr>
            </w:rPrChange>
          </w:rPr>
          <w:instrText xml:space="preserve"> </w:instrText>
        </w:r>
        <w:r w:rsidRPr="00C03B2B">
          <w:rPr>
            <w:rStyle w:val="Hyperlink"/>
            <w:noProof/>
            <w:lang w:val="en-US"/>
            <w:rPrChange w:id="325" w:author="Attila Vizhanyo" w:date="2024-01-02T18:35:00Z">
              <w:rPr>
                <w:rStyle w:val="Hyperlink"/>
                <w:noProof/>
              </w:rPr>
            </w:rPrChange>
          </w:rPr>
        </w:r>
        <w:r w:rsidRPr="00C03B2B">
          <w:rPr>
            <w:rStyle w:val="Hyperlink"/>
            <w:noProof/>
            <w:lang w:val="en-US"/>
            <w:rPrChange w:id="326" w:author="Attila Vizhanyo" w:date="2024-01-02T18:35:00Z">
              <w:rPr>
                <w:rStyle w:val="Hyperlink"/>
                <w:noProof/>
              </w:rPr>
            </w:rPrChange>
          </w:rPr>
          <w:fldChar w:fldCharType="separate"/>
        </w:r>
        <w:r w:rsidRPr="00C03B2B">
          <w:rPr>
            <w:rStyle w:val="Hyperlink"/>
            <w:noProof/>
            <w:lang w:val="en-US"/>
          </w:rPr>
          <w:t>2.2.3</w:t>
        </w:r>
        <w:r w:rsidRPr="00C03B2B">
          <w:rPr>
            <w:rFonts w:asciiTheme="minorHAnsi" w:eastAsiaTheme="minorEastAsia" w:hAnsiTheme="minorHAnsi"/>
            <w:noProof/>
            <w:color w:val="auto"/>
            <w:kern w:val="2"/>
            <w:sz w:val="24"/>
            <w:szCs w:val="24"/>
            <w:lang w:val="en-US" w:eastAsia="en-GB"/>
            <w14:ligatures w14:val="standardContextual"/>
            <w:rPrChange w:id="32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Pr>
            <w:rStyle w:val="Hyperlink"/>
            <w:noProof/>
            <w:lang w:val="en-US"/>
          </w:rPr>
          <w:t>Visualization Chessboard</w:t>
        </w:r>
        <w:r w:rsidRPr="00C03B2B">
          <w:rPr>
            <w:noProof/>
            <w:webHidden/>
            <w:lang w:val="en-US"/>
            <w:rPrChange w:id="328" w:author="Attila Vizhanyo" w:date="2024-01-02T18:35:00Z">
              <w:rPr>
                <w:noProof/>
                <w:webHidden/>
              </w:rPr>
            </w:rPrChange>
          </w:rPr>
          <w:tab/>
        </w:r>
        <w:r w:rsidRPr="00C03B2B">
          <w:rPr>
            <w:noProof/>
            <w:webHidden/>
            <w:lang w:val="en-US"/>
            <w:rPrChange w:id="329" w:author="Attila Vizhanyo" w:date="2024-01-02T18:35:00Z">
              <w:rPr>
                <w:noProof/>
                <w:webHidden/>
              </w:rPr>
            </w:rPrChange>
          </w:rPr>
          <w:fldChar w:fldCharType="begin"/>
        </w:r>
        <w:r w:rsidRPr="00C03B2B">
          <w:rPr>
            <w:noProof/>
            <w:webHidden/>
            <w:lang w:val="en-US"/>
            <w:rPrChange w:id="330" w:author="Attila Vizhanyo" w:date="2024-01-02T18:35:00Z">
              <w:rPr>
                <w:noProof/>
                <w:webHidden/>
              </w:rPr>
            </w:rPrChange>
          </w:rPr>
          <w:instrText xml:space="preserve"> PAGEREF _Toc155112897 \h </w:instrText>
        </w:r>
        <w:r w:rsidRPr="00C03B2B">
          <w:rPr>
            <w:noProof/>
            <w:webHidden/>
            <w:lang w:val="en-US"/>
            <w:rPrChange w:id="331" w:author="Attila Vizhanyo" w:date="2024-01-02T18:35:00Z">
              <w:rPr>
                <w:noProof/>
                <w:webHidden/>
              </w:rPr>
            </w:rPrChange>
          </w:rPr>
        </w:r>
      </w:ins>
      <w:r w:rsidRPr="00C03B2B">
        <w:rPr>
          <w:noProof/>
          <w:webHidden/>
          <w:lang w:val="en-US"/>
          <w:rPrChange w:id="332" w:author="Attila Vizhanyo" w:date="2024-01-02T18:35:00Z">
            <w:rPr>
              <w:noProof/>
              <w:webHidden/>
            </w:rPr>
          </w:rPrChange>
        </w:rPr>
        <w:fldChar w:fldCharType="separate"/>
      </w:r>
      <w:ins w:id="333" w:author="Attila Vizhanyo" w:date="2024-01-02T18:34:00Z">
        <w:r w:rsidRPr="00C03B2B">
          <w:rPr>
            <w:noProof/>
            <w:webHidden/>
            <w:lang w:val="en-US"/>
            <w:rPrChange w:id="334" w:author="Attila Vizhanyo" w:date="2024-01-02T18:35:00Z">
              <w:rPr>
                <w:noProof/>
                <w:webHidden/>
              </w:rPr>
            </w:rPrChange>
          </w:rPr>
          <w:t>5</w:t>
        </w:r>
        <w:r w:rsidRPr="00C03B2B">
          <w:rPr>
            <w:noProof/>
            <w:webHidden/>
            <w:lang w:val="en-US"/>
            <w:rPrChange w:id="335" w:author="Attila Vizhanyo" w:date="2024-01-02T18:35:00Z">
              <w:rPr>
                <w:noProof/>
                <w:webHidden/>
              </w:rPr>
            </w:rPrChange>
          </w:rPr>
          <w:fldChar w:fldCharType="end"/>
        </w:r>
        <w:r w:rsidRPr="00C03B2B">
          <w:rPr>
            <w:rStyle w:val="Hyperlink"/>
            <w:noProof/>
            <w:lang w:val="en-US"/>
            <w:rPrChange w:id="336" w:author="Attila Vizhanyo" w:date="2024-01-02T18:35:00Z">
              <w:rPr>
                <w:rStyle w:val="Hyperlink"/>
                <w:noProof/>
              </w:rPr>
            </w:rPrChange>
          </w:rPr>
          <w:fldChar w:fldCharType="end"/>
        </w:r>
      </w:ins>
    </w:p>
    <w:p w14:paraId="4D3EDA99" w14:textId="7C0D9018" w:rsidR="00C03B2B" w:rsidRPr="00C03B2B" w:rsidRDefault="00C03B2B">
      <w:pPr>
        <w:pStyle w:val="TOC3"/>
        <w:tabs>
          <w:tab w:val="left" w:pos="960"/>
          <w:tab w:val="right" w:leader="dot" w:pos="9061"/>
        </w:tabs>
        <w:rPr>
          <w:ins w:id="337" w:author="Attila Vizhanyo" w:date="2024-01-02T18:34:00Z"/>
          <w:rFonts w:asciiTheme="minorHAnsi" w:eastAsiaTheme="minorEastAsia" w:hAnsiTheme="minorHAnsi"/>
          <w:noProof/>
          <w:color w:val="auto"/>
          <w:kern w:val="2"/>
          <w:sz w:val="24"/>
          <w:szCs w:val="24"/>
          <w:lang w:val="en-US" w:eastAsia="en-GB"/>
          <w14:ligatures w14:val="standardContextual"/>
          <w:rPrChange w:id="338" w:author="Attila Vizhanyo" w:date="2024-01-02T18:35:00Z">
            <w:rPr>
              <w:ins w:id="339"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340" w:author="Attila Vizhanyo" w:date="2024-01-02T18:34:00Z">
        <w:r w:rsidRPr="00C03B2B">
          <w:rPr>
            <w:rStyle w:val="Hyperlink"/>
            <w:noProof/>
            <w:lang w:val="en-US"/>
            <w:rPrChange w:id="341" w:author="Attila Vizhanyo" w:date="2024-01-02T18:35:00Z">
              <w:rPr>
                <w:rStyle w:val="Hyperlink"/>
                <w:noProof/>
              </w:rPr>
            </w:rPrChange>
          </w:rPr>
          <w:fldChar w:fldCharType="begin"/>
        </w:r>
        <w:r w:rsidRPr="00C03B2B">
          <w:rPr>
            <w:rStyle w:val="Hyperlink"/>
            <w:noProof/>
            <w:lang w:val="en-US"/>
            <w:rPrChange w:id="342" w:author="Attila Vizhanyo" w:date="2024-01-02T18:35:00Z">
              <w:rPr>
                <w:rStyle w:val="Hyperlink"/>
                <w:noProof/>
              </w:rPr>
            </w:rPrChange>
          </w:rPr>
          <w:instrText xml:space="preserve"> </w:instrText>
        </w:r>
        <w:r w:rsidRPr="00C03B2B">
          <w:rPr>
            <w:noProof/>
            <w:lang w:val="en-US"/>
            <w:rPrChange w:id="343" w:author="Attila Vizhanyo" w:date="2024-01-02T18:35:00Z">
              <w:rPr>
                <w:noProof/>
              </w:rPr>
            </w:rPrChange>
          </w:rPr>
          <w:instrText>HYPERLINK \l "_Toc155112899"</w:instrText>
        </w:r>
        <w:r w:rsidRPr="00C03B2B">
          <w:rPr>
            <w:rStyle w:val="Hyperlink"/>
            <w:noProof/>
            <w:lang w:val="en-US"/>
            <w:rPrChange w:id="344" w:author="Attila Vizhanyo" w:date="2024-01-02T18:35:00Z">
              <w:rPr>
                <w:rStyle w:val="Hyperlink"/>
                <w:noProof/>
              </w:rPr>
            </w:rPrChange>
          </w:rPr>
          <w:instrText xml:space="preserve"> </w:instrText>
        </w:r>
        <w:r w:rsidRPr="00C03B2B">
          <w:rPr>
            <w:rStyle w:val="Hyperlink"/>
            <w:noProof/>
            <w:lang w:val="en-US"/>
            <w:rPrChange w:id="345" w:author="Attila Vizhanyo" w:date="2024-01-02T18:35:00Z">
              <w:rPr>
                <w:rStyle w:val="Hyperlink"/>
                <w:noProof/>
              </w:rPr>
            </w:rPrChange>
          </w:rPr>
        </w:r>
        <w:r w:rsidRPr="00C03B2B">
          <w:rPr>
            <w:rStyle w:val="Hyperlink"/>
            <w:noProof/>
            <w:lang w:val="en-US"/>
            <w:rPrChange w:id="346" w:author="Attila Vizhanyo" w:date="2024-01-02T18:35:00Z">
              <w:rPr>
                <w:rStyle w:val="Hyperlink"/>
                <w:noProof/>
              </w:rPr>
            </w:rPrChange>
          </w:rPr>
          <w:fldChar w:fldCharType="separate"/>
        </w:r>
        <w:r w:rsidRPr="00C03B2B">
          <w:rPr>
            <w:rStyle w:val="Hyperlink"/>
            <w:noProof/>
            <w:lang w:val="en-US"/>
          </w:rPr>
          <w:t>2.2.4</w:t>
        </w:r>
        <w:r w:rsidRPr="00C03B2B">
          <w:rPr>
            <w:rFonts w:asciiTheme="minorHAnsi" w:eastAsiaTheme="minorEastAsia" w:hAnsiTheme="minorHAnsi"/>
            <w:noProof/>
            <w:color w:val="auto"/>
            <w:kern w:val="2"/>
            <w:sz w:val="24"/>
            <w:szCs w:val="24"/>
            <w:lang w:val="en-US" w:eastAsia="en-GB"/>
            <w14:ligatures w14:val="standardContextual"/>
            <w:rPrChange w:id="34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Pr>
            <w:rStyle w:val="Hyperlink"/>
            <w:noProof/>
            <w:lang w:val="en-US"/>
          </w:rPr>
          <w:t>Update Game after a move</w:t>
        </w:r>
        <w:r w:rsidRPr="00C03B2B">
          <w:rPr>
            <w:noProof/>
            <w:webHidden/>
            <w:lang w:val="en-US"/>
            <w:rPrChange w:id="348" w:author="Attila Vizhanyo" w:date="2024-01-02T18:35:00Z">
              <w:rPr>
                <w:noProof/>
                <w:webHidden/>
              </w:rPr>
            </w:rPrChange>
          </w:rPr>
          <w:tab/>
        </w:r>
        <w:r w:rsidRPr="00C03B2B">
          <w:rPr>
            <w:noProof/>
            <w:webHidden/>
            <w:lang w:val="en-US"/>
            <w:rPrChange w:id="349" w:author="Attila Vizhanyo" w:date="2024-01-02T18:35:00Z">
              <w:rPr>
                <w:noProof/>
                <w:webHidden/>
              </w:rPr>
            </w:rPrChange>
          </w:rPr>
          <w:fldChar w:fldCharType="begin"/>
        </w:r>
        <w:r w:rsidRPr="00C03B2B">
          <w:rPr>
            <w:noProof/>
            <w:webHidden/>
            <w:lang w:val="en-US"/>
            <w:rPrChange w:id="350" w:author="Attila Vizhanyo" w:date="2024-01-02T18:35:00Z">
              <w:rPr>
                <w:noProof/>
                <w:webHidden/>
              </w:rPr>
            </w:rPrChange>
          </w:rPr>
          <w:instrText xml:space="preserve"> PAGEREF _Toc155112899 \h </w:instrText>
        </w:r>
        <w:r w:rsidRPr="00C03B2B">
          <w:rPr>
            <w:noProof/>
            <w:webHidden/>
            <w:lang w:val="en-US"/>
            <w:rPrChange w:id="351" w:author="Attila Vizhanyo" w:date="2024-01-02T18:35:00Z">
              <w:rPr>
                <w:noProof/>
                <w:webHidden/>
              </w:rPr>
            </w:rPrChange>
          </w:rPr>
        </w:r>
      </w:ins>
      <w:r w:rsidRPr="00C03B2B">
        <w:rPr>
          <w:noProof/>
          <w:webHidden/>
          <w:lang w:val="en-US"/>
          <w:rPrChange w:id="352" w:author="Attila Vizhanyo" w:date="2024-01-02T18:35:00Z">
            <w:rPr>
              <w:noProof/>
              <w:webHidden/>
            </w:rPr>
          </w:rPrChange>
        </w:rPr>
        <w:fldChar w:fldCharType="separate"/>
      </w:r>
      <w:ins w:id="353" w:author="Attila Vizhanyo" w:date="2024-01-02T18:34:00Z">
        <w:r w:rsidRPr="00C03B2B">
          <w:rPr>
            <w:noProof/>
            <w:webHidden/>
            <w:lang w:val="en-US"/>
            <w:rPrChange w:id="354" w:author="Attila Vizhanyo" w:date="2024-01-02T18:35:00Z">
              <w:rPr>
                <w:noProof/>
                <w:webHidden/>
              </w:rPr>
            </w:rPrChange>
          </w:rPr>
          <w:t>6</w:t>
        </w:r>
        <w:r w:rsidRPr="00C03B2B">
          <w:rPr>
            <w:noProof/>
            <w:webHidden/>
            <w:lang w:val="en-US"/>
            <w:rPrChange w:id="355" w:author="Attila Vizhanyo" w:date="2024-01-02T18:35:00Z">
              <w:rPr>
                <w:noProof/>
                <w:webHidden/>
              </w:rPr>
            </w:rPrChange>
          </w:rPr>
          <w:fldChar w:fldCharType="end"/>
        </w:r>
        <w:r w:rsidRPr="00C03B2B">
          <w:rPr>
            <w:rStyle w:val="Hyperlink"/>
            <w:noProof/>
            <w:lang w:val="en-US"/>
            <w:rPrChange w:id="356" w:author="Attila Vizhanyo" w:date="2024-01-02T18:35:00Z">
              <w:rPr>
                <w:rStyle w:val="Hyperlink"/>
                <w:noProof/>
              </w:rPr>
            </w:rPrChange>
          </w:rPr>
          <w:fldChar w:fldCharType="end"/>
        </w:r>
      </w:ins>
    </w:p>
    <w:p w14:paraId="7F54F4EC" w14:textId="47391A4C" w:rsidR="00C03B2B" w:rsidRPr="00C03B2B" w:rsidRDefault="00C03B2B">
      <w:pPr>
        <w:pStyle w:val="TOC2"/>
        <w:tabs>
          <w:tab w:val="left" w:pos="720"/>
          <w:tab w:val="right" w:leader="dot" w:pos="9061"/>
        </w:tabs>
        <w:rPr>
          <w:ins w:id="357" w:author="Attila Vizhanyo" w:date="2024-01-02T18:34:00Z"/>
          <w:rFonts w:asciiTheme="minorHAnsi" w:eastAsiaTheme="minorEastAsia" w:hAnsiTheme="minorHAnsi"/>
          <w:noProof/>
          <w:color w:val="auto"/>
          <w:kern w:val="2"/>
          <w:sz w:val="24"/>
          <w:szCs w:val="24"/>
          <w:lang w:val="en-US" w:eastAsia="en-GB"/>
          <w14:ligatures w14:val="standardContextual"/>
          <w:rPrChange w:id="358" w:author="Attila Vizhanyo" w:date="2024-01-02T18:35:00Z">
            <w:rPr>
              <w:ins w:id="359"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360" w:author="Attila Vizhanyo" w:date="2024-01-02T18:34:00Z">
        <w:r w:rsidRPr="00C03B2B">
          <w:rPr>
            <w:rStyle w:val="Hyperlink"/>
            <w:noProof/>
            <w:lang w:val="en-US"/>
            <w:rPrChange w:id="361" w:author="Attila Vizhanyo" w:date="2024-01-02T18:35:00Z">
              <w:rPr>
                <w:rStyle w:val="Hyperlink"/>
                <w:noProof/>
              </w:rPr>
            </w:rPrChange>
          </w:rPr>
          <w:fldChar w:fldCharType="begin"/>
        </w:r>
        <w:r w:rsidRPr="00C03B2B">
          <w:rPr>
            <w:rStyle w:val="Hyperlink"/>
            <w:noProof/>
            <w:lang w:val="en-US"/>
            <w:rPrChange w:id="362" w:author="Attila Vizhanyo" w:date="2024-01-02T18:35:00Z">
              <w:rPr>
                <w:rStyle w:val="Hyperlink"/>
                <w:noProof/>
              </w:rPr>
            </w:rPrChange>
          </w:rPr>
          <w:instrText xml:space="preserve"> </w:instrText>
        </w:r>
        <w:r w:rsidRPr="00C03B2B">
          <w:rPr>
            <w:noProof/>
            <w:lang w:val="en-US"/>
            <w:rPrChange w:id="363" w:author="Attila Vizhanyo" w:date="2024-01-02T18:35:00Z">
              <w:rPr>
                <w:noProof/>
              </w:rPr>
            </w:rPrChange>
          </w:rPr>
          <w:instrText>HYPERLINK \l "_Toc155112900"</w:instrText>
        </w:r>
        <w:r w:rsidRPr="00C03B2B">
          <w:rPr>
            <w:rStyle w:val="Hyperlink"/>
            <w:noProof/>
            <w:lang w:val="en-US"/>
            <w:rPrChange w:id="364" w:author="Attila Vizhanyo" w:date="2024-01-02T18:35:00Z">
              <w:rPr>
                <w:rStyle w:val="Hyperlink"/>
                <w:noProof/>
              </w:rPr>
            </w:rPrChange>
          </w:rPr>
          <w:instrText xml:space="preserve"> </w:instrText>
        </w:r>
        <w:r w:rsidRPr="00C03B2B">
          <w:rPr>
            <w:rStyle w:val="Hyperlink"/>
            <w:noProof/>
            <w:lang w:val="en-US"/>
            <w:rPrChange w:id="365" w:author="Attila Vizhanyo" w:date="2024-01-02T18:35:00Z">
              <w:rPr>
                <w:rStyle w:val="Hyperlink"/>
                <w:noProof/>
              </w:rPr>
            </w:rPrChange>
          </w:rPr>
        </w:r>
        <w:r w:rsidRPr="00C03B2B">
          <w:rPr>
            <w:rStyle w:val="Hyperlink"/>
            <w:noProof/>
            <w:lang w:val="en-US"/>
            <w:rPrChange w:id="366" w:author="Attila Vizhanyo" w:date="2024-01-02T18:35:00Z">
              <w:rPr>
                <w:rStyle w:val="Hyperlink"/>
                <w:noProof/>
              </w:rPr>
            </w:rPrChange>
          </w:rPr>
          <w:fldChar w:fldCharType="separate"/>
        </w:r>
        <w:r w:rsidRPr="00C03B2B">
          <w:rPr>
            <w:rStyle w:val="Hyperlink"/>
            <w:noProof/>
            <w:lang w:val="en-US"/>
          </w:rPr>
          <w:t>2.3</w:t>
        </w:r>
        <w:r w:rsidRPr="00C03B2B">
          <w:rPr>
            <w:rFonts w:asciiTheme="minorHAnsi" w:eastAsiaTheme="minorEastAsia" w:hAnsiTheme="minorHAnsi"/>
            <w:noProof/>
            <w:color w:val="auto"/>
            <w:kern w:val="2"/>
            <w:sz w:val="24"/>
            <w:szCs w:val="24"/>
            <w:lang w:val="en-US" w:eastAsia="en-GB"/>
            <w14:ligatures w14:val="standardContextual"/>
            <w:rPrChange w:id="36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Pr>
            <w:rStyle w:val="Hyperlink"/>
            <w:noProof/>
            <w:lang w:val="en-US"/>
          </w:rPr>
          <w:t>Function catalog</w:t>
        </w:r>
        <w:r w:rsidRPr="00C03B2B">
          <w:rPr>
            <w:noProof/>
            <w:webHidden/>
            <w:lang w:val="en-US"/>
            <w:rPrChange w:id="368" w:author="Attila Vizhanyo" w:date="2024-01-02T18:35:00Z">
              <w:rPr>
                <w:noProof/>
                <w:webHidden/>
              </w:rPr>
            </w:rPrChange>
          </w:rPr>
          <w:tab/>
        </w:r>
        <w:r w:rsidRPr="00C03B2B">
          <w:rPr>
            <w:noProof/>
            <w:webHidden/>
            <w:lang w:val="en-US"/>
            <w:rPrChange w:id="369" w:author="Attila Vizhanyo" w:date="2024-01-02T18:35:00Z">
              <w:rPr>
                <w:noProof/>
                <w:webHidden/>
              </w:rPr>
            </w:rPrChange>
          </w:rPr>
          <w:fldChar w:fldCharType="begin"/>
        </w:r>
        <w:r w:rsidRPr="00C03B2B">
          <w:rPr>
            <w:noProof/>
            <w:webHidden/>
            <w:lang w:val="en-US"/>
            <w:rPrChange w:id="370" w:author="Attila Vizhanyo" w:date="2024-01-02T18:35:00Z">
              <w:rPr>
                <w:noProof/>
                <w:webHidden/>
              </w:rPr>
            </w:rPrChange>
          </w:rPr>
          <w:instrText xml:space="preserve"> PAGEREF _Toc155112900 \h </w:instrText>
        </w:r>
        <w:r w:rsidRPr="00C03B2B">
          <w:rPr>
            <w:noProof/>
            <w:webHidden/>
            <w:lang w:val="en-US"/>
            <w:rPrChange w:id="371" w:author="Attila Vizhanyo" w:date="2024-01-02T18:35:00Z">
              <w:rPr>
                <w:noProof/>
                <w:webHidden/>
              </w:rPr>
            </w:rPrChange>
          </w:rPr>
        </w:r>
      </w:ins>
      <w:r w:rsidRPr="00C03B2B">
        <w:rPr>
          <w:noProof/>
          <w:webHidden/>
          <w:lang w:val="en-US"/>
          <w:rPrChange w:id="372" w:author="Attila Vizhanyo" w:date="2024-01-02T18:35:00Z">
            <w:rPr>
              <w:noProof/>
              <w:webHidden/>
            </w:rPr>
          </w:rPrChange>
        </w:rPr>
        <w:fldChar w:fldCharType="separate"/>
      </w:r>
      <w:ins w:id="373" w:author="Attila Vizhanyo" w:date="2024-01-02T18:34:00Z">
        <w:r w:rsidRPr="00C03B2B">
          <w:rPr>
            <w:noProof/>
            <w:webHidden/>
            <w:lang w:val="en-US"/>
            <w:rPrChange w:id="374" w:author="Attila Vizhanyo" w:date="2024-01-02T18:35:00Z">
              <w:rPr>
                <w:noProof/>
                <w:webHidden/>
              </w:rPr>
            </w:rPrChange>
          </w:rPr>
          <w:t>6</w:t>
        </w:r>
        <w:r w:rsidRPr="00C03B2B">
          <w:rPr>
            <w:noProof/>
            <w:webHidden/>
            <w:lang w:val="en-US"/>
            <w:rPrChange w:id="375" w:author="Attila Vizhanyo" w:date="2024-01-02T18:35:00Z">
              <w:rPr>
                <w:noProof/>
                <w:webHidden/>
              </w:rPr>
            </w:rPrChange>
          </w:rPr>
          <w:fldChar w:fldCharType="end"/>
        </w:r>
        <w:r w:rsidRPr="00C03B2B">
          <w:rPr>
            <w:rStyle w:val="Hyperlink"/>
            <w:noProof/>
            <w:lang w:val="en-US"/>
            <w:rPrChange w:id="376" w:author="Attila Vizhanyo" w:date="2024-01-02T18:35:00Z">
              <w:rPr>
                <w:rStyle w:val="Hyperlink"/>
                <w:noProof/>
              </w:rPr>
            </w:rPrChange>
          </w:rPr>
          <w:fldChar w:fldCharType="end"/>
        </w:r>
      </w:ins>
    </w:p>
    <w:p w14:paraId="79450B4D" w14:textId="2AE86163" w:rsidR="00C03B2B" w:rsidRPr="00C03B2B" w:rsidRDefault="00C03B2B">
      <w:pPr>
        <w:pStyle w:val="TOC2"/>
        <w:tabs>
          <w:tab w:val="right" w:leader="dot" w:pos="9061"/>
        </w:tabs>
        <w:rPr>
          <w:ins w:id="377" w:author="Attila Vizhanyo" w:date="2024-01-02T18:34:00Z"/>
          <w:rFonts w:asciiTheme="minorHAnsi" w:eastAsiaTheme="minorEastAsia" w:hAnsiTheme="minorHAnsi"/>
          <w:noProof/>
          <w:color w:val="auto"/>
          <w:kern w:val="2"/>
          <w:sz w:val="24"/>
          <w:szCs w:val="24"/>
          <w:lang w:val="en-US" w:eastAsia="en-GB"/>
          <w14:ligatures w14:val="standardContextual"/>
          <w:rPrChange w:id="378" w:author="Attila Vizhanyo" w:date="2024-01-02T18:35:00Z">
            <w:rPr>
              <w:ins w:id="379"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380" w:author="Attila Vizhanyo" w:date="2024-01-02T18:34:00Z">
        <w:r w:rsidRPr="00C03B2B">
          <w:rPr>
            <w:rStyle w:val="Hyperlink"/>
            <w:noProof/>
            <w:lang w:val="en-US"/>
            <w:rPrChange w:id="381" w:author="Attila Vizhanyo" w:date="2024-01-02T18:35:00Z">
              <w:rPr>
                <w:rStyle w:val="Hyperlink"/>
                <w:noProof/>
              </w:rPr>
            </w:rPrChange>
          </w:rPr>
          <w:fldChar w:fldCharType="begin"/>
        </w:r>
        <w:r w:rsidRPr="00C03B2B">
          <w:rPr>
            <w:rStyle w:val="Hyperlink"/>
            <w:noProof/>
            <w:lang w:val="en-US"/>
            <w:rPrChange w:id="382" w:author="Attila Vizhanyo" w:date="2024-01-02T18:35:00Z">
              <w:rPr>
                <w:rStyle w:val="Hyperlink"/>
                <w:noProof/>
              </w:rPr>
            </w:rPrChange>
          </w:rPr>
          <w:instrText xml:space="preserve"> </w:instrText>
        </w:r>
        <w:r w:rsidRPr="00C03B2B">
          <w:rPr>
            <w:noProof/>
            <w:lang w:val="en-US"/>
            <w:rPrChange w:id="383" w:author="Attila Vizhanyo" w:date="2024-01-02T18:35:00Z">
              <w:rPr>
                <w:noProof/>
              </w:rPr>
            </w:rPrChange>
          </w:rPr>
          <w:instrText>HYPERLINK \l "_Toc155112901"</w:instrText>
        </w:r>
        <w:r w:rsidRPr="00C03B2B">
          <w:rPr>
            <w:rStyle w:val="Hyperlink"/>
            <w:noProof/>
            <w:lang w:val="en-US"/>
            <w:rPrChange w:id="384" w:author="Attila Vizhanyo" w:date="2024-01-02T18:35:00Z">
              <w:rPr>
                <w:rStyle w:val="Hyperlink"/>
                <w:noProof/>
              </w:rPr>
            </w:rPrChange>
          </w:rPr>
          <w:instrText xml:space="preserve"> </w:instrText>
        </w:r>
        <w:r w:rsidRPr="00C03B2B">
          <w:rPr>
            <w:rStyle w:val="Hyperlink"/>
            <w:noProof/>
            <w:lang w:val="en-US"/>
            <w:rPrChange w:id="385" w:author="Attila Vizhanyo" w:date="2024-01-02T18:35:00Z">
              <w:rPr>
                <w:rStyle w:val="Hyperlink"/>
                <w:noProof/>
              </w:rPr>
            </w:rPrChange>
          </w:rPr>
        </w:r>
        <w:r w:rsidRPr="00C03B2B">
          <w:rPr>
            <w:rStyle w:val="Hyperlink"/>
            <w:noProof/>
            <w:lang w:val="en-US"/>
            <w:rPrChange w:id="386" w:author="Attila Vizhanyo" w:date="2024-01-02T18:35:00Z">
              <w:rPr>
                <w:rStyle w:val="Hyperlink"/>
                <w:noProof/>
              </w:rPr>
            </w:rPrChange>
          </w:rPr>
          <w:fldChar w:fldCharType="separate"/>
        </w:r>
        <w:r w:rsidRPr="00C03B2B">
          <w:rPr>
            <w:rStyle w:val="Hyperlink"/>
            <w:noProof/>
            <w:lang w:val="en-US" w:eastAsia="en-GB"/>
            <w:rPrChange w:id="387" w:author="Attila Vizhanyo" w:date="2024-01-02T18:35:00Z">
              <w:rPr>
                <w:rStyle w:val="Hyperlink"/>
                <w:noProof/>
                <w:lang w:val="en-CH" w:eastAsia="en-GB"/>
              </w:rPr>
            </w:rPrChange>
          </w:rPr>
          <w:t>main: Regulates the entire process of the chess program, besides setting up variables, buttons and the pieces.</w:t>
        </w:r>
        <w:r w:rsidRPr="00C03B2B">
          <w:rPr>
            <w:noProof/>
            <w:webHidden/>
            <w:lang w:val="en-US"/>
            <w:rPrChange w:id="388" w:author="Attila Vizhanyo" w:date="2024-01-02T18:35:00Z">
              <w:rPr>
                <w:noProof/>
                <w:webHidden/>
              </w:rPr>
            </w:rPrChange>
          </w:rPr>
          <w:tab/>
        </w:r>
        <w:r w:rsidRPr="00C03B2B">
          <w:rPr>
            <w:noProof/>
            <w:webHidden/>
            <w:lang w:val="en-US"/>
            <w:rPrChange w:id="389" w:author="Attila Vizhanyo" w:date="2024-01-02T18:35:00Z">
              <w:rPr>
                <w:noProof/>
                <w:webHidden/>
              </w:rPr>
            </w:rPrChange>
          </w:rPr>
          <w:fldChar w:fldCharType="begin"/>
        </w:r>
        <w:r w:rsidRPr="00C03B2B">
          <w:rPr>
            <w:noProof/>
            <w:webHidden/>
            <w:lang w:val="en-US"/>
            <w:rPrChange w:id="390" w:author="Attila Vizhanyo" w:date="2024-01-02T18:35:00Z">
              <w:rPr>
                <w:noProof/>
                <w:webHidden/>
              </w:rPr>
            </w:rPrChange>
          </w:rPr>
          <w:instrText xml:space="preserve"> PAGEREF _Toc155112901 \h </w:instrText>
        </w:r>
        <w:r w:rsidRPr="00C03B2B">
          <w:rPr>
            <w:noProof/>
            <w:webHidden/>
            <w:lang w:val="en-US"/>
            <w:rPrChange w:id="391" w:author="Attila Vizhanyo" w:date="2024-01-02T18:35:00Z">
              <w:rPr>
                <w:noProof/>
                <w:webHidden/>
              </w:rPr>
            </w:rPrChange>
          </w:rPr>
        </w:r>
      </w:ins>
      <w:r w:rsidRPr="00C03B2B">
        <w:rPr>
          <w:noProof/>
          <w:webHidden/>
          <w:lang w:val="en-US"/>
          <w:rPrChange w:id="392" w:author="Attila Vizhanyo" w:date="2024-01-02T18:35:00Z">
            <w:rPr>
              <w:noProof/>
              <w:webHidden/>
            </w:rPr>
          </w:rPrChange>
        </w:rPr>
        <w:fldChar w:fldCharType="separate"/>
      </w:r>
      <w:ins w:id="393" w:author="Attila Vizhanyo" w:date="2024-01-02T18:34:00Z">
        <w:r w:rsidRPr="00C03B2B">
          <w:rPr>
            <w:noProof/>
            <w:webHidden/>
            <w:lang w:val="en-US"/>
            <w:rPrChange w:id="394" w:author="Attila Vizhanyo" w:date="2024-01-02T18:35:00Z">
              <w:rPr>
                <w:noProof/>
                <w:webHidden/>
              </w:rPr>
            </w:rPrChange>
          </w:rPr>
          <w:t>6</w:t>
        </w:r>
        <w:r w:rsidRPr="00C03B2B">
          <w:rPr>
            <w:noProof/>
            <w:webHidden/>
            <w:lang w:val="en-US"/>
            <w:rPrChange w:id="395" w:author="Attila Vizhanyo" w:date="2024-01-02T18:35:00Z">
              <w:rPr>
                <w:noProof/>
                <w:webHidden/>
              </w:rPr>
            </w:rPrChange>
          </w:rPr>
          <w:fldChar w:fldCharType="end"/>
        </w:r>
        <w:r w:rsidRPr="00C03B2B">
          <w:rPr>
            <w:rStyle w:val="Hyperlink"/>
            <w:noProof/>
            <w:lang w:val="en-US"/>
            <w:rPrChange w:id="396" w:author="Attila Vizhanyo" w:date="2024-01-02T18:35:00Z">
              <w:rPr>
                <w:rStyle w:val="Hyperlink"/>
                <w:noProof/>
              </w:rPr>
            </w:rPrChange>
          </w:rPr>
          <w:fldChar w:fldCharType="end"/>
        </w:r>
      </w:ins>
    </w:p>
    <w:p w14:paraId="68CF75B1" w14:textId="01FE50A9" w:rsidR="00C03B2B" w:rsidRPr="00C03B2B" w:rsidRDefault="00C03B2B">
      <w:pPr>
        <w:pStyle w:val="TOC2"/>
        <w:tabs>
          <w:tab w:val="right" w:leader="dot" w:pos="9061"/>
        </w:tabs>
        <w:rPr>
          <w:ins w:id="397" w:author="Attila Vizhanyo" w:date="2024-01-02T18:34:00Z"/>
          <w:rFonts w:asciiTheme="minorHAnsi" w:eastAsiaTheme="minorEastAsia" w:hAnsiTheme="minorHAnsi"/>
          <w:noProof/>
          <w:color w:val="auto"/>
          <w:kern w:val="2"/>
          <w:sz w:val="24"/>
          <w:szCs w:val="24"/>
          <w:lang w:val="en-US" w:eastAsia="en-GB"/>
          <w14:ligatures w14:val="standardContextual"/>
          <w:rPrChange w:id="398" w:author="Attila Vizhanyo" w:date="2024-01-02T18:35:00Z">
            <w:rPr>
              <w:ins w:id="399"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400" w:author="Attila Vizhanyo" w:date="2024-01-02T18:34:00Z">
        <w:r w:rsidRPr="00C03B2B">
          <w:rPr>
            <w:rStyle w:val="Hyperlink"/>
            <w:noProof/>
            <w:lang w:val="en-US"/>
            <w:rPrChange w:id="401" w:author="Attila Vizhanyo" w:date="2024-01-02T18:35:00Z">
              <w:rPr>
                <w:rStyle w:val="Hyperlink"/>
                <w:noProof/>
              </w:rPr>
            </w:rPrChange>
          </w:rPr>
          <w:fldChar w:fldCharType="begin"/>
        </w:r>
        <w:r w:rsidRPr="00C03B2B">
          <w:rPr>
            <w:rStyle w:val="Hyperlink"/>
            <w:noProof/>
            <w:lang w:val="en-US"/>
            <w:rPrChange w:id="402" w:author="Attila Vizhanyo" w:date="2024-01-02T18:35:00Z">
              <w:rPr>
                <w:rStyle w:val="Hyperlink"/>
                <w:noProof/>
              </w:rPr>
            </w:rPrChange>
          </w:rPr>
          <w:instrText xml:space="preserve"> </w:instrText>
        </w:r>
        <w:r w:rsidRPr="00C03B2B">
          <w:rPr>
            <w:noProof/>
            <w:lang w:val="en-US"/>
            <w:rPrChange w:id="403" w:author="Attila Vizhanyo" w:date="2024-01-02T18:35:00Z">
              <w:rPr>
                <w:noProof/>
              </w:rPr>
            </w:rPrChange>
          </w:rPr>
          <w:instrText>HYPERLINK \l "_Toc155112902"</w:instrText>
        </w:r>
        <w:r w:rsidRPr="00C03B2B">
          <w:rPr>
            <w:rStyle w:val="Hyperlink"/>
            <w:noProof/>
            <w:lang w:val="en-US"/>
            <w:rPrChange w:id="404" w:author="Attila Vizhanyo" w:date="2024-01-02T18:35:00Z">
              <w:rPr>
                <w:rStyle w:val="Hyperlink"/>
                <w:noProof/>
              </w:rPr>
            </w:rPrChange>
          </w:rPr>
          <w:instrText xml:space="preserve"> </w:instrText>
        </w:r>
        <w:r w:rsidRPr="00C03B2B">
          <w:rPr>
            <w:rStyle w:val="Hyperlink"/>
            <w:noProof/>
            <w:lang w:val="en-US"/>
            <w:rPrChange w:id="405" w:author="Attila Vizhanyo" w:date="2024-01-02T18:35:00Z">
              <w:rPr>
                <w:rStyle w:val="Hyperlink"/>
                <w:noProof/>
              </w:rPr>
            </w:rPrChange>
          </w:rPr>
        </w:r>
        <w:r w:rsidRPr="00C03B2B">
          <w:rPr>
            <w:rStyle w:val="Hyperlink"/>
            <w:noProof/>
            <w:lang w:val="en-US"/>
            <w:rPrChange w:id="406" w:author="Attila Vizhanyo" w:date="2024-01-02T18:35:00Z">
              <w:rPr>
                <w:rStyle w:val="Hyperlink"/>
                <w:noProof/>
              </w:rPr>
            </w:rPrChange>
          </w:rPr>
          <w:fldChar w:fldCharType="separate"/>
        </w:r>
        <w:r w:rsidRPr="00C03B2B">
          <w:rPr>
            <w:rStyle w:val="Hyperlink"/>
            <w:noProof/>
            <w:lang w:val="en-US" w:eastAsia="en-GB"/>
            <w:rPrChange w:id="407" w:author="Attila Vizhanyo" w:date="2024-01-02T18:35:00Z">
              <w:rPr>
                <w:rStyle w:val="Hyperlink"/>
                <w:noProof/>
                <w:lang w:val="en-CH" w:eastAsia="en-GB"/>
              </w:rPr>
            </w:rPrChange>
          </w:rPr>
          <w:t>update_all_possible_moves: Use the current board to see which moves can be played according to the rules of chess.</w:t>
        </w:r>
        <w:r w:rsidRPr="00C03B2B">
          <w:rPr>
            <w:noProof/>
            <w:webHidden/>
            <w:lang w:val="en-US"/>
            <w:rPrChange w:id="408" w:author="Attila Vizhanyo" w:date="2024-01-02T18:35:00Z">
              <w:rPr>
                <w:noProof/>
                <w:webHidden/>
              </w:rPr>
            </w:rPrChange>
          </w:rPr>
          <w:tab/>
        </w:r>
        <w:r w:rsidRPr="00C03B2B">
          <w:rPr>
            <w:noProof/>
            <w:webHidden/>
            <w:lang w:val="en-US"/>
            <w:rPrChange w:id="409" w:author="Attila Vizhanyo" w:date="2024-01-02T18:35:00Z">
              <w:rPr>
                <w:noProof/>
                <w:webHidden/>
              </w:rPr>
            </w:rPrChange>
          </w:rPr>
          <w:fldChar w:fldCharType="begin"/>
        </w:r>
        <w:r w:rsidRPr="00C03B2B">
          <w:rPr>
            <w:noProof/>
            <w:webHidden/>
            <w:lang w:val="en-US"/>
            <w:rPrChange w:id="410" w:author="Attila Vizhanyo" w:date="2024-01-02T18:35:00Z">
              <w:rPr>
                <w:noProof/>
                <w:webHidden/>
              </w:rPr>
            </w:rPrChange>
          </w:rPr>
          <w:instrText xml:space="preserve"> PAGEREF _Toc155112902 \h </w:instrText>
        </w:r>
        <w:r w:rsidRPr="00C03B2B">
          <w:rPr>
            <w:noProof/>
            <w:webHidden/>
            <w:lang w:val="en-US"/>
            <w:rPrChange w:id="411" w:author="Attila Vizhanyo" w:date="2024-01-02T18:35:00Z">
              <w:rPr>
                <w:noProof/>
                <w:webHidden/>
              </w:rPr>
            </w:rPrChange>
          </w:rPr>
        </w:r>
      </w:ins>
      <w:r w:rsidRPr="00C03B2B">
        <w:rPr>
          <w:noProof/>
          <w:webHidden/>
          <w:lang w:val="en-US"/>
          <w:rPrChange w:id="412" w:author="Attila Vizhanyo" w:date="2024-01-02T18:35:00Z">
            <w:rPr>
              <w:noProof/>
              <w:webHidden/>
            </w:rPr>
          </w:rPrChange>
        </w:rPr>
        <w:fldChar w:fldCharType="separate"/>
      </w:r>
      <w:ins w:id="413" w:author="Attila Vizhanyo" w:date="2024-01-02T18:34:00Z">
        <w:r w:rsidRPr="00C03B2B">
          <w:rPr>
            <w:noProof/>
            <w:webHidden/>
            <w:lang w:val="en-US"/>
            <w:rPrChange w:id="414" w:author="Attila Vizhanyo" w:date="2024-01-02T18:35:00Z">
              <w:rPr>
                <w:noProof/>
                <w:webHidden/>
              </w:rPr>
            </w:rPrChange>
          </w:rPr>
          <w:t>6</w:t>
        </w:r>
        <w:r w:rsidRPr="00C03B2B">
          <w:rPr>
            <w:noProof/>
            <w:webHidden/>
            <w:lang w:val="en-US"/>
            <w:rPrChange w:id="415" w:author="Attila Vizhanyo" w:date="2024-01-02T18:35:00Z">
              <w:rPr>
                <w:noProof/>
                <w:webHidden/>
              </w:rPr>
            </w:rPrChange>
          </w:rPr>
          <w:fldChar w:fldCharType="end"/>
        </w:r>
        <w:r w:rsidRPr="00C03B2B">
          <w:rPr>
            <w:rStyle w:val="Hyperlink"/>
            <w:noProof/>
            <w:lang w:val="en-US"/>
            <w:rPrChange w:id="416" w:author="Attila Vizhanyo" w:date="2024-01-02T18:35:00Z">
              <w:rPr>
                <w:rStyle w:val="Hyperlink"/>
                <w:noProof/>
              </w:rPr>
            </w:rPrChange>
          </w:rPr>
          <w:fldChar w:fldCharType="end"/>
        </w:r>
      </w:ins>
    </w:p>
    <w:p w14:paraId="79E2F6B7" w14:textId="51B56F28" w:rsidR="00C03B2B" w:rsidRPr="00C03B2B" w:rsidRDefault="00C03B2B">
      <w:pPr>
        <w:pStyle w:val="TOC2"/>
        <w:tabs>
          <w:tab w:val="right" w:leader="dot" w:pos="9061"/>
        </w:tabs>
        <w:rPr>
          <w:ins w:id="417" w:author="Attila Vizhanyo" w:date="2024-01-02T18:34:00Z"/>
          <w:rFonts w:asciiTheme="minorHAnsi" w:eastAsiaTheme="minorEastAsia" w:hAnsiTheme="minorHAnsi"/>
          <w:noProof/>
          <w:color w:val="auto"/>
          <w:kern w:val="2"/>
          <w:sz w:val="24"/>
          <w:szCs w:val="24"/>
          <w:lang w:val="en-US" w:eastAsia="en-GB"/>
          <w14:ligatures w14:val="standardContextual"/>
          <w:rPrChange w:id="418" w:author="Attila Vizhanyo" w:date="2024-01-02T18:35:00Z">
            <w:rPr>
              <w:ins w:id="419"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420" w:author="Attila Vizhanyo" w:date="2024-01-02T18:34:00Z">
        <w:r w:rsidRPr="00C03B2B">
          <w:rPr>
            <w:rStyle w:val="Hyperlink"/>
            <w:noProof/>
            <w:lang w:val="en-US"/>
            <w:rPrChange w:id="421" w:author="Attila Vizhanyo" w:date="2024-01-02T18:35:00Z">
              <w:rPr>
                <w:rStyle w:val="Hyperlink"/>
                <w:noProof/>
              </w:rPr>
            </w:rPrChange>
          </w:rPr>
          <w:fldChar w:fldCharType="begin"/>
        </w:r>
        <w:r w:rsidRPr="00C03B2B">
          <w:rPr>
            <w:rStyle w:val="Hyperlink"/>
            <w:noProof/>
            <w:lang w:val="en-US"/>
            <w:rPrChange w:id="422" w:author="Attila Vizhanyo" w:date="2024-01-02T18:35:00Z">
              <w:rPr>
                <w:rStyle w:val="Hyperlink"/>
                <w:noProof/>
              </w:rPr>
            </w:rPrChange>
          </w:rPr>
          <w:instrText xml:space="preserve"> </w:instrText>
        </w:r>
        <w:r w:rsidRPr="00C03B2B">
          <w:rPr>
            <w:noProof/>
            <w:lang w:val="en-US"/>
            <w:rPrChange w:id="423" w:author="Attila Vizhanyo" w:date="2024-01-02T18:35:00Z">
              <w:rPr>
                <w:noProof/>
              </w:rPr>
            </w:rPrChange>
          </w:rPr>
          <w:instrText>HYPERLINK \l "_Toc155112903"</w:instrText>
        </w:r>
        <w:r w:rsidRPr="00C03B2B">
          <w:rPr>
            <w:rStyle w:val="Hyperlink"/>
            <w:noProof/>
            <w:lang w:val="en-US"/>
            <w:rPrChange w:id="424" w:author="Attila Vizhanyo" w:date="2024-01-02T18:35:00Z">
              <w:rPr>
                <w:rStyle w:val="Hyperlink"/>
                <w:noProof/>
              </w:rPr>
            </w:rPrChange>
          </w:rPr>
          <w:instrText xml:space="preserve"> </w:instrText>
        </w:r>
        <w:r w:rsidRPr="00C03B2B">
          <w:rPr>
            <w:rStyle w:val="Hyperlink"/>
            <w:noProof/>
            <w:lang w:val="en-US"/>
            <w:rPrChange w:id="425" w:author="Attila Vizhanyo" w:date="2024-01-02T18:35:00Z">
              <w:rPr>
                <w:rStyle w:val="Hyperlink"/>
                <w:noProof/>
              </w:rPr>
            </w:rPrChange>
          </w:rPr>
        </w:r>
        <w:r w:rsidRPr="00C03B2B">
          <w:rPr>
            <w:rStyle w:val="Hyperlink"/>
            <w:noProof/>
            <w:lang w:val="en-US"/>
            <w:rPrChange w:id="426" w:author="Attila Vizhanyo" w:date="2024-01-02T18:35:00Z">
              <w:rPr>
                <w:rStyle w:val="Hyperlink"/>
                <w:noProof/>
              </w:rPr>
            </w:rPrChange>
          </w:rPr>
          <w:fldChar w:fldCharType="separate"/>
        </w:r>
        <w:r w:rsidRPr="00C03B2B">
          <w:rPr>
            <w:rStyle w:val="Hyperlink"/>
            <w:noProof/>
            <w:lang w:val="en-US" w:eastAsia="en-GB"/>
            <w:rPrChange w:id="427" w:author="Attila Vizhanyo" w:date="2024-01-02T18:35:00Z">
              <w:rPr>
                <w:rStyle w:val="Hyperlink"/>
                <w:noProof/>
                <w:lang w:val="en-CH" w:eastAsia="en-GB"/>
              </w:rPr>
            </w:rPrChange>
          </w:rPr>
          <w:t>checkinput: Checks whether the move played puts the player who made the move in check.</w:t>
        </w:r>
        <w:r w:rsidRPr="00C03B2B">
          <w:rPr>
            <w:noProof/>
            <w:webHidden/>
            <w:lang w:val="en-US"/>
            <w:rPrChange w:id="428" w:author="Attila Vizhanyo" w:date="2024-01-02T18:35:00Z">
              <w:rPr>
                <w:noProof/>
                <w:webHidden/>
              </w:rPr>
            </w:rPrChange>
          </w:rPr>
          <w:tab/>
        </w:r>
        <w:r w:rsidRPr="00C03B2B">
          <w:rPr>
            <w:noProof/>
            <w:webHidden/>
            <w:lang w:val="en-US"/>
            <w:rPrChange w:id="429" w:author="Attila Vizhanyo" w:date="2024-01-02T18:35:00Z">
              <w:rPr>
                <w:noProof/>
                <w:webHidden/>
              </w:rPr>
            </w:rPrChange>
          </w:rPr>
          <w:fldChar w:fldCharType="begin"/>
        </w:r>
        <w:r w:rsidRPr="00C03B2B">
          <w:rPr>
            <w:noProof/>
            <w:webHidden/>
            <w:lang w:val="en-US"/>
            <w:rPrChange w:id="430" w:author="Attila Vizhanyo" w:date="2024-01-02T18:35:00Z">
              <w:rPr>
                <w:noProof/>
                <w:webHidden/>
              </w:rPr>
            </w:rPrChange>
          </w:rPr>
          <w:instrText xml:space="preserve"> PAGEREF _Toc155112903 \h </w:instrText>
        </w:r>
        <w:r w:rsidRPr="00C03B2B">
          <w:rPr>
            <w:noProof/>
            <w:webHidden/>
            <w:lang w:val="en-US"/>
            <w:rPrChange w:id="431" w:author="Attila Vizhanyo" w:date="2024-01-02T18:35:00Z">
              <w:rPr>
                <w:noProof/>
                <w:webHidden/>
              </w:rPr>
            </w:rPrChange>
          </w:rPr>
        </w:r>
      </w:ins>
      <w:r w:rsidRPr="00C03B2B">
        <w:rPr>
          <w:noProof/>
          <w:webHidden/>
          <w:lang w:val="en-US"/>
          <w:rPrChange w:id="432" w:author="Attila Vizhanyo" w:date="2024-01-02T18:35:00Z">
            <w:rPr>
              <w:noProof/>
              <w:webHidden/>
            </w:rPr>
          </w:rPrChange>
        </w:rPr>
        <w:fldChar w:fldCharType="separate"/>
      </w:r>
      <w:ins w:id="433" w:author="Attila Vizhanyo" w:date="2024-01-02T18:34:00Z">
        <w:r w:rsidRPr="00C03B2B">
          <w:rPr>
            <w:noProof/>
            <w:webHidden/>
            <w:lang w:val="en-US"/>
            <w:rPrChange w:id="434" w:author="Attila Vizhanyo" w:date="2024-01-02T18:35:00Z">
              <w:rPr>
                <w:noProof/>
                <w:webHidden/>
              </w:rPr>
            </w:rPrChange>
          </w:rPr>
          <w:t>6</w:t>
        </w:r>
        <w:r w:rsidRPr="00C03B2B">
          <w:rPr>
            <w:noProof/>
            <w:webHidden/>
            <w:lang w:val="en-US"/>
            <w:rPrChange w:id="435" w:author="Attila Vizhanyo" w:date="2024-01-02T18:35:00Z">
              <w:rPr>
                <w:noProof/>
                <w:webHidden/>
              </w:rPr>
            </w:rPrChange>
          </w:rPr>
          <w:fldChar w:fldCharType="end"/>
        </w:r>
        <w:r w:rsidRPr="00C03B2B">
          <w:rPr>
            <w:rStyle w:val="Hyperlink"/>
            <w:noProof/>
            <w:lang w:val="en-US"/>
            <w:rPrChange w:id="436" w:author="Attila Vizhanyo" w:date="2024-01-02T18:35:00Z">
              <w:rPr>
                <w:rStyle w:val="Hyperlink"/>
                <w:noProof/>
              </w:rPr>
            </w:rPrChange>
          </w:rPr>
          <w:fldChar w:fldCharType="end"/>
        </w:r>
      </w:ins>
    </w:p>
    <w:p w14:paraId="131FCE82" w14:textId="001B9397" w:rsidR="00C03B2B" w:rsidRPr="00C03B2B" w:rsidRDefault="00C03B2B">
      <w:pPr>
        <w:pStyle w:val="TOC2"/>
        <w:tabs>
          <w:tab w:val="right" w:leader="dot" w:pos="9061"/>
        </w:tabs>
        <w:rPr>
          <w:ins w:id="437" w:author="Attila Vizhanyo" w:date="2024-01-02T18:34:00Z"/>
          <w:rFonts w:asciiTheme="minorHAnsi" w:eastAsiaTheme="minorEastAsia" w:hAnsiTheme="minorHAnsi"/>
          <w:noProof/>
          <w:color w:val="auto"/>
          <w:kern w:val="2"/>
          <w:sz w:val="24"/>
          <w:szCs w:val="24"/>
          <w:lang w:val="en-US" w:eastAsia="en-GB"/>
          <w14:ligatures w14:val="standardContextual"/>
          <w:rPrChange w:id="438" w:author="Attila Vizhanyo" w:date="2024-01-02T18:35:00Z">
            <w:rPr>
              <w:ins w:id="439"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440" w:author="Attila Vizhanyo" w:date="2024-01-02T18:34:00Z">
        <w:r w:rsidRPr="00C03B2B">
          <w:rPr>
            <w:rStyle w:val="Hyperlink"/>
            <w:noProof/>
            <w:lang w:val="en-US"/>
            <w:rPrChange w:id="441" w:author="Attila Vizhanyo" w:date="2024-01-02T18:35:00Z">
              <w:rPr>
                <w:rStyle w:val="Hyperlink"/>
                <w:noProof/>
              </w:rPr>
            </w:rPrChange>
          </w:rPr>
          <w:fldChar w:fldCharType="begin"/>
        </w:r>
        <w:r w:rsidRPr="00C03B2B">
          <w:rPr>
            <w:rStyle w:val="Hyperlink"/>
            <w:noProof/>
            <w:lang w:val="en-US"/>
            <w:rPrChange w:id="442" w:author="Attila Vizhanyo" w:date="2024-01-02T18:35:00Z">
              <w:rPr>
                <w:rStyle w:val="Hyperlink"/>
                <w:noProof/>
              </w:rPr>
            </w:rPrChange>
          </w:rPr>
          <w:instrText xml:space="preserve"> </w:instrText>
        </w:r>
        <w:r w:rsidRPr="00C03B2B">
          <w:rPr>
            <w:noProof/>
            <w:lang w:val="en-US"/>
            <w:rPrChange w:id="443" w:author="Attila Vizhanyo" w:date="2024-01-02T18:35:00Z">
              <w:rPr>
                <w:noProof/>
              </w:rPr>
            </w:rPrChange>
          </w:rPr>
          <w:instrText>HYPERLINK \l "_Toc155112904"</w:instrText>
        </w:r>
        <w:r w:rsidRPr="00C03B2B">
          <w:rPr>
            <w:rStyle w:val="Hyperlink"/>
            <w:noProof/>
            <w:lang w:val="en-US"/>
            <w:rPrChange w:id="444" w:author="Attila Vizhanyo" w:date="2024-01-02T18:35:00Z">
              <w:rPr>
                <w:rStyle w:val="Hyperlink"/>
                <w:noProof/>
              </w:rPr>
            </w:rPrChange>
          </w:rPr>
          <w:instrText xml:space="preserve"> </w:instrText>
        </w:r>
        <w:r w:rsidRPr="00C03B2B">
          <w:rPr>
            <w:rStyle w:val="Hyperlink"/>
            <w:noProof/>
            <w:lang w:val="en-US"/>
            <w:rPrChange w:id="445" w:author="Attila Vizhanyo" w:date="2024-01-02T18:35:00Z">
              <w:rPr>
                <w:rStyle w:val="Hyperlink"/>
                <w:noProof/>
              </w:rPr>
            </w:rPrChange>
          </w:rPr>
        </w:r>
        <w:r w:rsidRPr="00C03B2B">
          <w:rPr>
            <w:rStyle w:val="Hyperlink"/>
            <w:noProof/>
            <w:lang w:val="en-US"/>
            <w:rPrChange w:id="446" w:author="Attila Vizhanyo" w:date="2024-01-02T18:35:00Z">
              <w:rPr>
                <w:rStyle w:val="Hyperlink"/>
                <w:noProof/>
              </w:rPr>
            </w:rPrChange>
          </w:rPr>
          <w:fldChar w:fldCharType="separate"/>
        </w:r>
        <w:r w:rsidRPr="00C03B2B">
          <w:rPr>
            <w:rStyle w:val="Hyperlink"/>
            <w:noProof/>
            <w:lang w:val="en-US" w:eastAsia="en-GB"/>
            <w:rPrChange w:id="447" w:author="Attila Vizhanyo" w:date="2024-01-02T18:35:00Z">
              <w:rPr>
                <w:rStyle w:val="Hyperlink"/>
                <w:noProof/>
                <w:lang w:val="en-CH" w:eastAsia="en-GB"/>
              </w:rPr>
            </w:rPrChange>
          </w:rPr>
          <w:t>check_chosen_move:</w:t>
        </w:r>
        <w:r w:rsidRPr="00C03B2B">
          <w:rPr>
            <w:noProof/>
            <w:webHidden/>
            <w:lang w:val="en-US"/>
            <w:rPrChange w:id="448" w:author="Attila Vizhanyo" w:date="2024-01-02T18:35:00Z">
              <w:rPr>
                <w:noProof/>
                <w:webHidden/>
              </w:rPr>
            </w:rPrChange>
          </w:rPr>
          <w:tab/>
        </w:r>
        <w:r w:rsidRPr="00C03B2B">
          <w:rPr>
            <w:noProof/>
            <w:webHidden/>
            <w:lang w:val="en-US"/>
            <w:rPrChange w:id="449" w:author="Attila Vizhanyo" w:date="2024-01-02T18:35:00Z">
              <w:rPr>
                <w:noProof/>
                <w:webHidden/>
              </w:rPr>
            </w:rPrChange>
          </w:rPr>
          <w:fldChar w:fldCharType="begin"/>
        </w:r>
        <w:r w:rsidRPr="00C03B2B">
          <w:rPr>
            <w:noProof/>
            <w:webHidden/>
            <w:lang w:val="en-US"/>
            <w:rPrChange w:id="450" w:author="Attila Vizhanyo" w:date="2024-01-02T18:35:00Z">
              <w:rPr>
                <w:noProof/>
                <w:webHidden/>
              </w:rPr>
            </w:rPrChange>
          </w:rPr>
          <w:instrText xml:space="preserve"> PAGEREF _Toc155112904 \h </w:instrText>
        </w:r>
        <w:r w:rsidRPr="00C03B2B">
          <w:rPr>
            <w:noProof/>
            <w:webHidden/>
            <w:lang w:val="en-US"/>
            <w:rPrChange w:id="451" w:author="Attila Vizhanyo" w:date="2024-01-02T18:35:00Z">
              <w:rPr>
                <w:noProof/>
                <w:webHidden/>
              </w:rPr>
            </w:rPrChange>
          </w:rPr>
        </w:r>
      </w:ins>
      <w:r w:rsidRPr="00C03B2B">
        <w:rPr>
          <w:noProof/>
          <w:webHidden/>
          <w:lang w:val="en-US"/>
          <w:rPrChange w:id="452" w:author="Attila Vizhanyo" w:date="2024-01-02T18:35:00Z">
            <w:rPr>
              <w:noProof/>
              <w:webHidden/>
            </w:rPr>
          </w:rPrChange>
        </w:rPr>
        <w:fldChar w:fldCharType="separate"/>
      </w:r>
      <w:ins w:id="453" w:author="Attila Vizhanyo" w:date="2024-01-02T18:34:00Z">
        <w:r w:rsidRPr="00C03B2B">
          <w:rPr>
            <w:noProof/>
            <w:webHidden/>
            <w:lang w:val="en-US"/>
            <w:rPrChange w:id="454" w:author="Attila Vizhanyo" w:date="2024-01-02T18:35:00Z">
              <w:rPr>
                <w:noProof/>
                <w:webHidden/>
              </w:rPr>
            </w:rPrChange>
          </w:rPr>
          <w:t>6</w:t>
        </w:r>
        <w:r w:rsidRPr="00C03B2B">
          <w:rPr>
            <w:noProof/>
            <w:webHidden/>
            <w:lang w:val="en-US"/>
            <w:rPrChange w:id="455" w:author="Attila Vizhanyo" w:date="2024-01-02T18:35:00Z">
              <w:rPr>
                <w:noProof/>
                <w:webHidden/>
              </w:rPr>
            </w:rPrChange>
          </w:rPr>
          <w:fldChar w:fldCharType="end"/>
        </w:r>
        <w:r w:rsidRPr="00C03B2B">
          <w:rPr>
            <w:rStyle w:val="Hyperlink"/>
            <w:noProof/>
            <w:lang w:val="en-US"/>
            <w:rPrChange w:id="456" w:author="Attila Vizhanyo" w:date="2024-01-02T18:35:00Z">
              <w:rPr>
                <w:rStyle w:val="Hyperlink"/>
                <w:noProof/>
              </w:rPr>
            </w:rPrChange>
          </w:rPr>
          <w:fldChar w:fldCharType="end"/>
        </w:r>
      </w:ins>
    </w:p>
    <w:p w14:paraId="464206A6" w14:textId="2DCF4B95" w:rsidR="00C03B2B" w:rsidRPr="00C03B2B" w:rsidRDefault="00C03B2B">
      <w:pPr>
        <w:pStyle w:val="TOC2"/>
        <w:tabs>
          <w:tab w:val="right" w:leader="dot" w:pos="9061"/>
        </w:tabs>
        <w:rPr>
          <w:ins w:id="457" w:author="Attila Vizhanyo" w:date="2024-01-02T18:34:00Z"/>
          <w:rFonts w:asciiTheme="minorHAnsi" w:eastAsiaTheme="minorEastAsia" w:hAnsiTheme="minorHAnsi"/>
          <w:noProof/>
          <w:color w:val="auto"/>
          <w:kern w:val="2"/>
          <w:sz w:val="24"/>
          <w:szCs w:val="24"/>
          <w:lang w:val="en-US" w:eastAsia="en-GB"/>
          <w14:ligatures w14:val="standardContextual"/>
          <w:rPrChange w:id="458" w:author="Attila Vizhanyo" w:date="2024-01-02T18:35:00Z">
            <w:rPr>
              <w:ins w:id="459"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460" w:author="Attila Vizhanyo" w:date="2024-01-02T18:34:00Z">
        <w:r w:rsidRPr="00C03B2B">
          <w:rPr>
            <w:rStyle w:val="Hyperlink"/>
            <w:noProof/>
            <w:lang w:val="en-US"/>
            <w:rPrChange w:id="461" w:author="Attila Vizhanyo" w:date="2024-01-02T18:35:00Z">
              <w:rPr>
                <w:rStyle w:val="Hyperlink"/>
                <w:noProof/>
              </w:rPr>
            </w:rPrChange>
          </w:rPr>
          <w:fldChar w:fldCharType="begin"/>
        </w:r>
        <w:r w:rsidRPr="00C03B2B">
          <w:rPr>
            <w:rStyle w:val="Hyperlink"/>
            <w:noProof/>
            <w:lang w:val="en-US"/>
            <w:rPrChange w:id="462" w:author="Attila Vizhanyo" w:date="2024-01-02T18:35:00Z">
              <w:rPr>
                <w:rStyle w:val="Hyperlink"/>
                <w:noProof/>
              </w:rPr>
            </w:rPrChange>
          </w:rPr>
          <w:instrText xml:space="preserve"> </w:instrText>
        </w:r>
        <w:r w:rsidRPr="00C03B2B">
          <w:rPr>
            <w:noProof/>
            <w:lang w:val="en-US"/>
            <w:rPrChange w:id="463" w:author="Attila Vizhanyo" w:date="2024-01-02T18:35:00Z">
              <w:rPr>
                <w:noProof/>
              </w:rPr>
            </w:rPrChange>
          </w:rPr>
          <w:instrText>HYPERLINK \l "_Toc155112905"</w:instrText>
        </w:r>
        <w:r w:rsidRPr="00C03B2B">
          <w:rPr>
            <w:rStyle w:val="Hyperlink"/>
            <w:noProof/>
            <w:lang w:val="en-US"/>
            <w:rPrChange w:id="464" w:author="Attila Vizhanyo" w:date="2024-01-02T18:35:00Z">
              <w:rPr>
                <w:rStyle w:val="Hyperlink"/>
                <w:noProof/>
              </w:rPr>
            </w:rPrChange>
          </w:rPr>
          <w:instrText xml:space="preserve"> </w:instrText>
        </w:r>
        <w:r w:rsidRPr="00C03B2B">
          <w:rPr>
            <w:rStyle w:val="Hyperlink"/>
            <w:noProof/>
            <w:lang w:val="en-US"/>
            <w:rPrChange w:id="465" w:author="Attila Vizhanyo" w:date="2024-01-02T18:35:00Z">
              <w:rPr>
                <w:rStyle w:val="Hyperlink"/>
                <w:noProof/>
              </w:rPr>
            </w:rPrChange>
          </w:rPr>
        </w:r>
        <w:r w:rsidRPr="00C03B2B">
          <w:rPr>
            <w:rStyle w:val="Hyperlink"/>
            <w:noProof/>
            <w:lang w:val="en-US"/>
            <w:rPrChange w:id="466" w:author="Attila Vizhanyo" w:date="2024-01-02T18:35:00Z">
              <w:rPr>
                <w:rStyle w:val="Hyperlink"/>
                <w:noProof/>
              </w:rPr>
            </w:rPrChange>
          </w:rPr>
          <w:fldChar w:fldCharType="separate"/>
        </w:r>
        <w:r w:rsidRPr="00C03B2B">
          <w:rPr>
            <w:rStyle w:val="Hyperlink"/>
            <w:noProof/>
            <w:lang w:val="en-US" w:eastAsia="en-GB"/>
            <w:rPrChange w:id="467" w:author="Attila Vizhanyo" w:date="2024-01-02T18:35:00Z">
              <w:rPr>
                <w:rStyle w:val="Hyperlink"/>
                <w:noProof/>
                <w:lang w:val="en-CH" w:eastAsia="en-GB"/>
              </w:rPr>
            </w:rPrChange>
          </w:rPr>
          <w:t>print_board: Prints the current state of the board to the terminal.</w:t>
        </w:r>
        <w:r w:rsidRPr="00C03B2B">
          <w:rPr>
            <w:noProof/>
            <w:webHidden/>
            <w:lang w:val="en-US"/>
            <w:rPrChange w:id="468" w:author="Attila Vizhanyo" w:date="2024-01-02T18:35:00Z">
              <w:rPr>
                <w:noProof/>
                <w:webHidden/>
              </w:rPr>
            </w:rPrChange>
          </w:rPr>
          <w:tab/>
        </w:r>
        <w:r w:rsidRPr="00C03B2B">
          <w:rPr>
            <w:noProof/>
            <w:webHidden/>
            <w:lang w:val="en-US"/>
            <w:rPrChange w:id="469" w:author="Attila Vizhanyo" w:date="2024-01-02T18:35:00Z">
              <w:rPr>
                <w:noProof/>
                <w:webHidden/>
              </w:rPr>
            </w:rPrChange>
          </w:rPr>
          <w:fldChar w:fldCharType="begin"/>
        </w:r>
        <w:r w:rsidRPr="00C03B2B">
          <w:rPr>
            <w:noProof/>
            <w:webHidden/>
            <w:lang w:val="en-US"/>
            <w:rPrChange w:id="470" w:author="Attila Vizhanyo" w:date="2024-01-02T18:35:00Z">
              <w:rPr>
                <w:noProof/>
                <w:webHidden/>
              </w:rPr>
            </w:rPrChange>
          </w:rPr>
          <w:instrText xml:space="preserve"> PAGEREF _Toc155112905 \h </w:instrText>
        </w:r>
        <w:r w:rsidRPr="00C03B2B">
          <w:rPr>
            <w:noProof/>
            <w:webHidden/>
            <w:lang w:val="en-US"/>
            <w:rPrChange w:id="471" w:author="Attila Vizhanyo" w:date="2024-01-02T18:35:00Z">
              <w:rPr>
                <w:noProof/>
                <w:webHidden/>
              </w:rPr>
            </w:rPrChange>
          </w:rPr>
        </w:r>
      </w:ins>
      <w:r w:rsidRPr="00C03B2B">
        <w:rPr>
          <w:noProof/>
          <w:webHidden/>
          <w:lang w:val="en-US"/>
          <w:rPrChange w:id="472" w:author="Attila Vizhanyo" w:date="2024-01-02T18:35:00Z">
            <w:rPr>
              <w:noProof/>
              <w:webHidden/>
            </w:rPr>
          </w:rPrChange>
        </w:rPr>
        <w:fldChar w:fldCharType="separate"/>
      </w:r>
      <w:ins w:id="473" w:author="Attila Vizhanyo" w:date="2024-01-02T18:34:00Z">
        <w:r w:rsidRPr="00C03B2B">
          <w:rPr>
            <w:noProof/>
            <w:webHidden/>
            <w:lang w:val="en-US"/>
            <w:rPrChange w:id="474" w:author="Attila Vizhanyo" w:date="2024-01-02T18:35:00Z">
              <w:rPr>
                <w:noProof/>
                <w:webHidden/>
              </w:rPr>
            </w:rPrChange>
          </w:rPr>
          <w:t>6</w:t>
        </w:r>
        <w:r w:rsidRPr="00C03B2B">
          <w:rPr>
            <w:noProof/>
            <w:webHidden/>
            <w:lang w:val="en-US"/>
            <w:rPrChange w:id="475" w:author="Attila Vizhanyo" w:date="2024-01-02T18:35:00Z">
              <w:rPr>
                <w:noProof/>
                <w:webHidden/>
              </w:rPr>
            </w:rPrChange>
          </w:rPr>
          <w:fldChar w:fldCharType="end"/>
        </w:r>
        <w:r w:rsidRPr="00C03B2B">
          <w:rPr>
            <w:rStyle w:val="Hyperlink"/>
            <w:noProof/>
            <w:lang w:val="en-US"/>
            <w:rPrChange w:id="476" w:author="Attila Vizhanyo" w:date="2024-01-02T18:35:00Z">
              <w:rPr>
                <w:rStyle w:val="Hyperlink"/>
                <w:noProof/>
              </w:rPr>
            </w:rPrChange>
          </w:rPr>
          <w:fldChar w:fldCharType="end"/>
        </w:r>
      </w:ins>
    </w:p>
    <w:p w14:paraId="6E05FBB3" w14:textId="5EE5156C" w:rsidR="00C03B2B" w:rsidRPr="00C03B2B" w:rsidRDefault="00C03B2B">
      <w:pPr>
        <w:pStyle w:val="TOC2"/>
        <w:tabs>
          <w:tab w:val="right" w:leader="dot" w:pos="9061"/>
        </w:tabs>
        <w:rPr>
          <w:ins w:id="477" w:author="Attila Vizhanyo" w:date="2024-01-02T18:34:00Z"/>
          <w:rFonts w:asciiTheme="minorHAnsi" w:eastAsiaTheme="minorEastAsia" w:hAnsiTheme="minorHAnsi"/>
          <w:noProof/>
          <w:color w:val="auto"/>
          <w:kern w:val="2"/>
          <w:sz w:val="24"/>
          <w:szCs w:val="24"/>
          <w:lang w:val="en-US" w:eastAsia="en-GB"/>
          <w14:ligatures w14:val="standardContextual"/>
          <w:rPrChange w:id="478" w:author="Attila Vizhanyo" w:date="2024-01-02T18:35:00Z">
            <w:rPr>
              <w:ins w:id="479"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480" w:author="Attila Vizhanyo" w:date="2024-01-02T18:34:00Z">
        <w:r w:rsidRPr="00C03B2B">
          <w:rPr>
            <w:rStyle w:val="Hyperlink"/>
            <w:noProof/>
            <w:lang w:val="en-US"/>
            <w:rPrChange w:id="481" w:author="Attila Vizhanyo" w:date="2024-01-02T18:35:00Z">
              <w:rPr>
                <w:rStyle w:val="Hyperlink"/>
                <w:noProof/>
              </w:rPr>
            </w:rPrChange>
          </w:rPr>
          <w:fldChar w:fldCharType="begin"/>
        </w:r>
        <w:r w:rsidRPr="00C03B2B">
          <w:rPr>
            <w:rStyle w:val="Hyperlink"/>
            <w:noProof/>
            <w:lang w:val="en-US"/>
            <w:rPrChange w:id="482" w:author="Attila Vizhanyo" w:date="2024-01-02T18:35:00Z">
              <w:rPr>
                <w:rStyle w:val="Hyperlink"/>
                <w:noProof/>
              </w:rPr>
            </w:rPrChange>
          </w:rPr>
          <w:instrText xml:space="preserve"> </w:instrText>
        </w:r>
        <w:r w:rsidRPr="00C03B2B">
          <w:rPr>
            <w:noProof/>
            <w:lang w:val="en-US"/>
            <w:rPrChange w:id="483" w:author="Attila Vizhanyo" w:date="2024-01-02T18:35:00Z">
              <w:rPr>
                <w:noProof/>
              </w:rPr>
            </w:rPrChange>
          </w:rPr>
          <w:instrText>HYPERLINK \l "_Toc155112906"</w:instrText>
        </w:r>
        <w:r w:rsidRPr="00C03B2B">
          <w:rPr>
            <w:rStyle w:val="Hyperlink"/>
            <w:noProof/>
            <w:lang w:val="en-US"/>
            <w:rPrChange w:id="484" w:author="Attila Vizhanyo" w:date="2024-01-02T18:35:00Z">
              <w:rPr>
                <w:rStyle w:val="Hyperlink"/>
                <w:noProof/>
              </w:rPr>
            </w:rPrChange>
          </w:rPr>
          <w:instrText xml:space="preserve"> </w:instrText>
        </w:r>
        <w:r w:rsidRPr="00C03B2B">
          <w:rPr>
            <w:rStyle w:val="Hyperlink"/>
            <w:noProof/>
            <w:lang w:val="en-US"/>
            <w:rPrChange w:id="485" w:author="Attila Vizhanyo" w:date="2024-01-02T18:35:00Z">
              <w:rPr>
                <w:rStyle w:val="Hyperlink"/>
                <w:noProof/>
              </w:rPr>
            </w:rPrChange>
          </w:rPr>
        </w:r>
        <w:r w:rsidRPr="00C03B2B">
          <w:rPr>
            <w:rStyle w:val="Hyperlink"/>
            <w:noProof/>
            <w:lang w:val="en-US"/>
            <w:rPrChange w:id="486" w:author="Attila Vizhanyo" w:date="2024-01-02T18:35:00Z">
              <w:rPr>
                <w:rStyle w:val="Hyperlink"/>
                <w:noProof/>
              </w:rPr>
            </w:rPrChange>
          </w:rPr>
          <w:fldChar w:fldCharType="separate"/>
        </w:r>
        <w:r w:rsidRPr="00C03B2B">
          <w:rPr>
            <w:rStyle w:val="Hyperlink"/>
            <w:noProof/>
            <w:lang w:val="en-US" w:eastAsia="en-GB"/>
            <w:rPrChange w:id="487" w:author="Attila Vizhanyo" w:date="2024-01-02T18:35:00Z">
              <w:rPr>
                <w:rStyle w:val="Hyperlink"/>
                <w:noProof/>
                <w:lang w:val="en-CH" w:eastAsia="en-GB"/>
              </w:rPr>
            </w:rPrChange>
          </w:rPr>
          <w:t>get_position: Stores position of each piece on the board.</w:t>
        </w:r>
        <w:r w:rsidRPr="00C03B2B">
          <w:rPr>
            <w:noProof/>
            <w:webHidden/>
            <w:lang w:val="en-US"/>
            <w:rPrChange w:id="488" w:author="Attila Vizhanyo" w:date="2024-01-02T18:35:00Z">
              <w:rPr>
                <w:noProof/>
                <w:webHidden/>
              </w:rPr>
            </w:rPrChange>
          </w:rPr>
          <w:tab/>
        </w:r>
        <w:r w:rsidRPr="00C03B2B">
          <w:rPr>
            <w:noProof/>
            <w:webHidden/>
            <w:lang w:val="en-US"/>
            <w:rPrChange w:id="489" w:author="Attila Vizhanyo" w:date="2024-01-02T18:35:00Z">
              <w:rPr>
                <w:noProof/>
                <w:webHidden/>
              </w:rPr>
            </w:rPrChange>
          </w:rPr>
          <w:fldChar w:fldCharType="begin"/>
        </w:r>
        <w:r w:rsidRPr="00C03B2B">
          <w:rPr>
            <w:noProof/>
            <w:webHidden/>
            <w:lang w:val="en-US"/>
            <w:rPrChange w:id="490" w:author="Attila Vizhanyo" w:date="2024-01-02T18:35:00Z">
              <w:rPr>
                <w:noProof/>
                <w:webHidden/>
              </w:rPr>
            </w:rPrChange>
          </w:rPr>
          <w:instrText xml:space="preserve"> PAGEREF _Toc155112906 \h </w:instrText>
        </w:r>
        <w:r w:rsidRPr="00C03B2B">
          <w:rPr>
            <w:noProof/>
            <w:webHidden/>
            <w:lang w:val="en-US"/>
            <w:rPrChange w:id="491" w:author="Attila Vizhanyo" w:date="2024-01-02T18:35:00Z">
              <w:rPr>
                <w:noProof/>
                <w:webHidden/>
              </w:rPr>
            </w:rPrChange>
          </w:rPr>
        </w:r>
      </w:ins>
      <w:r w:rsidRPr="00C03B2B">
        <w:rPr>
          <w:noProof/>
          <w:webHidden/>
          <w:lang w:val="en-US"/>
          <w:rPrChange w:id="492" w:author="Attila Vizhanyo" w:date="2024-01-02T18:35:00Z">
            <w:rPr>
              <w:noProof/>
              <w:webHidden/>
            </w:rPr>
          </w:rPrChange>
        </w:rPr>
        <w:fldChar w:fldCharType="separate"/>
      </w:r>
      <w:ins w:id="493" w:author="Attila Vizhanyo" w:date="2024-01-02T18:34:00Z">
        <w:r w:rsidRPr="00C03B2B">
          <w:rPr>
            <w:noProof/>
            <w:webHidden/>
            <w:lang w:val="en-US"/>
            <w:rPrChange w:id="494" w:author="Attila Vizhanyo" w:date="2024-01-02T18:35:00Z">
              <w:rPr>
                <w:noProof/>
                <w:webHidden/>
              </w:rPr>
            </w:rPrChange>
          </w:rPr>
          <w:t>6</w:t>
        </w:r>
        <w:r w:rsidRPr="00C03B2B">
          <w:rPr>
            <w:noProof/>
            <w:webHidden/>
            <w:lang w:val="en-US"/>
            <w:rPrChange w:id="495" w:author="Attila Vizhanyo" w:date="2024-01-02T18:35:00Z">
              <w:rPr>
                <w:noProof/>
                <w:webHidden/>
              </w:rPr>
            </w:rPrChange>
          </w:rPr>
          <w:fldChar w:fldCharType="end"/>
        </w:r>
        <w:r w:rsidRPr="00C03B2B">
          <w:rPr>
            <w:rStyle w:val="Hyperlink"/>
            <w:noProof/>
            <w:lang w:val="en-US"/>
            <w:rPrChange w:id="496" w:author="Attila Vizhanyo" w:date="2024-01-02T18:35:00Z">
              <w:rPr>
                <w:rStyle w:val="Hyperlink"/>
                <w:noProof/>
              </w:rPr>
            </w:rPrChange>
          </w:rPr>
          <w:fldChar w:fldCharType="end"/>
        </w:r>
      </w:ins>
    </w:p>
    <w:p w14:paraId="7695E35B" w14:textId="0C3788F9" w:rsidR="00C03B2B" w:rsidRPr="00C03B2B" w:rsidRDefault="00C03B2B">
      <w:pPr>
        <w:pStyle w:val="TOC1"/>
        <w:tabs>
          <w:tab w:val="left" w:pos="720"/>
          <w:tab w:val="right" w:leader="dot" w:pos="9061"/>
        </w:tabs>
        <w:rPr>
          <w:ins w:id="497" w:author="Attila Vizhanyo" w:date="2024-01-02T18:34:00Z"/>
          <w:rFonts w:asciiTheme="minorHAnsi" w:eastAsiaTheme="minorEastAsia" w:hAnsiTheme="minorHAnsi"/>
          <w:b w:val="0"/>
          <w:noProof/>
          <w:color w:val="auto"/>
          <w:kern w:val="2"/>
          <w:sz w:val="24"/>
          <w:szCs w:val="24"/>
          <w:lang w:val="en-US" w:eastAsia="en-GB"/>
          <w14:ligatures w14:val="standardContextual"/>
          <w:rPrChange w:id="498" w:author="Attila Vizhanyo" w:date="2024-01-02T18:35:00Z">
            <w:rPr>
              <w:ins w:id="499" w:author="Attila Vizhanyo" w:date="2024-01-02T18:34:00Z"/>
              <w:rFonts w:asciiTheme="minorHAnsi" w:eastAsiaTheme="minorEastAsia" w:hAnsiTheme="minorHAnsi"/>
              <w:b w:val="0"/>
              <w:noProof/>
              <w:color w:val="auto"/>
              <w:kern w:val="2"/>
              <w:sz w:val="24"/>
              <w:szCs w:val="24"/>
              <w:lang w:val="en-CH" w:eastAsia="en-GB"/>
              <w14:ligatures w14:val="standardContextual"/>
            </w:rPr>
          </w:rPrChange>
        </w:rPr>
      </w:pPr>
      <w:ins w:id="500" w:author="Attila Vizhanyo" w:date="2024-01-02T18:34:00Z">
        <w:r w:rsidRPr="00C03B2B">
          <w:rPr>
            <w:rStyle w:val="Hyperlink"/>
            <w:noProof/>
            <w:lang w:val="en-US"/>
            <w:rPrChange w:id="501" w:author="Attila Vizhanyo" w:date="2024-01-02T18:35:00Z">
              <w:rPr>
                <w:rStyle w:val="Hyperlink"/>
                <w:noProof/>
              </w:rPr>
            </w:rPrChange>
          </w:rPr>
          <w:fldChar w:fldCharType="begin"/>
        </w:r>
        <w:r w:rsidRPr="00C03B2B">
          <w:rPr>
            <w:rStyle w:val="Hyperlink"/>
            <w:noProof/>
            <w:lang w:val="en-US"/>
            <w:rPrChange w:id="502" w:author="Attila Vizhanyo" w:date="2024-01-02T18:35:00Z">
              <w:rPr>
                <w:rStyle w:val="Hyperlink"/>
                <w:noProof/>
              </w:rPr>
            </w:rPrChange>
          </w:rPr>
          <w:instrText xml:space="preserve"> </w:instrText>
        </w:r>
        <w:r w:rsidRPr="00C03B2B">
          <w:rPr>
            <w:noProof/>
            <w:lang w:val="en-US"/>
            <w:rPrChange w:id="503" w:author="Attila Vizhanyo" w:date="2024-01-02T18:35:00Z">
              <w:rPr>
                <w:noProof/>
              </w:rPr>
            </w:rPrChange>
          </w:rPr>
          <w:instrText>HYPERLINK \l "_Toc155112907"</w:instrText>
        </w:r>
        <w:r w:rsidRPr="00C03B2B">
          <w:rPr>
            <w:rStyle w:val="Hyperlink"/>
            <w:noProof/>
            <w:lang w:val="en-US"/>
            <w:rPrChange w:id="504" w:author="Attila Vizhanyo" w:date="2024-01-02T18:35:00Z">
              <w:rPr>
                <w:rStyle w:val="Hyperlink"/>
                <w:noProof/>
              </w:rPr>
            </w:rPrChange>
          </w:rPr>
          <w:instrText xml:space="preserve"> </w:instrText>
        </w:r>
        <w:r w:rsidRPr="00C03B2B">
          <w:rPr>
            <w:rStyle w:val="Hyperlink"/>
            <w:noProof/>
            <w:lang w:val="en-US"/>
            <w:rPrChange w:id="505" w:author="Attila Vizhanyo" w:date="2024-01-02T18:35:00Z">
              <w:rPr>
                <w:rStyle w:val="Hyperlink"/>
                <w:noProof/>
              </w:rPr>
            </w:rPrChange>
          </w:rPr>
        </w:r>
        <w:r w:rsidRPr="00C03B2B">
          <w:rPr>
            <w:rStyle w:val="Hyperlink"/>
            <w:noProof/>
            <w:lang w:val="en-US"/>
            <w:rPrChange w:id="506" w:author="Attila Vizhanyo" w:date="2024-01-02T18:35:00Z">
              <w:rPr>
                <w:rStyle w:val="Hyperlink"/>
                <w:noProof/>
              </w:rPr>
            </w:rPrChange>
          </w:rPr>
          <w:fldChar w:fldCharType="separate"/>
        </w:r>
        <w:r w:rsidRPr="00C03B2B">
          <w:rPr>
            <w:rStyle w:val="Hyperlink"/>
            <w:noProof/>
            <w:lang w:val="en-US"/>
          </w:rPr>
          <w:t>3</w:t>
        </w:r>
        <w:r w:rsidRPr="00C03B2B">
          <w:rPr>
            <w:rFonts w:asciiTheme="minorHAnsi" w:eastAsiaTheme="minorEastAsia" w:hAnsiTheme="minorHAnsi"/>
            <w:b w:val="0"/>
            <w:noProof/>
            <w:color w:val="auto"/>
            <w:kern w:val="2"/>
            <w:sz w:val="24"/>
            <w:szCs w:val="24"/>
            <w:lang w:val="en-US" w:eastAsia="en-GB"/>
            <w14:ligatures w14:val="standardContextual"/>
            <w:rPrChange w:id="507" w:author="Attila Vizhanyo" w:date="2024-01-02T18:35:00Z">
              <w:rPr>
                <w:rFonts w:asciiTheme="minorHAnsi" w:eastAsiaTheme="minorEastAsia" w:hAnsiTheme="minorHAnsi"/>
                <w:b w:val="0"/>
                <w:noProof/>
                <w:color w:val="auto"/>
                <w:kern w:val="2"/>
                <w:sz w:val="24"/>
                <w:szCs w:val="24"/>
                <w:lang w:val="en-CH" w:eastAsia="en-GB"/>
                <w14:ligatures w14:val="standardContextual"/>
              </w:rPr>
            </w:rPrChange>
          </w:rPr>
          <w:tab/>
        </w:r>
        <w:r w:rsidRPr="00C03B2B">
          <w:rPr>
            <w:rStyle w:val="Hyperlink"/>
            <w:noProof/>
            <w:lang w:val="en-US"/>
          </w:rPr>
          <w:t>Color Chess</w:t>
        </w:r>
        <w:r w:rsidRPr="00C03B2B">
          <w:rPr>
            <w:noProof/>
            <w:webHidden/>
            <w:lang w:val="en-US"/>
            <w:rPrChange w:id="508" w:author="Attila Vizhanyo" w:date="2024-01-02T18:35:00Z">
              <w:rPr>
                <w:noProof/>
                <w:webHidden/>
              </w:rPr>
            </w:rPrChange>
          </w:rPr>
          <w:tab/>
        </w:r>
        <w:r w:rsidRPr="00C03B2B">
          <w:rPr>
            <w:noProof/>
            <w:webHidden/>
            <w:lang w:val="en-US"/>
            <w:rPrChange w:id="509" w:author="Attila Vizhanyo" w:date="2024-01-02T18:35:00Z">
              <w:rPr>
                <w:noProof/>
                <w:webHidden/>
              </w:rPr>
            </w:rPrChange>
          </w:rPr>
          <w:fldChar w:fldCharType="begin"/>
        </w:r>
        <w:r w:rsidRPr="00C03B2B">
          <w:rPr>
            <w:noProof/>
            <w:webHidden/>
            <w:lang w:val="en-US"/>
            <w:rPrChange w:id="510" w:author="Attila Vizhanyo" w:date="2024-01-02T18:35:00Z">
              <w:rPr>
                <w:noProof/>
                <w:webHidden/>
              </w:rPr>
            </w:rPrChange>
          </w:rPr>
          <w:instrText xml:space="preserve"> PAGEREF _Toc155112907 \h </w:instrText>
        </w:r>
        <w:r w:rsidRPr="00C03B2B">
          <w:rPr>
            <w:noProof/>
            <w:webHidden/>
            <w:lang w:val="en-US"/>
            <w:rPrChange w:id="511" w:author="Attila Vizhanyo" w:date="2024-01-02T18:35:00Z">
              <w:rPr>
                <w:noProof/>
                <w:webHidden/>
              </w:rPr>
            </w:rPrChange>
          </w:rPr>
        </w:r>
      </w:ins>
      <w:r w:rsidRPr="00C03B2B">
        <w:rPr>
          <w:noProof/>
          <w:webHidden/>
          <w:lang w:val="en-US"/>
          <w:rPrChange w:id="512" w:author="Attila Vizhanyo" w:date="2024-01-02T18:35:00Z">
            <w:rPr>
              <w:noProof/>
              <w:webHidden/>
            </w:rPr>
          </w:rPrChange>
        </w:rPr>
        <w:fldChar w:fldCharType="separate"/>
      </w:r>
      <w:ins w:id="513" w:author="Attila Vizhanyo" w:date="2024-01-02T18:34:00Z">
        <w:r w:rsidRPr="00C03B2B">
          <w:rPr>
            <w:noProof/>
            <w:webHidden/>
            <w:lang w:val="en-US"/>
            <w:rPrChange w:id="514" w:author="Attila Vizhanyo" w:date="2024-01-02T18:35:00Z">
              <w:rPr>
                <w:noProof/>
                <w:webHidden/>
              </w:rPr>
            </w:rPrChange>
          </w:rPr>
          <w:t>7</w:t>
        </w:r>
        <w:r w:rsidRPr="00C03B2B">
          <w:rPr>
            <w:noProof/>
            <w:webHidden/>
            <w:lang w:val="en-US"/>
            <w:rPrChange w:id="515" w:author="Attila Vizhanyo" w:date="2024-01-02T18:35:00Z">
              <w:rPr>
                <w:noProof/>
                <w:webHidden/>
              </w:rPr>
            </w:rPrChange>
          </w:rPr>
          <w:fldChar w:fldCharType="end"/>
        </w:r>
        <w:r w:rsidRPr="00C03B2B">
          <w:rPr>
            <w:rStyle w:val="Hyperlink"/>
            <w:noProof/>
            <w:lang w:val="en-US"/>
            <w:rPrChange w:id="516" w:author="Attila Vizhanyo" w:date="2024-01-02T18:35:00Z">
              <w:rPr>
                <w:rStyle w:val="Hyperlink"/>
                <w:noProof/>
              </w:rPr>
            </w:rPrChange>
          </w:rPr>
          <w:fldChar w:fldCharType="end"/>
        </w:r>
      </w:ins>
    </w:p>
    <w:p w14:paraId="6F401876" w14:textId="2F5CF658" w:rsidR="00C03B2B" w:rsidRPr="00C03B2B" w:rsidRDefault="00C03B2B">
      <w:pPr>
        <w:pStyle w:val="TOC2"/>
        <w:tabs>
          <w:tab w:val="left" w:pos="720"/>
          <w:tab w:val="right" w:leader="dot" w:pos="9061"/>
        </w:tabs>
        <w:rPr>
          <w:ins w:id="517" w:author="Attila Vizhanyo" w:date="2024-01-02T18:34:00Z"/>
          <w:rFonts w:asciiTheme="minorHAnsi" w:eastAsiaTheme="minorEastAsia" w:hAnsiTheme="minorHAnsi"/>
          <w:noProof/>
          <w:color w:val="auto"/>
          <w:kern w:val="2"/>
          <w:sz w:val="24"/>
          <w:szCs w:val="24"/>
          <w:lang w:val="en-US" w:eastAsia="en-GB"/>
          <w14:ligatures w14:val="standardContextual"/>
          <w:rPrChange w:id="518" w:author="Attila Vizhanyo" w:date="2024-01-02T18:35:00Z">
            <w:rPr>
              <w:ins w:id="519"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520" w:author="Attila Vizhanyo" w:date="2024-01-02T18:34:00Z">
        <w:r w:rsidRPr="00C03B2B">
          <w:rPr>
            <w:rStyle w:val="Hyperlink"/>
            <w:noProof/>
            <w:lang w:val="en-US"/>
            <w:rPrChange w:id="521" w:author="Attila Vizhanyo" w:date="2024-01-02T18:35:00Z">
              <w:rPr>
                <w:rStyle w:val="Hyperlink"/>
                <w:noProof/>
              </w:rPr>
            </w:rPrChange>
          </w:rPr>
          <w:fldChar w:fldCharType="begin"/>
        </w:r>
        <w:r w:rsidRPr="00C03B2B">
          <w:rPr>
            <w:rStyle w:val="Hyperlink"/>
            <w:noProof/>
            <w:lang w:val="en-US"/>
            <w:rPrChange w:id="522" w:author="Attila Vizhanyo" w:date="2024-01-02T18:35:00Z">
              <w:rPr>
                <w:rStyle w:val="Hyperlink"/>
                <w:noProof/>
              </w:rPr>
            </w:rPrChange>
          </w:rPr>
          <w:instrText xml:space="preserve"> </w:instrText>
        </w:r>
        <w:r w:rsidRPr="00C03B2B">
          <w:rPr>
            <w:noProof/>
            <w:lang w:val="en-US"/>
            <w:rPrChange w:id="523" w:author="Attila Vizhanyo" w:date="2024-01-02T18:35:00Z">
              <w:rPr>
                <w:noProof/>
              </w:rPr>
            </w:rPrChange>
          </w:rPr>
          <w:instrText>HYPERLINK \l "_Toc155112908"</w:instrText>
        </w:r>
        <w:r w:rsidRPr="00C03B2B">
          <w:rPr>
            <w:rStyle w:val="Hyperlink"/>
            <w:noProof/>
            <w:lang w:val="en-US"/>
            <w:rPrChange w:id="524" w:author="Attila Vizhanyo" w:date="2024-01-02T18:35:00Z">
              <w:rPr>
                <w:rStyle w:val="Hyperlink"/>
                <w:noProof/>
              </w:rPr>
            </w:rPrChange>
          </w:rPr>
          <w:instrText xml:space="preserve"> </w:instrText>
        </w:r>
        <w:r w:rsidRPr="00C03B2B">
          <w:rPr>
            <w:rStyle w:val="Hyperlink"/>
            <w:noProof/>
            <w:lang w:val="en-US"/>
            <w:rPrChange w:id="525" w:author="Attila Vizhanyo" w:date="2024-01-02T18:35:00Z">
              <w:rPr>
                <w:rStyle w:val="Hyperlink"/>
                <w:noProof/>
              </w:rPr>
            </w:rPrChange>
          </w:rPr>
        </w:r>
        <w:r w:rsidRPr="00C03B2B">
          <w:rPr>
            <w:rStyle w:val="Hyperlink"/>
            <w:noProof/>
            <w:lang w:val="en-US"/>
            <w:rPrChange w:id="526" w:author="Attila Vizhanyo" w:date="2024-01-02T18:35:00Z">
              <w:rPr>
                <w:rStyle w:val="Hyperlink"/>
                <w:noProof/>
              </w:rPr>
            </w:rPrChange>
          </w:rPr>
          <w:fldChar w:fldCharType="separate"/>
        </w:r>
        <w:r w:rsidRPr="00C03B2B">
          <w:rPr>
            <w:rStyle w:val="Hyperlink"/>
            <w:noProof/>
            <w:lang w:val="en-US"/>
          </w:rPr>
          <w:t>3.1</w:t>
        </w:r>
        <w:r w:rsidRPr="00C03B2B">
          <w:rPr>
            <w:rFonts w:asciiTheme="minorHAnsi" w:eastAsiaTheme="minorEastAsia" w:hAnsiTheme="minorHAnsi"/>
            <w:noProof/>
            <w:color w:val="auto"/>
            <w:kern w:val="2"/>
            <w:sz w:val="24"/>
            <w:szCs w:val="24"/>
            <w:lang w:val="en-US" w:eastAsia="en-GB"/>
            <w14:ligatures w14:val="standardContextual"/>
            <w:rPrChange w:id="52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Pr>
            <w:rStyle w:val="Hyperlink"/>
            <w:noProof/>
            <w:lang w:val="en-US"/>
          </w:rPr>
          <w:t>Rules of Color Chess</w:t>
        </w:r>
        <w:r w:rsidRPr="00C03B2B">
          <w:rPr>
            <w:noProof/>
            <w:webHidden/>
            <w:lang w:val="en-US"/>
            <w:rPrChange w:id="528" w:author="Attila Vizhanyo" w:date="2024-01-02T18:35:00Z">
              <w:rPr>
                <w:noProof/>
                <w:webHidden/>
              </w:rPr>
            </w:rPrChange>
          </w:rPr>
          <w:tab/>
        </w:r>
        <w:r w:rsidRPr="00C03B2B">
          <w:rPr>
            <w:noProof/>
            <w:webHidden/>
            <w:lang w:val="en-US"/>
            <w:rPrChange w:id="529" w:author="Attila Vizhanyo" w:date="2024-01-02T18:35:00Z">
              <w:rPr>
                <w:noProof/>
                <w:webHidden/>
              </w:rPr>
            </w:rPrChange>
          </w:rPr>
          <w:fldChar w:fldCharType="begin"/>
        </w:r>
        <w:r w:rsidRPr="00C03B2B">
          <w:rPr>
            <w:noProof/>
            <w:webHidden/>
            <w:lang w:val="en-US"/>
            <w:rPrChange w:id="530" w:author="Attila Vizhanyo" w:date="2024-01-02T18:35:00Z">
              <w:rPr>
                <w:noProof/>
                <w:webHidden/>
              </w:rPr>
            </w:rPrChange>
          </w:rPr>
          <w:instrText xml:space="preserve"> PAGEREF _Toc155112908 \h </w:instrText>
        </w:r>
        <w:r w:rsidRPr="00C03B2B">
          <w:rPr>
            <w:noProof/>
            <w:webHidden/>
            <w:lang w:val="en-US"/>
            <w:rPrChange w:id="531" w:author="Attila Vizhanyo" w:date="2024-01-02T18:35:00Z">
              <w:rPr>
                <w:noProof/>
                <w:webHidden/>
              </w:rPr>
            </w:rPrChange>
          </w:rPr>
        </w:r>
      </w:ins>
      <w:r w:rsidRPr="00C03B2B">
        <w:rPr>
          <w:noProof/>
          <w:webHidden/>
          <w:lang w:val="en-US"/>
          <w:rPrChange w:id="532" w:author="Attila Vizhanyo" w:date="2024-01-02T18:35:00Z">
            <w:rPr>
              <w:noProof/>
              <w:webHidden/>
            </w:rPr>
          </w:rPrChange>
        </w:rPr>
        <w:fldChar w:fldCharType="separate"/>
      </w:r>
      <w:ins w:id="533" w:author="Attila Vizhanyo" w:date="2024-01-02T18:34:00Z">
        <w:r w:rsidRPr="00C03B2B">
          <w:rPr>
            <w:noProof/>
            <w:webHidden/>
            <w:lang w:val="en-US"/>
            <w:rPrChange w:id="534" w:author="Attila Vizhanyo" w:date="2024-01-02T18:35:00Z">
              <w:rPr>
                <w:noProof/>
                <w:webHidden/>
              </w:rPr>
            </w:rPrChange>
          </w:rPr>
          <w:t>7</w:t>
        </w:r>
        <w:r w:rsidRPr="00C03B2B">
          <w:rPr>
            <w:noProof/>
            <w:webHidden/>
            <w:lang w:val="en-US"/>
            <w:rPrChange w:id="535" w:author="Attila Vizhanyo" w:date="2024-01-02T18:35:00Z">
              <w:rPr>
                <w:noProof/>
                <w:webHidden/>
              </w:rPr>
            </w:rPrChange>
          </w:rPr>
          <w:fldChar w:fldCharType="end"/>
        </w:r>
        <w:r w:rsidRPr="00C03B2B">
          <w:rPr>
            <w:rStyle w:val="Hyperlink"/>
            <w:noProof/>
            <w:lang w:val="en-US"/>
            <w:rPrChange w:id="536" w:author="Attila Vizhanyo" w:date="2024-01-02T18:35:00Z">
              <w:rPr>
                <w:rStyle w:val="Hyperlink"/>
                <w:noProof/>
              </w:rPr>
            </w:rPrChange>
          </w:rPr>
          <w:fldChar w:fldCharType="end"/>
        </w:r>
      </w:ins>
    </w:p>
    <w:p w14:paraId="08F75132" w14:textId="62507D4F" w:rsidR="00C03B2B" w:rsidRPr="00C03B2B" w:rsidRDefault="00C03B2B">
      <w:pPr>
        <w:pStyle w:val="TOC2"/>
        <w:tabs>
          <w:tab w:val="left" w:pos="720"/>
          <w:tab w:val="right" w:leader="dot" w:pos="9061"/>
        </w:tabs>
        <w:rPr>
          <w:ins w:id="537" w:author="Attila Vizhanyo" w:date="2024-01-02T18:34:00Z"/>
          <w:rFonts w:asciiTheme="minorHAnsi" w:eastAsiaTheme="minorEastAsia" w:hAnsiTheme="minorHAnsi"/>
          <w:noProof/>
          <w:color w:val="auto"/>
          <w:kern w:val="2"/>
          <w:sz w:val="24"/>
          <w:szCs w:val="24"/>
          <w:lang w:val="en-US" w:eastAsia="en-GB"/>
          <w14:ligatures w14:val="standardContextual"/>
          <w:rPrChange w:id="538" w:author="Attila Vizhanyo" w:date="2024-01-02T18:35:00Z">
            <w:rPr>
              <w:ins w:id="539"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540" w:author="Attila Vizhanyo" w:date="2024-01-02T18:34:00Z">
        <w:r w:rsidRPr="00C03B2B">
          <w:rPr>
            <w:rStyle w:val="Hyperlink"/>
            <w:noProof/>
            <w:lang w:val="en-US"/>
            <w:rPrChange w:id="541" w:author="Attila Vizhanyo" w:date="2024-01-02T18:35:00Z">
              <w:rPr>
                <w:rStyle w:val="Hyperlink"/>
                <w:noProof/>
              </w:rPr>
            </w:rPrChange>
          </w:rPr>
          <w:fldChar w:fldCharType="begin"/>
        </w:r>
        <w:r w:rsidRPr="00C03B2B">
          <w:rPr>
            <w:rStyle w:val="Hyperlink"/>
            <w:noProof/>
            <w:lang w:val="en-US"/>
            <w:rPrChange w:id="542" w:author="Attila Vizhanyo" w:date="2024-01-02T18:35:00Z">
              <w:rPr>
                <w:rStyle w:val="Hyperlink"/>
                <w:noProof/>
              </w:rPr>
            </w:rPrChange>
          </w:rPr>
          <w:instrText xml:space="preserve"> </w:instrText>
        </w:r>
        <w:r w:rsidRPr="00C03B2B">
          <w:rPr>
            <w:noProof/>
            <w:lang w:val="en-US"/>
            <w:rPrChange w:id="543" w:author="Attila Vizhanyo" w:date="2024-01-02T18:35:00Z">
              <w:rPr>
                <w:noProof/>
              </w:rPr>
            </w:rPrChange>
          </w:rPr>
          <w:instrText>HYPERLINK \l "_Toc155112909"</w:instrText>
        </w:r>
        <w:r w:rsidRPr="00C03B2B">
          <w:rPr>
            <w:rStyle w:val="Hyperlink"/>
            <w:noProof/>
            <w:lang w:val="en-US"/>
            <w:rPrChange w:id="544" w:author="Attila Vizhanyo" w:date="2024-01-02T18:35:00Z">
              <w:rPr>
                <w:rStyle w:val="Hyperlink"/>
                <w:noProof/>
              </w:rPr>
            </w:rPrChange>
          </w:rPr>
          <w:instrText xml:space="preserve"> </w:instrText>
        </w:r>
        <w:r w:rsidRPr="00C03B2B">
          <w:rPr>
            <w:rStyle w:val="Hyperlink"/>
            <w:noProof/>
            <w:lang w:val="en-US"/>
            <w:rPrChange w:id="545" w:author="Attila Vizhanyo" w:date="2024-01-02T18:35:00Z">
              <w:rPr>
                <w:rStyle w:val="Hyperlink"/>
                <w:noProof/>
              </w:rPr>
            </w:rPrChange>
          </w:rPr>
        </w:r>
        <w:r w:rsidRPr="00C03B2B">
          <w:rPr>
            <w:rStyle w:val="Hyperlink"/>
            <w:noProof/>
            <w:lang w:val="en-US"/>
            <w:rPrChange w:id="546" w:author="Attila Vizhanyo" w:date="2024-01-02T18:35:00Z">
              <w:rPr>
                <w:rStyle w:val="Hyperlink"/>
                <w:noProof/>
              </w:rPr>
            </w:rPrChange>
          </w:rPr>
          <w:fldChar w:fldCharType="separate"/>
        </w:r>
        <w:r w:rsidRPr="00C03B2B">
          <w:rPr>
            <w:rStyle w:val="Hyperlink"/>
            <w:noProof/>
            <w:lang w:val="en-US"/>
          </w:rPr>
          <w:t>3.2</w:t>
        </w:r>
        <w:r w:rsidRPr="00C03B2B">
          <w:rPr>
            <w:rFonts w:asciiTheme="minorHAnsi" w:eastAsiaTheme="minorEastAsia" w:hAnsiTheme="minorHAnsi"/>
            <w:noProof/>
            <w:color w:val="auto"/>
            <w:kern w:val="2"/>
            <w:sz w:val="24"/>
            <w:szCs w:val="24"/>
            <w:lang w:val="en-US" w:eastAsia="en-GB"/>
            <w14:ligatures w14:val="standardContextual"/>
            <w:rPrChange w:id="54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Pr>
            <w:rStyle w:val="Hyperlink"/>
            <w:noProof/>
            <w:lang w:val="en-US"/>
          </w:rPr>
          <w:t>Implementation of Color Chess</w:t>
        </w:r>
        <w:r w:rsidRPr="00C03B2B">
          <w:rPr>
            <w:noProof/>
            <w:webHidden/>
            <w:lang w:val="en-US"/>
            <w:rPrChange w:id="548" w:author="Attila Vizhanyo" w:date="2024-01-02T18:35:00Z">
              <w:rPr>
                <w:noProof/>
                <w:webHidden/>
              </w:rPr>
            </w:rPrChange>
          </w:rPr>
          <w:tab/>
        </w:r>
        <w:r w:rsidRPr="00C03B2B">
          <w:rPr>
            <w:noProof/>
            <w:webHidden/>
            <w:lang w:val="en-US"/>
            <w:rPrChange w:id="549" w:author="Attila Vizhanyo" w:date="2024-01-02T18:35:00Z">
              <w:rPr>
                <w:noProof/>
                <w:webHidden/>
              </w:rPr>
            </w:rPrChange>
          </w:rPr>
          <w:fldChar w:fldCharType="begin"/>
        </w:r>
        <w:r w:rsidRPr="00C03B2B">
          <w:rPr>
            <w:noProof/>
            <w:webHidden/>
            <w:lang w:val="en-US"/>
            <w:rPrChange w:id="550" w:author="Attila Vizhanyo" w:date="2024-01-02T18:35:00Z">
              <w:rPr>
                <w:noProof/>
                <w:webHidden/>
              </w:rPr>
            </w:rPrChange>
          </w:rPr>
          <w:instrText xml:space="preserve"> PAGEREF _Toc155112909 \h </w:instrText>
        </w:r>
        <w:r w:rsidRPr="00C03B2B">
          <w:rPr>
            <w:noProof/>
            <w:webHidden/>
            <w:lang w:val="en-US"/>
            <w:rPrChange w:id="551" w:author="Attila Vizhanyo" w:date="2024-01-02T18:35:00Z">
              <w:rPr>
                <w:noProof/>
                <w:webHidden/>
              </w:rPr>
            </w:rPrChange>
          </w:rPr>
        </w:r>
      </w:ins>
      <w:r w:rsidRPr="00C03B2B">
        <w:rPr>
          <w:noProof/>
          <w:webHidden/>
          <w:lang w:val="en-US"/>
          <w:rPrChange w:id="552" w:author="Attila Vizhanyo" w:date="2024-01-02T18:35:00Z">
            <w:rPr>
              <w:noProof/>
              <w:webHidden/>
            </w:rPr>
          </w:rPrChange>
        </w:rPr>
        <w:fldChar w:fldCharType="separate"/>
      </w:r>
      <w:ins w:id="553" w:author="Attila Vizhanyo" w:date="2024-01-02T18:34:00Z">
        <w:r w:rsidRPr="00C03B2B">
          <w:rPr>
            <w:noProof/>
            <w:webHidden/>
            <w:lang w:val="en-US"/>
            <w:rPrChange w:id="554" w:author="Attila Vizhanyo" w:date="2024-01-02T18:35:00Z">
              <w:rPr>
                <w:noProof/>
                <w:webHidden/>
              </w:rPr>
            </w:rPrChange>
          </w:rPr>
          <w:t>8</w:t>
        </w:r>
        <w:r w:rsidRPr="00C03B2B">
          <w:rPr>
            <w:noProof/>
            <w:webHidden/>
            <w:lang w:val="en-US"/>
            <w:rPrChange w:id="555" w:author="Attila Vizhanyo" w:date="2024-01-02T18:35:00Z">
              <w:rPr>
                <w:noProof/>
                <w:webHidden/>
              </w:rPr>
            </w:rPrChange>
          </w:rPr>
          <w:fldChar w:fldCharType="end"/>
        </w:r>
        <w:r w:rsidRPr="00C03B2B">
          <w:rPr>
            <w:rStyle w:val="Hyperlink"/>
            <w:noProof/>
            <w:lang w:val="en-US"/>
            <w:rPrChange w:id="556" w:author="Attila Vizhanyo" w:date="2024-01-02T18:35:00Z">
              <w:rPr>
                <w:rStyle w:val="Hyperlink"/>
                <w:noProof/>
              </w:rPr>
            </w:rPrChange>
          </w:rPr>
          <w:fldChar w:fldCharType="end"/>
        </w:r>
      </w:ins>
    </w:p>
    <w:p w14:paraId="12F2950D" w14:textId="30E06AB8" w:rsidR="00C03B2B" w:rsidRPr="00C03B2B" w:rsidRDefault="00C03B2B">
      <w:pPr>
        <w:pStyle w:val="TOC1"/>
        <w:tabs>
          <w:tab w:val="left" w:pos="720"/>
          <w:tab w:val="right" w:leader="dot" w:pos="9061"/>
        </w:tabs>
        <w:rPr>
          <w:ins w:id="557" w:author="Attila Vizhanyo" w:date="2024-01-02T18:34:00Z"/>
          <w:rFonts w:asciiTheme="minorHAnsi" w:eastAsiaTheme="minorEastAsia" w:hAnsiTheme="minorHAnsi"/>
          <w:b w:val="0"/>
          <w:noProof/>
          <w:color w:val="auto"/>
          <w:kern w:val="2"/>
          <w:sz w:val="24"/>
          <w:szCs w:val="24"/>
          <w:lang w:val="en-US" w:eastAsia="en-GB"/>
          <w14:ligatures w14:val="standardContextual"/>
          <w:rPrChange w:id="558" w:author="Attila Vizhanyo" w:date="2024-01-02T18:35:00Z">
            <w:rPr>
              <w:ins w:id="559" w:author="Attila Vizhanyo" w:date="2024-01-02T18:34:00Z"/>
              <w:rFonts w:asciiTheme="minorHAnsi" w:eastAsiaTheme="minorEastAsia" w:hAnsiTheme="minorHAnsi"/>
              <w:b w:val="0"/>
              <w:noProof/>
              <w:color w:val="auto"/>
              <w:kern w:val="2"/>
              <w:sz w:val="24"/>
              <w:szCs w:val="24"/>
              <w:lang w:val="en-CH" w:eastAsia="en-GB"/>
              <w14:ligatures w14:val="standardContextual"/>
            </w:rPr>
          </w:rPrChange>
        </w:rPr>
      </w:pPr>
      <w:ins w:id="560" w:author="Attila Vizhanyo" w:date="2024-01-02T18:34:00Z">
        <w:r w:rsidRPr="00C03B2B">
          <w:rPr>
            <w:rStyle w:val="Hyperlink"/>
            <w:noProof/>
            <w:lang w:val="en-US"/>
            <w:rPrChange w:id="561" w:author="Attila Vizhanyo" w:date="2024-01-02T18:35:00Z">
              <w:rPr>
                <w:rStyle w:val="Hyperlink"/>
                <w:noProof/>
              </w:rPr>
            </w:rPrChange>
          </w:rPr>
          <w:fldChar w:fldCharType="begin"/>
        </w:r>
        <w:r w:rsidRPr="00C03B2B">
          <w:rPr>
            <w:rStyle w:val="Hyperlink"/>
            <w:noProof/>
            <w:lang w:val="en-US"/>
            <w:rPrChange w:id="562" w:author="Attila Vizhanyo" w:date="2024-01-02T18:35:00Z">
              <w:rPr>
                <w:rStyle w:val="Hyperlink"/>
                <w:noProof/>
              </w:rPr>
            </w:rPrChange>
          </w:rPr>
          <w:instrText xml:space="preserve"> </w:instrText>
        </w:r>
        <w:r w:rsidRPr="00C03B2B">
          <w:rPr>
            <w:noProof/>
            <w:lang w:val="en-US"/>
            <w:rPrChange w:id="563" w:author="Attila Vizhanyo" w:date="2024-01-02T18:35:00Z">
              <w:rPr>
                <w:noProof/>
              </w:rPr>
            </w:rPrChange>
          </w:rPr>
          <w:instrText>HYPERLINK \l "_Toc155112910"</w:instrText>
        </w:r>
        <w:r w:rsidRPr="00C03B2B">
          <w:rPr>
            <w:rStyle w:val="Hyperlink"/>
            <w:noProof/>
            <w:lang w:val="en-US"/>
            <w:rPrChange w:id="564" w:author="Attila Vizhanyo" w:date="2024-01-02T18:35:00Z">
              <w:rPr>
                <w:rStyle w:val="Hyperlink"/>
                <w:noProof/>
              </w:rPr>
            </w:rPrChange>
          </w:rPr>
          <w:instrText xml:space="preserve"> </w:instrText>
        </w:r>
        <w:r w:rsidRPr="00C03B2B">
          <w:rPr>
            <w:rStyle w:val="Hyperlink"/>
            <w:noProof/>
            <w:lang w:val="en-US"/>
            <w:rPrChange w:id="565" w:author="Attila Vizhanyo" w:date="2024-01-02T18:35:00Z">
              <w:rPr>
                <w:rStyle w:val="Hyperlink"/>
                <w:noProof/>
              </w:rPr>
            </w:rPrChange>
          </w:rPr>
        </w:r>
        <w:r w:rsidRPr="00C03B2B">
          <w:rPr>
            <w:rStyle w:val="Hyperlink"/>
            <w:noProof/>
            <w:lang w:val="en-US"/>
            <w:rPrChange w:id="566" w:author="Attila Vizhanyo" w:date="2024-01-02T18:35:00Z">
              <w:rPr>
                <w:rStyle w:val="Hyperlink"/>
                <w:noProof/>
              </w:rPr>
            </w:rPrChange>
          </w:rPr>
          <w:fldChar w:fldCharType="separate"/>
        </w:r>
        <w:r w:rsidRPr="00C03B2B">
          <w:rPr>
            <w:rStyle w:val="Hyperlink"/>
            <w:noProof/>
            <w:lang w:val="en-US"/>
          </w:rPr>
          <w:t>4</w:t>
        </w:r>
        <w:r w:rsidRPr="00C03B2B">
          <w:rPr>
            <w:rFonts w:asciiTheme="minorHAnsi" w:eastAsiaTheme="minorEastAsia" w:hAnsiTheme="minorHAnsi"/>
            <w:b w:val="0"/>
            <w:noProof/>
            <w:color w:val="auto"/>
            <w:kern w:val="2"/>
            <w:sz w:val="24"/>
            <w:szCs w:val="24"/>
            <w:lang w:val="en-US" w:eastAsia="en-GB"/>
            <w14:ligatures w14:val="standardContextual"/>
            <w:rPrChange w:id="567" w:author="Attila Vizhanyo" w:date="2024-01-02T18:35:00Z">
              <w:rPr>
                <w:rFonts w:asciiTheme="minorHAnsi" w:eastAsiaTheme="minorEastAsia" w:hAnsiTheme="minorHAnsi"/>
                <w:b w:val="0"/>
                <w:noProof/>
                <w:color w:val="auto"/>
                <w:kern w:val="2"/>
                <w:sz w:val="24"/>
                <w:szCs w:val="24"/>
                <w:lang w:val="en-CH" w:eastAsia="en-GB"/>
                <w14:ligatures w14:val="standardContextual"/>
              </w:rPr>
            </w:rPrChange>
          </w:rPr>
          <w:tab/>
        </w:r>
        <w:r w:rsidRPr="00C03B2B">
          <w:rPr>
            <w:rStyle w:val="Hyperlink"/>
            <w:noProof/>
            <w:lang w:val="en-US"/>
          </w:rPr>
          <w:t>Chaotic Chess</w:t>
        </w:r>
        <w:r w:rsidRPr="00C03B2B">
          <w:rPr>
            <w:noProof/>
            <w:webHidden/>
            <w:lang w:val="en-US"/>
            <w:rPrChange w:id="568" w:author="Attila Vizhanyo" w:date="2024-01-02T18:35:00Z">
              <w:rPr>
                <w:noProof/>
                <w:webHidden/>
              </w:rPr>
            </w:rPrChange>
          </w:rPr>
          <w:tab/>
        </w:r>
        <w:r w:rsidRPr="00C03B2B">
          <w:rPr>
            <w:noProof/>
            <w:webHidden/>
            <w:lang w:val="en-US"/>
            <w:rPrChange w:id="569" w:author="Attila Vizhanyo" w:date="2024-01-02T18:35:00Z">
              <w:rPr>
                <w:noProof/>
                <w:webHidden/>
              </w:rPr>
            </w:rPrChange>
          </w:rPr>
          <w:fldChar w:fldCharType="begin"/>
        </w:r>
        <w:r w:rsidRPr="00C03B2B">
          <w:rPr>
            <w:noProof/>
            <w:webHidden/>
            <w:lang w:val="en-US"/>
            <w:rPrChange w:id="570" w:author="Attila Vizhanyo" w:date="2024-01-02T18:35:00Z">
              <w:rPr>
                <w:noProof/>
                <w:webHidden/>
              </w:rPr>
            </w:rPrChange>
          </w:rPr>
          <w:instrText xml:space="preserve"> PAGEREF _Toc155112910 \h </w:instrText>
        </w:r>
        <w:r w:rsidRPr="00C03B2B">
          <w:rPr>
            <w:noProof/>
            <w:webHidden/>
            <w:lang w:val="en-US"/>
            <w:rPrChange w:id="571" w:author="Attila Vizhanyo" w:date="2024-01-02T18:35:00Z">
              <w:rPr>
                <w:noProof/>
                <w:webHidden/>
              </w:rPr>
            </w:rPrChange>
          </w:rPr>
        </w:r>
      </w:ins>
      <w:r w:rsidRPr="00C03B2B">
        <w:rPr>
          <w:noProof/>
          <w:webHidden/>
          <w:lang w:val="en-US"/>
          <w:rPrChange w:id="572" w:author="Attila Vizhanyo" w:date="2024-01-02T18:35:00Z">
            <w:rPr>
              <w:noProof/>
              <w:webHidden/>
            </w:rPr>
          </w:rPrChange>
        </w:rPr>
        <w:fldChar w:fldCharType="separate"/>
      </w:r>
      <w:ins w:id="573" w:author="Attila Vizhanyo" w:date="2024-01-02T18:34:00Z">
        <w:r w:rsidRPr="00C03B2B">
          <w:rPr>
            <w:noProof/>
            <w:webHidden/>
            <w:lang w:val="en-US"/>
            <w:rPrChange w:id="574" w:author="Attila Vizhanyo" w:date="2024-01-02T18:35:00Z">
              <w:rPr>
                <w:noProof/>
                <w:webHidden/>
              </w:rPr>
            </w:rPrChange>
          </w:rPr>
          <w:t>9</w:t>
        </w:r>
        <w:r w:rsidRPr="00C03B2B">
          <w:rPr>
            <w:noProof/>
            <w:webHidden/>
            <w:lang w:val="en-US"/>
            <w:rPrChange w:id="575" w:author="Attila Vizhanyo" w:date="2024-01-02T18:35:00Z">
              <w:rPr>
                <w:noProof/>
                <w:webHidden/>
              </w:rPr>
            </w:rPrChange>
          </w:rPr>
          <w:fldChar w:fldCharType="end"/>
        </w:r>
        <w:r w:rsidRPr="00C03B2B">
          <w:rPr>
            <w:rStyle w:val="Hyperlink"/>
            <w:noProof/>
            <w:lang w:val="en-US"/>
            <w:rPrChange w:id="576" w:author="Attila Vizhanyo" w:date="2024-01-02T18:35:00Z">
              <w:rPr>
                <w:rStyle w:val="Hyperlink"/>
                <w:noProof/>
              </w:rPr>
            </w:rPrChange>
          </w:rPr>
          <w:fldChar w:fldCharType="end"/>
        </w:r>
      </w:ins>
    </w:p>
    <w:p w14:paraId="7F4CDBCD" w14:textId="5D1F09D1" w:rsidR="00C03B2B" w:rsidRPr="00C03B2B" w:rsidRDefault="00C03B2B">
      <w:pPr>
        <w:pStyle w:val="TOC2"/>
        <w:tabs>
          <w:tab w:val="left" w:pos="720"/>
          <w:tab w:val="right" w:leader="dot" w:pos="9061"/>
        </w:tabs>
        <w:rPr>
          <w:ins w:id="577" w:author="Attila Vizhanyo" w:date="2024-01-02T18:34:00Z"/>
          <w:rFonts w:asciiTheme="minorHAnsi" w:eastAsiaTheme="minorEastAsia" w:hAnsiTheme="minorHAnsi"/>
          <w:noProof/>
          <w:color w:val="auto"/>
          <w:kern w:val="2"/>
          <w:sz w:val="24"/>
          <w:szCs w:val="24"/>
          <w:lang w:val="en-US" w:eastAsia="en-GB"/>
          <w14:ligatures w14:val="standardContextual"/>
          <w:rPrChange w:id="578" w:author="Attila Vizhanyo" w:date="2024-01-02T18:35:00Z">
            <w:rPr>
              <w:ins w:id="579"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580" w:author="Attila Vizhanyo" w:date="2024-01-02T18:34:00Z">
        <w:r w:rsidRPr="00C03B2B">
          <w:rPr>
            <w:rStyle w:val="Hyperlink"/>
            <w:noProof/>
            <w:lang w:val="en-US"/>
            <w:rPrChange w:id="581" w:author="Attila Vizhanyo" w:date="2024-01-02T18:35:00Z">
              <w:rPr>
                <w:rStyle w:val="Hyperlink"/>
                <w:noProof/>
              </w:rPr>
            </w:rPrChange>
          </w:rPr>
          <w:fldChar w:fldCharType="begin"/>
        </w:r>
        <w:r w:rsidRPr="00C03B2B">
          <w:rPr>
            <w:rStyle w:val="Hyperlink"/>
            <w:noProof/>
            <w:lang w:val="en-US"/>
            <w:rPrChange w:id="582" w:author="Attila Vizhanyo" w:date="2024-01-02T18:35:00Z">
              <w:rPr>
                <w:rStyle w:val="Hyperlink"/>
                <w:noProof/>
              </w:rPr>
            </w:rPrChange>
          </w:rPr>
          <w:instrText xml:space="preserve"> </w:instrText>
        </w:r>
        <w:r w:rsidRPr="00C03B2B">
          <w:rPr>
            <w:noProof/>
            <w:lang w:val="en-US"/>
            <w:rPrChange w:id="583" w:author="Attila Vizhanyo" w:date="2024-01-02T18:35:00Z">
              <w:rPr>
                <w:noProof/>
              </w:rPr>
            </w:rPrChange>
          </w:rPr>
          <w:instrText>HYPERLINK \l "_Toc155112911"</w:instrText>
        </w:r>
        <w:r w:rsidRPr="00C03B2B">
          <w:rPr>
            <w:rStyle w:val="Hyperlink"/>
            <w:noProof/>
            <w:lang w:val="en-US"/>
            <w:rPrChange w:id="584" w:author="Attila Vizhanyo" w:date="2024-01-02T18:35:00Z">
              <w:rPr>
                <w:rStyle w:val="Hyperlink"/>
                <w:noProof/>
              </w:rPr>
            </w:rPrChange>
          </w:rPr>
          <w:instrText xml:space="preserve"> </w:instrText>
        </w:r>
        <w:r w:rsidRPr="00C03B2B">
          <w:rPr>
            <w:rStyle w:val="Hyperlink"/>
            <w:noProof/>
            <w:lang w:val="en-US"/>
            <w:rPrChange w:id="585" w:author="Attila Vizhanyo" w:date="2024-01-02T18:35:00Z">
              <w:rPr>
                <w:rStyle w:val="Hyperlink"/>
                <w:noProof/>
              </w:rPr>
            </w:rPrChange>
          </w:rPr>
        </w:r>
        <w:r w:rsidRPr="00C03B2B">
          <w:rPr>
            <w:rStyle w:val="Hyperlink"/>
            <w:noProof/>
            <w:lang w:val="en-US"/>
            <w:rPrChange w:id="586" w:author="Attila Vizhanyo" w:date="2024-01-02T18:35:00Z">
              <w:rPr>
                <w:rStyle w:val="Hyperlink"/>
                <w:noProof/>
              </w:rPr>
            </w:rPrChange>
          </w:rPr>
          <w:fldChar w:fldCharType="separate"/>
        </w:r>
        <w:r w:rsidRPr="00C03B2B">
          <w:rPr>
            <w:rStyle w:val="Hyperlink"/>
            <w:noProof/>
            <w:lang w:val="en-US"/>
          </w:rPr>
          <w:t>4.1</w:t>
        </w:r>
        <w:r w:rsidRPr="00C03B2B">
          <w:rPr>
            <w:rFonts w:asciiTheme="minorHAnsi" w:eastAsiaTheme="minorEastAsia" w:hAnsiTheme="minorHAnsi"/>
            <w:noProof/>
            <w:color w:val="auto"/>
            <w:kern w:val="2"/>
            <w:sz w:val="24"/>
            <w:szCs w:val="24"/>
            <w:lang w:val="en-US" w:eastAsia="en-GB"/>
            <w14:ligatures w14:val="standardContextual"/>
            <w:rPrChange w:id="58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Pr>
            <w:rStyle w:val="Hyperlink"/>
            <w:noProof/>
            <w:lang w:val="en-US"/>
          </w:rPr>
          <w:t>Rules of Chaotic Chess</w:t>
        </w:r>
        <w:r w:rsidRPr="00C03B2B">
          <w:rPr>
            <w:noProof/>
            <w:webHidden/>
            <w:lang w:val="en-US"/>
            <w:rPrChange w:id="588" w:author="Attila Vizhanyo" w:date="2024-01-02T18:35:00Z">
              <w:rPr>
                <w:noProof/>
                <w:webHidden/>
              </w:rPr>
            </w:rPrChange>
          </w:rPr>
          <w:tab/>
        </w:r>
        <w:r w:rsidRPr="00C03B2B">
          <w:rPr>
            <w:noProof/>
            <w:webHidden/>
            <w:lang w:val="en-US"/>
            <w:rPrChange w:id="589" w:author="Attila Vizhanyo" w:date="2024-01-02T18:35:00Z">
              <w:rPr>
                <w:noProof/>
                <w:webHidden/>
              </w:rPr>
            </w:rPrChange>
          </w:rPr>
          <w:fldChar w:fldCharType="begin"/>
        </w:r>
        <w:r w:rsidRPr="00C03B2B">
          <w:rPr>
            <w:noProof/>
            <w:webHidden/>
            <w:lang w:val="en-US"/>
            <w:rPrChange w:id="590" w:author="Attila Vizhanyo" w:date="2024-01-02T18:35:00Z">
              <w:rPr>
                <w:noProof/>
                <w:webHidden/>
              </w:rPr>
            </w:rPrChange>
          </w:rPr>
          <w:instrText xml:space="preserve"> PAGEREF _Toc155112911 \h </w:instrText>
        </w:r>
        <w:r w:rsidRPr="00C03B2B">
          <w:rPr>
            <w:noProof/>
            <w:webHidden/>
            <w:lang w:val="en-US"/>
            <w:rPrChange w:id="591" w:author="Attila Vizhanyo" w:date="2024-01-02T18:35:00Z">
              <w:rPr>
                <w:noProof/>
                <w:webHidden/>
              </w:rPr>
            </w:rPrChange>
          </w:rPr>
        </w:r>
      </w:ins>
      <w:r w:rsidRPr="00C03B2B">
        <w:rPr>
          <w:noProof/>
          <w:webHidden/>
          <w:lang w:val="en-US"/>
          <w:rPrChange w:id="592" w:author="Attila Vizhanyo" w:date="2024-01-02T18:35:00Z">
            <w:rPr>
              <w:noProof/>
              <w:webHidden/>
            </w:rPr>
          </w:rPrChange>
        </w:rPr>
        <w:fldChar w:fldCharType="separate"/>
      </w:r>
      <w:ins w:id="593" w:author="Attila Vizhanyo" w:date="2024-01-02T18:34:00Z">
        <w:r w:rsidRPr="00C03B2B">
          <w:rPr>
            <w:noProof/>
            <w:webHidden/>
            <w:lang w:val="en-US"/>
            <w:rPrChange w:id="594" w:author="Attila Vizhanyo" w:date="2024-01-02T18:35:00Z">
              <w:rPr>
                <w:noProof/>
                <w:webHidden/>
              </w:rPr>
            </w:rPrChange>
          </w:rPr>
          <w:t>9</w:t>
        </w:r>
        <w:r w:rsidRPr="00C03B2B">
          <w:rPr>
            <w:noProof/>
            <w:webHidden/>
            <w:lang w:val="en-US"/>
            <w:rPrChange w:id="595" w:author="Attila Vizhanyo" w:date="2024-01-02T18:35:00Z">
              <w:rPr>
                <w:noProof/>
                <w:webHidden/>
              </w:rPr>
            </w:rPrChange>
          </w:rPr>
          <w:fldChar w:fldCharType="end"/>
        </w:r>
        <w:r w:rsidRPr="00C03B2B">
          <w:rPr>
            <w:rStyle w:val="Hyperlink"/>
            <w:noProof/>
            <w:lang w:val="en-US"/>
            <w:rPrChange w:id="596" w:author="Attila Vizhanyo" w:date="2024-01-02T18:35:00Z">
              <w:rPr>
                <w:rStyle w:val="Hyperlink"/>
                <w:noProof/>
              </w:rPr>
            </w:rPrChange>
          </w:rPr>
          <w:fldChar w:fldCharType="end"/>
        </w:r>
      </w:ins>
    </w:p>
    <w:p w14:paraId="42993DA2" w14:textId="3CABC998" w:rsidR="00C03B2B" w:rsidRPr="00C03B2B" w:rsidRDefault="00C03B2B">
      <w:pPr>
        <w:pStyle w:val="TOC3"/>
        <w:tabs>
          <w:tab w:val="left" w:pos="960"/>
          <w:tab w:val="right" w:leader="dot" w:pos="9061"/>
        </w:tabs>
        <w:rPr>
          <w:ins w:id="597" w:author="Attila Vizhanyo" w:date="2024-01-02T18:34:00Z"/>
          <w:rFonts w:asciiTheme="minorHAnsi" w:eastAsiaTheme="minorEastAsia" w:hAnsiTheme="minorHAnsi"/>
          <w:noProof/>
          <w:color w:val="auto"/>
          <w:kern w:val="2"/>
          <w:sz w:val="24"/>
          <w:szCs w:val="24"/>
          <w:lang w:val="en-US" w:eastAsia="en-GB"/>
          <w14:ligatures w14:val="standardContextual"/>
          <w:rPrChange w:id="598" w:author="Attila Vizhanyo" w:date="2024-01-02T18:35:00Z">
            <w:rPr>
              <w:ins w:id="599"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600" w:author="Attila Vizhanyo" w:date="2024-01-02T18:34:00Z">
        <w:r w:rsidRPr="00C03B2B">
          <w:rPr>
            <w:rStyle w:val="Hyperlink"/>
            <w:noProof/>
            <w:lang w:val="en-US"/>
            <w:rPrChange w:id="601" w:author="Attila Vizhanyo" w:date="2024-01-02T18:35:00Z">
              <w:rPr>
                <w:rStyle w:val="Hyperlink"/>
                <w:noProof/>
              </w:rPr>
            </w:rPrChange>
          </w:rPr>
          <w:fldChar w:fldCharType="begin"/>
        </w:r>
        <w:r w:rsidRPr="00C03B2B">
          <w:rPr>
            <w:rStyle w:val="Hyperlink"/>
            <w:noProof/>
            <w:lang w:val="en-US"/>
            <w:rPrChange w:id="602" w:author="Attila Vizhanyo" w:date="2024-01-02T18:35:00Z">
              <w:rPr>
                <w:rStyle w:val="Hyperlink"/>
                <w:noProof/>
              </w:rPr>
            </w:rPrChange>
          </w:rPr>
          <w:instrText xml:space="preserve"> </w:instrText>
        </w:r>
        <w:r w:rsidRPr="00C03B2B">
          <w:rPr>
            <w:noProof/>
            <w:lang w:val="en-US"/>
            <w:rPrChange w:id="603" w:author="Attila Vizhanyo" w:date="2024-01-02T18:35:00Z">
              <w:rPr>
                <w:noProof/>
              </w:rPr>
            </w:rPrChange>
          </w:rPr>
          <w:instrText>HYPERLINK \l "_Toc155112912"</w:instrText>
        </w:r>
        <w:r w:rsidRPr="00C03B2B">
          <w:rPr>
            <w:rStyle w:val="Hyperlink"/>
            <w:noProof/>
            <w:lang w:val="en-US"/>
            <w:rPrChange w:id="604" w:author="Attila Vizhanyo" w:date="2024-01-02T18:35:00Z">
              <w:rPr>
                <w:rStyle w:val="Hyperlink"/>
                <w:noProof/>
              </w:rPr>
            </w:rPrChange>
          </w:rPr>
          <w:instrText xml:space="preserve"> </w:instrText>
        </w:r>
        <w:r w:rsidRPr="00C03B2B">
          <w:rPr>
            <w:rStyle w:val="Hyperlink"/>
            <w:noProof/>
            <w:lang w:val="en-US"/>
            <w:rPrChange w:id="605" w:author="Attila Vizhanyo" w:date="2024-01-02T18:35:00Z">
              <w:rPr>
                <w:rStyle w:val="Hyperlink"/>
                <w:noProof/>
              </w:rPr>
            </w:rPrChange>
          </w:rPr>
        </w:r>
        <w:r w:rsidRPr="00C03B2B">
          <w:rPr>
            <w:rStyle w:val="Hyperlink"/>
            <w:noProof/>
            <w:lang w:val="en-US"/>
            <w:rPrChange w:id="606" w:author="Attila Vizhanyo" w:date="2024-01-02T18:35:00Z">
              <w:rPr>
                <w:rStyle w:val="Hyperlink"/>
                <w:noProof/>
              </w:rPr>
            </w:rPrChange>
          </w:rPr>
          <w:fldChar w:fldCharType="separate"/>
        </w:r>
        <w:r w:rsidRPr="00C03B2B">
          <w:rPr>
            <w:rStyle w:val="Hyperlink"/>
            <w:noProof/>
            <w:lang w:val="en-US"/>
          </w:rPr>
          <w:t>4.1.1</w:t>
        </w:r>
        <w:r w:rsidRPr="00C03B2B">
          <w:rPr>
            <w:rFonts w:asciiTheme="minorHAnsi" w:eastAsiaTheme="minorEastAsia" w:hAnsiTheme="minorHAnsi"/>
            <w:noProof/>
            <w:color w:val="auto"/>
            <w:kern w:val="2"/>
            <w:sz w:val="24"/>
            <w:szCs w:val="24"/>
            <w:lang w:val="en-US" w:eastAsia="en-GB"/>
            <w14:ligatures w14:val="standardContextual"/>
            <w:rPrChange w:id="60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Pr>
            <w:rStyle w:val="Hyperlink"/>
            <w:noProof/>
            <w:lang w:val="en-US"/>
          </w:rPr>
          <w:t>Barrier</w:t>
        </w:r>
        <w:r w:rsidRPr="00C03B2B">
          <w:rPr>
            <w:noProof/>
            <w:webHidden/>
            <w:lang w:val="en-US"/>
            <w:rPrChange w:id="608" w:author="Attila Vizhanyo" w:date="2024-01-02T18:35:00Z">
              <w:rPr>
                <w:noProof/>
                <w:webHidden/>
              </w:rPr>
            </w:rPrChange>
          </w:rPr>
          <w:tab/>
        </w:r>
        <w:r w:rsidRPr="00C03B2B">
          <w:rPr>
            <w:noProof/>
            <w:webHidden/>
            <w:lang w:val="en-US"/>
            <w:rPrChange w:id="609" w:author="Attila Vizhanyo" w:date="2024-01-02T18:35:00Z">
              <w:rPr>
                <w:noProof/>
                <w:webHidden/>
              </w:rPr>
            </w:rPrChange>
          </w:rPr>
          <w:fldChar w:fldCharType="begin"/>
        </w:r>
        <w:r w:rsidRPr="00C03B2B">
          <w:rPr>
            <w:noProof/>
            <w:webHidden/>
            <w:lang w:val="en-US"/>
            <w:rPrChange w:id="610" w:author="Attila Vizhanyo" w:date="2024-01-02T18:35:00Z">
              <w:rPr>
                <w:noProof/>
                <w:webHidden/>
              </w:rPr>
            </w:rPrChange>
          </w:rPr>
          <w:instrText xml:space="preserve"> PAGEREF _Toc155112912 \h </w:instrText>
        </w:r>
        <w:r w:rsidRPr="00C03B2B">
          <w:rPr>
            <w:noProof/>
            <w:webHidden/>
            <w:lang w:val="en-US"/>
            <w:rPrChange w:id="611" w:author="Attila Vizhanyo" w:date="2024-01-02T18:35:00Z">
              <w:rPr>
                <w:noProof/>
                <w:webHidden/>
              </w:rPr>
            </w:rPrChange>
          </w:rPr>
        </w:r>
      </w:ins>
      <w:r w:rsidRPr="00C03B2B">
        <w:rPr>
          <w:noProof/>
          <w:webHidden/>
          <w:lang w:val="en-US"/>
          <w:rPrChange w:id="612" w:author="Attila Vizhanyo" w:date="2024-01-02T18:35:00Z">
            <w:rPr>
              <w:noProof/>
              <w:webHidden/>
            </w:rPr>
          </w:rPrChange>
        </w:rPr>
        <w:fldChar w:fldCharType="separate"/>
      </w:r>
      <w:ins w:id="613" w:author="Attila Vizhanyo" w:date="2024-01-02T18:34:00Z">
        <w:r w:rsidRPr="00C03B2B">
          <w:rPr>
            <w:noProof/>
            <w:webHidden/>
            <w:lang w:val="en-US"/>
            <w:rPrChange w:id="614" w:author="Attila Vizhanyo" w:date="2024-01-02T18:35:00Z">
              <w:rPr>
                <w:noProof/>
                <w:webHidden/>
              </w:rPr>
            </w:rPrChange>
          </w:rPr>
          <w:t>9</w:t>
        </w:r>
        <w:r w:rsidRPr="00C03B2B">
          <w:rPr>
            <w:noProof/>
            <w:webHidden/>
            <w:lang w:val="en-US"/>
            <w:rPrChange w:id="615" w:author="Attila Vizhanyo" w:date="2024-01-02T18:35:00Z">
              <w:rPr>
                <w:noProof/>
                <w:webHidden/>
              </w:rPr>
            </w:rPrChange>
          </w:rPr>
          <w:fldChar w:fldCharType="end"/>
        </w:r>
        <w:r w:rsidRPr="00C03B2B">
          <w:rPr>
            <w:rStyle w:val="Hyperlink"/>
            <w:noProof/>
            <w:lang w:val="en-US"/>
            <w:rPrChange w:id="616" w:author="Attila Vizhanyo" w:date="2024-01-02T18:35:00Z">
              <w:rPr>
                <w:rStyle w:val="Hyperlink"/>
                <w:noProof/>
              </w:rPr>
            </w:rPrChange>
          </w:rPr>
          <w:fldChar w:fldCharType="end"/>
        </w:r>
      </w:ins>
    </w:p>
    <w:p w14:paraId="0BDE5AED" w14:textId="2889DEBF" w:rsidR="00C03B2B" w:rsidRPr="00C03B2B" w:rsidRDefault="00C03B2B">
      <w:pPr>
        <w:pStyle w:val="TOC3"/>
        <w:tabs>
          <w:tab w:val="left" w:pos="960"/>
          <w:tab w:val="right" w:leader="dot" w:pos="9061"/>
        </w:tabs>
        <w:rPr>
          <w:ins w:id="617" w:author="Attila Vizhanyo" w:date="2024-01-02T18:34:00Z"/>
          <w:rFonts w:asciiTheme="minorHAnsi" w:eastAsiaTheme="minorEastAsia" w:hAnsiTheme="minorHAnsi"/>
          <w:noProof/>
          <w:color w:val="auto"/>
          <w:kern w:val="2"/>
          <w:sz w:val="24"/>
          <w:szCs w:val="24"/>
          <w:lang w:val="en-US" w:eastAsia="en-GB"/>
          <w14:ligatures w14:val="standardContextual"/>
          <w:rPrChange w:id="618" w:author="Attila Vizhanyo" w:date="2024-01-02T18:35:00Z">
            <w:rPr>
              <w:ins w:id="619"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620" w:author="Attila Vizhanyo" w:date="2024-01-02T18:34:00Z">
        <w:r w:rsidRPr="00C03B2B">
          <w:rPr>
            <w:rStyle w:val="Hyperlink"/>
            <w:noProof/>
            <w:lang w:val="en-US"/>
            <w:rPrChange w:id="621" w:author="Attila Vizhanyo" w:date="2024-01-02T18:35:00Z">
              <w:rPr>
                <w:rStyle w:val="Hyperlink"/>
                <w:noProof/>
              </w:rPr>
            </w:rPrChange>
          </w:rPr>
          <w:fldChar w:fldCharType="begin"/>
        </w:r>
        <w:r w:rsidRPr="00C03B2B">
          <w:rPr>
            <w:rStyle w:val="Hyperlink"/>
            <w:noProof/>
            <w:lang w:val="en-US"/>
            <w:rPrChange w:id="622" w:author="Attila Vizhanyo" w:date="2024-01-02T18:35:00Z">
              <w:rPr>
                <w:rStyle w:val="Hyperlink"/>
                <w:noProof/>
              </w:rPr>
            </w:rPrChange>
          </w:rPr>
          <w:instrText xml:space="preserve"> </w:instrText>
        </w:r>
        <w:r w:rsidRPr="00C03B2B">
          <w:rPr>
            <w:noProof/>
            <w:lang w:val="en-US"/>
            <w:rPrChange w:id="623" w:author="Attila Vizhanyo" w:date="2024-01-02T18:35:00Z">
              <w:rPr>
                <w:noProof/>
              </w:rPr>
            </w:rPrChange>
          </w:rPr>
          <w:instrText>HYPERLINK \l "_Toc155112913"</w:instrText>
        </w:r>
        <w:r w:rsidRPr="00C03B2B">
          <w:rPr>
            <w:rStyle w:val="Hyperlink"/>
            <w:noProof/>
            <w:lang w:val="en-US"/>
            <w:rPrChange w:id="624" w:author="Attila Vizhanyo" w:date="2024-01-02T18:35:00Z">
              <w:rPr>
                <w:rStyle w:val="Hyperlink"/>
                <w:noProof/>
              </w:rPr>
            </w:rPrChange>
          </w:rPr>
          <w:instrText xml:space="preserve"> </w:instrText>
        </w:r>
        <w:r w:rsidRPr="00C03B2B">
          <w:rPr>
            <w:rStyle w:val="Hyperlink"/>
            <w:noProof/>
            <w:lang w:val="en-US"/>
            <w:rPrChange w:id="625" w:author="Attila Vizhanyo" w:date="2024-01-02T18:35:00Z">
              <w:rPr>
                <w:rStyle w:val="Hyperlink"/>
                <w:noProof/>
              </w:rPr>
            </w:rPrChange>
          </w:rPr>
        </w:r>
        <w:r w:rsidRPr="00C03B2B">
          <w:rPr>
            <w:rStyle w:val="Hyperlink"/>
            <w:noProof/>
            <w:lang w:val="en-US"/>
            <w:rPrChange w:id="626" w:author="Attila Vizhanyo" w:date="2024-01-02T18:35:00Z">
              <w:rPr>
                <w:rStyle w:val="Hyperlink"/>
                <w:noProof/>
              </w:rPr>
            </w:rPrChange>
          </w:rPr>
          <w:fldChar w:fldCharType="separate"/>
        </w:r>
        <w:r w:rsidRPr="00C03B2B">
          <w:rPr>
            <w:rStyle w:val="Hyperlink"/>
            <w:noProof/>
            <w:lang w:val="en-US"/>
          </w:rPr>
          <w:t>4.1.2</w:t>
        </w:r>
        <w:r w:rsidRPr="00C03B2B">
          <w:rPr>
            <w:rFonts w:asciiTheme="minorHAnsi" w:eastAsiaTheme="minorEastAsia" w:hAnsiTheme="minorHAnsi"/>
            <w:noProof/>
            <w:color w:val="auto"/>
            <w:kern w:val="2"/>
            <w:sz w:val="24"/>
            <w:szCs w:val="24"/>
            <w:lang w:val="en-US" w:eastAsia="en-GB"/>
            <w14:ligatures w14:val="standardContextual"/>
            <w:rPrChange w:id="62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Pr>
            <w:rStyle w:val="Hyperlink"/>
            <w:noProof/>
            <w:lang w:val="en-US"/>
          </w:rPr>
          <w:t>Shiel</w:t>
        </w:r>
        <w:r w:rsidRPr="00C03B2B">
          <w:rPr>
            <w:noProof/>
            <w:webHidden/>
            <w:lang w:val="en-US"/>
            <w:rPrChange w:id="628" w:author="Attila Vizhanyo" w:date="2024-01-02T18:35:00Z">
              <w:rPr>
                <w:noProof/>
                <w:webHidden/>
              </w:rPr>
            </w:rPrChange>
          </w:rPr>
          <w:tab/>
        </w:r>
        <w:r w:rsidRPr="00C03B2B">
          <w:rPr>
            <w:noProof/>
            <w:webHidden/>
            <w:lang w:val="en-US"/>
            <w:rPrChange w:id="629" w:author="Attila Vizhanyo" w:date="2024-01-02T18:35:00Z">
              <w:rPr>
                <w:noProof/>
                <w:webHidden/>
              </w:rPr>
            </w:rPrChange>
          </w:rPr>
          <w:fldChar w:fldCharType="begin"/>
        </w:r>
        <w:r w:rsidRPr="00C03B2B">
          <w:rPr>
            <w:noProof/>
            <w:webHidden/>
            <w:lang w:val="en-US"/>
            <w:rPrChange w:id="630" w:author="Attila Vizhanyo" w:date="2024-01-02T18:35:00Z">
              <w:rPr>
                <w:noProof/>
                <w:webHidden/>
              </w:rPr>
            </w:rPrChange>
          </w:rPr>
          <w:instrText xml:space="preserve"> PAGEREF _Toc155112913 \h </w:instrText>
        </w:r>
        <w:r w:rsidRPr="00C03B2B">
          <w:rPr>
            <w:noProof/>
            <w:webHidden/>
            <w:lang w:val="en-US"/>
            <w:rPrChange w:id="631" w:author="Attila Vizhanyo" w:date="2024-01-02T18:35:00Z">
              <w:rPr>
                <w:noProof/>
                <w:webHidden/>
              </w:rPr>
            </w:rPrChange>
          </w:rPr>
        </w:r>
      </w:ins>
      <w:r w:rsidRPr="00C03B2B">
        <w:rPr>
          <w:noProof/>
          <w:webHidden/>
          <w:lang w:val="en-US"/>
          <w:rPrChange w:id="632" w:author="Attila Vizhanyo" w:date="2024-01-02T18:35:00Z">
            <w:rPr>
              <w:noProof/>
              <w:webHidden/>
            </w:rPr>
          </w:rPrChange>
        </w:rPr>
        <w:fldChar w:fldCharType="separate"/>
      </w:r>
      <w:ins w:id="633" w:author="Attila Vizhanyo" w:date="2024-01-02T18:34:00Z">
        <w:r w:rsidRPr="00C03B2B">
          <w:rPr>
            <w:noProof/>
            <w:webHidden/>
            <w:lang w:val="en-US"/>
            <w:rPrChange w:id="634" w:author="Attila Vizhanyo" w:date="2024-01-02T18:35:00Z">
              <w:rPr>
                <w:noProof/>
                <w:webHidden/>
              </w:rPr>
            </w:rPrChange>
          </w:rPr>
          <w:t>10</w:t>
        </w:r>
        <w:r w:rsidRPr="00C03B2B">
          <w:rPr>
            <w:noProof/>
            <w:webHidden/>
            <w:lang w:val="en-US"/>
            <w:rPrChange w:id="635" w:author="Attila Vizhanyo" w:date="2024-01-02T18:35:00Z">
              <w:rPr>
                <w:noProof/>
                <w:webHidden/>
              </w:rPr>
            </w:rPrChange>
          </w:rPr>
          <w:fldChar w:fldCharType="end"/>
        </w:r>
        <w:r w:rsidRPr="00C03B2B">
          <w:rPr>
            <w:rStyle w:val="Hyperlink"/>
            <w:noProof/>
            <w:lang w:val="en-US"/>
            <w:rPrChange w:id="636" w:author="Attila Vizhanyo" w:date="2024-01-02T18:35:00Z">
              <w:rPr>
                <w:rStyle w:val="Hyperlink"/>
                <w:noProof/>
              </w:rPr>
            </w:rPrChange>
          </w:rPr>
          <w:fldChar w:fldCharType="end"/>
        </w:r>
      </w:ins>
    </w:p>
    <w:p w14:paraId="6C52FF3A" w14:textId="07E917D5" w:rsidR="00C03B2B" w:rsidRPr="00C03B2B" w:rsidRDefault="00C03B2B">
      <w:pPr>
        <w:pStyle w:val="TOC3"/>
        <w:tabs>
          <w:tab w:val="left" w:pos="960"/>
          <w:tab w:val="right" w:leader="dot" w:pos="9061"/>
        </w:tabs>
        <w:rPr>
          <w:ins w:id="637" w:author="Attila Vizhanyo" w:date="2024-01-02T18:34:00Z"/>
          <w:rFonts w:asciiTheme="minorHAnsi" w:eastAsiaTheme="minorEastAsia" w:hAnsiTheme="minorHAnsi"/>
          <w:noProof/>
          <w:color w:val="auto"/>
          <w:kern w:val="2"/>
          <w:sz w:val="24"/>
          <w:szCs w:val="24"/>
          <w:lang w:val="en-US" w:eastAsia="en-GB"/>
          <w14:ligatures w14:val="standardContextual"/>
          <w:rPrChange w:id="638" w:author="Attila Vizhanyo" w:date="2024-01-02T18:35:00Z">
            <w:rPr>
              <w:ins w:id="639"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640" w:author="Attila Vizhanyo" w:date="2024-01-02T18:34:00Z">
        <w:r w:rsidRPr="00C03B2B">
          <w:rPr>
            <w:rStyle w:val="Hyperlink"/>
            <w:noProof/>
            <w:lang w:val="en-US"/>
            <w:rPrChange w:id="641" w:author="Attila Vizhanyo" w:date="2024-01-02T18:35:00Z">
              <w:rPr>
                <w:rStyle w:val="Hyperlink"/>
                <w:noProof/>
              </w:rPr>
            </w:rPrChange>
          </w:rPr>
          <w:lastRenderedPageBreak/>
          <w:fldChar w:fldCharType="begin"/>
        </w:r>
        <w:r w:rsidRPr="00C03B2B">
          <w:rPr>
            <w:rStyle w:val="Hyperlink"/>
            <w:noProof/>
            <w:lang w:val="en-US"/>
            <w:rPrChange w:id="642" w:author="Attila Vizhanyo" w:date="2024-01-02T18:35:00Z">
              <w:rPr>
                <w:rStyle w:val="Hyperlink"/>
                <w:noProof/>
              </w:rPr>
            </w:rPrChange>
          </w:rPr>
          <w:instrText xml:space="preserve"> </w:instrText>
        </w:r>
        <w:r w:rsidRPr="00C03B2B">
          <w:rPr>
            <w:noProof/>
            <w:lang w:val="en-US"/>
            <w:rPrChange w:id="643" w:author="Attila Vizhanyo" w:date="2024-01-02T18:35:00Z">
              <w:rPr>
                <w:noProof/>
              </w:rPr>
            </w:rPrChange>
          </w:rPr>
          <w:instrText>HYPERLINK \l "_Toc155112914"</w:instrText>
        </w:r>
        <w:r w:rsidRPr="00C03B2B">
          <w:rPr>
            <w:rStyle w:val="Hyperlink"/>
            <w:noProof/>
            <w:lang w:val="en-US"/>
            <w:rPrChange w:id="644" w:author="Attila Vizhanyo" w:date="2024-01-02T18:35:00Z">
              <w:rPr>
                <w:rStyle w:val="Hyperlink"/>
                <w:noProof/>
              </w:rPr>
            </w:rPrChange>
          </w:rPr>
          <w:instrText xml:space="preserve"> </w:instrText>
        </w:r>
        <w:r w:rsidRPr="00C03B2B">
          <w:rPr>
            <w:rStyle w:val="Hyperlink"/>
            <w:noProof/>
            <w:lang w:val="en-US"/>
            <w:rPrChange w:id="645" w:author="Attila Vizhanyo" w:date="2024-01-02T18:35:00Z">
              <w:rPr>
                <w:rStyle w:val="Hyperlink"/>
                <w:noProof/>
              </w:rPr>
            </w:rPrChange>
          </w:rPr>
        </w:r>
        <w:r w:rsidRPr="00C03B2B">
          <w:rPr>
            <w:rStyle w:val="Hyperlink"/>
            <w:noProof/>
            <w:lang w:val="en-US"/>
            <w:rPrChange w:id="646" w:author="Attila Vizhanyo" w:date="2024-01-02T18:35:00Z">
              <w:rPr>
                <w:rStyle w:val="Hyperlink"/>
                <w:noProof/>
              </w:rPr>
            </w:rPrChange>
          </w:rPr>
          <w:fldChar w:fldCharType="separate"/>
        </w:r>
        <w:r w:rsidRPr="00C03B2B">
          <w:rPr>
            <w:rStyle w:val="Hyperlink"/>
            <w:noProof/>
            <w:lang w:val="en-US"/>
          </w:rPr>
          <w:t>4.1.3</w:t>
        </w:r>
        <w:r w:rsidRPr="00C03B2B">
          <w:rPr>
            <w:rFonts w:asciiTheme="minorHAnsi" w:eastAsiaTheme="minorEastAsia" w:hAnsiTheme="minorHAnsi"/>
            <w:noProof/>
            <w:color w:val="auto"/>
            <w:kern w:val="2"/>
            <w:sz w:val="24"/>
            <w:szCs w:val="24"/>
            <w:lang w:val="en-US" w:eastAsia="en-GB"/>
            <w14:ligatures w14:val="standardContextual"/>
            <w:rPrChange w:id="64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Pr>
            <w:rStyle w:val="Hyperlink"/>
            <w:noProof/>
            <w:lang w:val="en-US"/>
          </w:rPr>
          <w:t>Coin</w:t>
        </w:r>
        <w:r w:rsidRPr="00C03B2B">
          <w:rPr>
            <w:noProof/>
            <w:webHidden/>
            <w:lang w:val="en-US"/>
            <w:rPrChange w:id="648" w:author="Attila Vizhanyo" w:date="2024-01-02T18:35:00Z">
              <w:rPr>
                <w:noProof/>
                <w:webHidden/>
              </w:rPr>
            </w:rPrChange>
          </w:rPr>
          <w:tab/>
        </w:r>
        <w:r w:rsidRPr="00C03B2B">
          <w:rPr>
            <w:noProof/>
            <w:webHidden/>
            <w:lang w:val="en-US"/>
            <w:rPrChange w:id="649" w:author="Attila Vizhanyo" w:date="2024-01-02T18:35:00Z">
              <w:rPr>
                <w:noProof/>
                <w:webHidden/>
              </w:rPr>
            </w:rPrChange>
          </w:rPr>
          <w:fldChar w:fldCharType="begin"/>
        </w:r>
        <w:r w:rsidRPr="00C03B2B">
          <w:rPr>
            <w:noProof/>
            <w:webHidden/>
            <w:lang w:val="en-US"/>
            <w:rPrChange w:id="650" w:author="Attila Vizhanyo" w:date="2024-01-02T18:35:00Z">
              <w:rPr>
                <w:noProof/>
                <w:webHidden/>
              </w:rPr>
            </w:rPrChange>
          </w:rPr>
          <w:instrText xml:space="preserve"> PAGEREF _Toc155112914 \h </w:instrText>
        </w:r>
        <w:r w:rsidRPr="00C03B2B">
          <w:rPr>
            <w:noProof/>
            <w:webHidden/>
            <w:lang w:val="en-US"/>
            <w:rPrChange w:id="651" w:author="Attila Vizhanyo" w:date="2024-01-02T18:35:00Z">
              <w:rPr>
                <w:noProof/>
                <w:webHidden/>
              </w:rPr>
            </w:rPrChange>
          </w:rPr>
        </w:r>
      </w:ins>
      <w:r w:rsidRPr="00C03B2B">
        <w:rPr>
          <w:noProof/>
          <w:webHidden/>
          <w:lang w:val="en-US"/>
          <w:rPrChange w:id="652" w:author="Attila Vizhanyo" w:date="2024-01-02T18:35:00Z">
            <w:rPr>
              <w:noProof/>
              <w:webHidden/>
            </w:rPr>
          </w:rPrChange>
        </w:rPr>
        <w:fldChar w:fldCharType="separate"/>
      </w:r>
      <w:ins w:id="653" w:author="Attila Vizhanyo" w:date="2024-01-02T18:34:00Z">
        <w:r w:rsidRPr="00C03B2B">
          <w:rPr>
            <w:noProof/>
            <w:webHidden/>
            <w:lang w:val="en-US"/>
            <w:rPrChange w:id="654" w:author="Attila Vizhanyo" w:date="2024-01-02T18:35:00Z">
              <w:rPr>
                <w:noProof/>
                <w:webHidden/>
              </w:rPr>
            </w:rPrChange>
          </w:rPr>
          <w:t>11</w:t>
        </w:r>
        <w:r w:rsidRPr="00C03B2B">
          <w:rPr>
            <w:noProof/>
            <w:webHidden/>
            <w:lang w:val="en-US"/>
            <w:rPrChange w:id="655" w:author="Attila Vizhanyo" w:date="2024-01-02T18:35:00Z">
              <w:rPr>
                <w:noProof/>
                <w:webHidden/>
              </w:rPr>
            </w:rPrChange>
          </w:rPr>
          <w:fldChar w:fldCharType="end"/>
        </w:r>
        <w:r w:rsidRPr="00C03B2B">
          <w:rPr>
            <w:rStyle w:val="Hyperlink"/>
            <w:noProof/>
            <w:lang w:val="en-US"/>
            <w:rPrChange w:id="656" w:author="Attila Vizhanyo" w:date="2024-01-02T18:35:00Z">
              <w:rPr>
                <w:rStyle w:val="Hyperlink"/>
                <w:noProof/>
              </w:rPr>
            </w:rPrChange>
          </w:rPr>
          <w:fldChar w:fldCharType="end"/>
        </w:r>
      </w:ins>
    </w:p>
    <w:p w14:paraId="471638B3" w14:textId="6D26E1E1" w:rsidR="00C03B2B" w:rsidRPr="00C03B2B" w:rsidRDefault="00C03B2B">
      <w:pPr>
        <w:pStyle w:val="TOC3"/>
        <w:tabs>
          <w:tab w:val="left" w:pos="960"/>
          <w:tab w:val="right" w:leader="dot" w:pos="9061"/>
        </w:tabs>
        <w:rPr>
          <w:ins w:id="657" w:author="Attila Vizhanyo" w:date="2024-01-02T18:34:00Z"/>
          <w:rFonts w:asciiTheme="minorHAnsi" w:eastAsiaTheme="minorEastAsia" w:hAnsiTheme="minorHAnsi"/>
          <w:noProof/>
          <w:color w:val="auto"/>
          <w:kern w:val="2"/>
          <w:sz w:val="24"/>
          <w:szCs w:val="24"/>
          <w:lang w:val="en-US" w:eastAsia="en-GB"/>
          <w14:ligatures w14:val="standardContextual"/>
          <w:rPrChange w:id="658" w:author="Attila Vizhanyo" w:date="2024-01-02T18:35:00Z">
            <w:rPr>
              <w:ins w:id="659"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660" w:author="Attila Vizhanyo" w:date="2024-01-02T18:34:00Z">
        <w:r w:rsidRPr="00C03B2B">
          <w:rPr>
            <w:rStyle w:val="Hyperlink"/>
            <w:noProof/>
            <w:lang w:val="en-US"/>
            <w:rPrChange w:id="661" w:author="Attila Vizhanyo" w:date="2024-01-02T18:35:00Z">
              <w:rPr>
                <w:rStyle w:val="Hyperlink"/>
                <w:noProof/>
              </w:rPr>
            </w:rPrChange>
          </w:rPr>
          <w:fldChar w:fldCharType="begin"/>
        </w:r>
        <w:r w:rsidRPr="00C03B2B">
          <w:rPr>
            <w:rStyle w:val="Hyperlink"/>
            <w:noProof/>
            <w:lang w:val="en-US"/>
            <w:rPrChange w:id="662" w:author="Attila Vizhanyo" w:date="2024-01-02T18:35:00Z">
              <w:rPr>
                <w:rStyle w:val="Hyperlink"/>
                <w:noProof/>
              </w:rPr>
            </w:rPrChange>
          </w:rPr>
          <w:instrText xml:space="preserve"> </w:instrText>
        </w:r>
        <w:r w:rsidRPr="00C03B2B">
          <w:rPr>
            <w:noProof/>
            <w:lang w:val="en-US"/>
            <w:rPrChange w:id="663" w:author="Attila Vizhanyo" w:date="2024-01-02T18:35:00Z">
              <w:rPr>
                <w:noProof/>
              </w:rPr>
            </w:rPrChange>
          </w:rPr>
          <w:instrText>HYPERLINK \l "_Toc155112915"</w:instrText>
        </w:r>
        <w:r w:rsidRPr="00C03B2B">
          <w:rPr>
            <w:rStyle w:val="Hyperlink"/>
            <w:noProof/>
            <w:lang w:val="en-US"/>
            <w:rPrChange w:id="664" w:author="Attila Vizhanyo" w:date="2024-01-02T18:35:00Z">
              <w:rPr>
                <w:rStyle w:val="Hyperlink"/>
                <w:noProof/>
              </w:rPr>
            </w:rPrChange>
          </w:rPr>
          <w:instrText xml:space="preserve"> </w:instrText>
        </w:r>
        <w:r w:rsidRPr="00C03B2B">
          <w:rPr>
            <w:rStyle w:val="Hyperlink"/>
            <w:noProof/>
            <w:lang w:val="en-US"/>
            <w:rPrChange w:id="665" w:author="Attila Vizhanyo" w:date="2024-01-02T18:35:00Z">
              <w:rPr>
                <w:rStyle w:val="Hyperlink"/>
                <w:noProof/>
              </w:rPr>
            </w:rPrChange>
          </w:rPr>
        </w:r>
        <w:r w:rsidRPr="00C03B2B">
          <w:rPr>
            <w:rStyle w:val="Hyperlink"/>
            <w:noProof/>
            <w:lang w:val="en-US"/>
            <w:rPrChange w:id="666" w:author="Attila Vizhanyo" w:date="2024-01-02T18:35:00Z">
              <w:rPr>
                <w:rStyle w:val="Hyperlink"/>
                <w:noProof/>
              </w:rPr>
            </w:rPrChange>
          </w:rPr>
          <w:fldChar w:fldCharType="separate"/>
        </w:r>
        <w:r w:rsidRPr="00C03B2B">
          <w:rPr>
            <w:rStyle w:val="Hyperlink"/>
            <w:noProof/>
            <w:lang w:val="en-US"/>
          </w:rPr>
          <w:t>4.1.4</w:t>
        </w:r>
        <w:r w:rsidRPr="00C03B2B">
          <w:rPr>
            <w:rFonts w:asciiTheme="minorHAnsi" w:eastAsiaTheme="minorEastAsia" w:hAnsiTheme="minorHAnsi"/>
            <w:noProof/>
            <w:color w:val="auto"/>
            <w:kern w:val="2"/>
            <w:sz w:val="24"/>
            <w:szCs w:val="24"/>
            <w:lang w:val="en-US" w:eastAsia="en-GB"/>
            <w14:ligatures w14:val="standardContextual"/>
            <w:rPrChange w:id="66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Pr>
            <w:rStyle w:val="Hyperlink"/>
            <w:noProof/>
            <w:lang w:val="en-US"/>
          </w:rPr>
          <w:t>Bomb</w:t>
        </w:r>
        <w:r w:rsidRPr="00C03B2B">
          <w:rPr>
            <w:noProof/>
            <w:webHidden/>
            <w:lang w:val="en-US"/>
            <w:rPrChange w:id="668" w:author="Attila Vizhanyo" w:date="2024-01-02T18:35:00Z">
              <w:rPr>
                <w:noProof/>
                <w:webHidden/>
              </w:rPr>
            </w:rPrChange>
          </w:rPr>
          <w:tab/>
        </w:r>
        <w:r w:rsidRPr="00C03B2B">
          <w:rPr>
            <w:noProof/>
            <w:webHidden/>
            <w:lang w:val="en-US"/>
            <w:rPrChange w:id="669" w:author="Attila Vizhanyo" w:date="2024-01-02T18:35:00Z">
              <w:rPr>
                <w:noProof/>
                <w:webHidden/>
              </w:rPr>
            </w:rPrChange>
          </w:rPr>
          <w:fldChar w:fldCharType="begin"/>
        </w:r>
        <w:r w:rsidRPr="00C03B2B">
          <w:rPr>
            <w:noProof/>
            <w:webHidden/>
            <w:lang w:val="en-US"/>
            <w:rPrChange w:id="670" w:author="Attila Vizhanyo" w:date="2024-01-02T18:35:00Z">
              <w:rPr>
                <w:noProof/>
                <w:webHidden/>
              </w:rPr>
            </w:rPrChange>
          </w:rPr>
          <w:instrText xml:space="preserve"> PAGEREF _Toc155112915 \h </w:instrText>
        </w:r>
        <w:r w:rsidRPr="00C03B2B">
          <w:rPr>
            <w:noProof/>
            <w:webHidden/>
            <w:lang w:val="en-US"/>
            <w:rPrChange w:id="671" w:author="Attila Vizhanyo" w:date="2024-01-02T18:35:00Z">
              <w:rPr>
                <w:noProof/>
                <w:webHidden/>
              </w:rPr>
            </w:rPrChange>
          </w:rPr>
        </w:r>
      </w:ins>
      <w:r w:rsidRPr="00C03B2B">
        <w:rPr>
          <w:noProof/>
          <w:webHidden/>
          <w:lang w:val="en-US"/>
          <w:rPrChange w:id="672" w:author="Attila Vizhanyo" w:date="2024-01-02T18:35:00Z">
            <w:rPr>
              <w:noProof/>
              <w:webHidden/>
            </w:rPr>
          </w:rPrChange>
        </w:rPr>
        <w:fldChar w:fldCharType="separate"/>
      </w:r>
      <w:ins w:id="673" w:author="Attila Vizhanyo" w:date="2024-01-02T18:34:00Z">
        <w:r w:rsidRPr="00C03B2B">
          <w:rPr>
            <w:noProof/>
            <w:webHidden/>
            <w:lang w:val="en-US"/>
            <w:rPrChange w:id="674" w:author="Attila Vizhanyo" w:date="2024-01-02T18:35:00Z">
              <w:rPr>
                <w:noProof/>
                <w:webHidden/>
              </w:rPr>
            </w:rPrChange>
          </w:rPr>
          <w:t>12</w:t>
        </w:r>
        <w:r w:rsidRPr="00C03B2B">
          <w:rPr>
            <w:noProof/>
            <w:webHidden/>
            <w:lang w:val="en-US"/>
            <w:rPrChange w:id="675" w:author="Attila Vizhanyo" w:date="2024-01-02T18:35:00Z">
              <w:rPr>
                <w:noProof/>
                <w:webHidden/>
              </w:rPr>
            </w:rPrChange>
          </w:rPr>
          <w:fldChar w:fldCharType="end"/>
        </w:r>
        <w:r w:rsidRPr="00C03B2B">
          <w:rPr>
            <w:rStyle w:val="Hyperlink"/>
            <w:noProof/>
            <w:lang w:val="en-US"/>
            <w:rPrChange w:id="676" w:author="Attila Vizhanyo" w:date="2024-01-02T18:35:00Z">
              <w:rPr>
                <w:rStyle w:val="Hyperlink"/>
                <w:noProof/>
              </w:rPr>
            </w:rPrChange>
          </w:rPr>
          <w:fldChar w:fldCharType="end"/>
        </w:r>
      </w:ins>
    </w:p>
    <w:p w14:paraId="3A8A02C5" w14:textId="5B505358" w:rsidR="00C03B2B" w:rsidRPr="00C03B2B" w:rsidRDefault="00C03B2B">
      <w:pPr>
        <w:pStyle w:val="TOC2"/>
        <w:tabs>
          <w:tab w:val="left" w:pos="720"/>
          <w:tab w:val="right" w:leader="dot" w:pos="9061"/>
        </w:tabs>
        <w:rPr>
          <w:ins w:id="677" w:author="Attila Vizhanyo" w:date="2024-01-02T18:34:00Z"/>
          <w:rFonts w:asciiTheme="minorHAnsi" w:eastAsiaTheme="minorEastAsia" w:hAnsiTheme="minorHAnsi"/>
          <w:noProof/>
          <w:color w:val="auto"/>
          <w:kern w:val="2"/>
          <w:sz w:val="24"/>
          <w:szCs w:val="24"/>
          <w:lang w:val="en-US" w:eastAsia="en-GB"/>
          <w14:ligatures w14:val="standardContextual"/>
          <w:rPrChange w:id="678" w:author="Attila Vizhanyo" w:date="2024-01-02T18:35:00Z">
            <w:rPr>
              <w:ins w:id="679"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680" w:author="Attila Vizhanyo" w:date="2024-01-02T18:34:00Z">
        <w:r w:rsidRPr="00C03B2B">
          <w:rPr>
            <w:rStyle w:val="Hyperlink"/>
            <w:noProof/>
            <w:lang w:val="en-US"/>
            <w:rPrChange w:id="681" w:author="Attila Vizhanyo" w:date="2024-01-02T18:35:00Z">
              <w:rPr>
                <w:rStyle w:val="Hyperlink"/>
                <w:noProof/>
              </w:rPr>
            </w:rPrChange>
          </w:rPr>
          <w:fldChar w:fldCharType="begin"/>
        </w:r>
        <w:r w:rsidRPr="00C03B2B">
          <w:rPr>
            <w:rStyle w:val="Hyperlink"/>
            <w:noProof/>
            <w:lang w:val="en-US"/>
            <w:rPrChange w:id="682" w:author="Attila Vizhanyo" w:date="2024-01-02T18:35:00Z">
              <w:rPr>
                <w:rStyle w:val="Hyperlink"/>
                <w:noProof/>
              </w:rPr>
            </w:rPrChange>
          </w:rPr>
          <w:instrText xml:space="preserve"> </w:instrText>
        </w:r>
        <w:r w:rsidRPr="00C03B2B">
          <w:rPr>
            <w:noProof/>
            <w:lang w:val="en-US"/>
            <w:rPrChange w:id="683" w:author="Attila Vizhanyo" w:date="2024-01-02T18:35:00Z">
              <w:rPr>
                <w:noProof/>
              </w:rPr>
            </w:rPrChange>
          </w:rPr>
          <w:instrText>HYPERLINK \l "_Toc155112916"</w:instrText>
        </w:r>
        <w:r w:rsidRPr="00C03B2B">
          <w:rPr>
            <w:rStyle w:val="Hyperlink"/>
            <w:noProof/>
            <w:lang w:val="en-US"/>
            <w:rPrChange w:id="684" w:author="Attila Vizhanyo" w:date="2024-01-02T18:35:00Z">
              <w:rPr>
                <w:rStyle w:val="Hyperlink"/>
                <w:noProof/>
              </w:rPr>
            </w:rPrChange>
          </w:rPr>
          <w:instrText xml:space="preserve"> </w:instrText>
        </w:r>
        <w:r w:rsidRPr="00C03B2B">
          <w:rPr>
            <w:rStyle w:val="Hyperlink"/>
            <w:noProof/>
            <w:lang w:val="en-US"/>
            <w:rPrChange w:id="685" w:author="Attila Vizhanyo" w:date="2024-01-02T18:35:00Z">
              <w:rPr>
                <w:rStyle w:val="Hyperlink"/>
                <w:noProof/>
              </w:rPr>
            </w:rPrChange>
          </w:rPr>
        </w:r>
        <w:r w:rsidRPr="00C03B2B">
          <w:rPr>
            <w:rStyle w:val="Hyperlink"/>
            <w:noProof/>
            <w:lang w:val="en-US"/>
            <w:rPrChange w:id="686" w:author="Attila Vizhanyo" w:date="2024-01-02T18:35:00Z">
              <w:rPr>
                <w:rStyle w:val="Hyperlink"/>
                <w:noProof/>
              </w:rPr>
            </w:rPrChange>
          </w:rPr>
          <w:fldChar w:fldCharType="separate"/>
        </w:r>
        <w:r w:rsidRPr="00C03B2B">
          <w:rPr>
            <w:rStyle w:val="Hyperlink"/>
            <w:noProof/>
            <w:lang w:val="en-US"/>
          </w:rPr>
          <w:t>4.2</w:t>
        </w:r>
        <w:r w:rsidRPr="00C03B2B">
          <w:rPr>
            <w:rFonts w:asciiTheme="minorHAnsi" w:eastAsiaTheme="minorEastAsia" w:hAnsiTheme="minorHAnsi"/>
            <w:noProof/>
            <w:color w:val="auto"/>
            <w:kern w:val="2"/>
            <w:sz w:val="24"/>
            <w:szCs w:val="24"/>
            <w:lang w:val="en-US" w:eastAsia="en-GB"/>
            <w14:ligatures w14:val="standardContextual"/>
            <w:rPrChange w:id="68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Pr>
            <w:rStyle w:val="Hyperlink"/>
            <w:noProof/>
            <w:lang w:val="en-US"/>
          </w:rPr>
          <w:t>Implementation of Chaotic Chess</w:t>
        </w:r>
        <w:r w:rsidRPr="00C03B2B">
          <w:rPr>
            <w:noProof/>
            <w:webHidden/>
            <w:lang w:val="en-US"/>
            <w:rPrChange w:id="688" w:author="Attila Vizhanyo" w:date="2024-01-02T18:35:00Z">
              <w:rPr>
                <w:noProof/>
                <w:webHidden/>
              </w:rPr>
            </w:rPrChange>
          </w:rPr>
          <w:tab/>
        </w:r>
        <w:r w:rsidRPr="00C03B2B">
          <w:rPr>
            <w:noProof/>
            <w:webHidden/>
            <w:lang w:val="en-US"/>
            <w:rPrChange w:id="689" w:author="Attila Vizhanyo" w:date="2024-01-02T18:35:00Z">
              <w:rPr>
                <w:noProof/>
                <w:webHidden/>
              </w:rPr>
            </w:rPrChange>
          </w:rPr>
          <w:fldChar w:fldCharType="begin"/>
        </w:r>
        <w:r w:rsidRPr="00C03B2B">
          <w:rPr>
            <w:noProof/>
            <w:webHidden/>
            <w:lang w:val="en-US"/>
            <w:rPrChange w:id="690" w:author="Attila Vizhanyo" w:date="2024-01-02T18:35:00Z">
              <w:rPr>
                <w:noProof/>
                <w:webHidden/>
              </w:rPr>
            </w:rPrChange>
          </w:rPr>
          <w:instrText xml:space="preserve"> PAGEREF _Toc155112916 \h </w:instrText>
        </w:r>
        <w:r w:rsidRPr="00C03B2B">
          <w:rPr>
            <w:noProof/>
            <w:webHidden/>
            <w:lang w:val="en-US"/>
            <w:rPrChange w:id="691" w:author="Attila Vizhanyo" w:date="2024-01-02T18:35:00Z">
              <w:rPr>
                <w:noProof/>
                <w:webHidden/>
              </w:rPr>
            </w:rPrChange>
          </w:rPr>
        </w:r>
      </w:ins>
      <w:r w:rsidRPr="00C03B2B">
        <w:rPr>
          <w:noProof/>
          <w:webHidden/>
          <w:lang w:val="en-US"/>
          <w:rPrChange w:id="692" w:author="Attila Vizhanyo" w:date="2024-01-02T18:35:00Z">
            <w:rPr>
              <w:noProof/>
              <w:webHidden/>
            </w:rPr>
          </w:rPrChange>
        </w:rPr>
        <w:fldChar w:fldCharType="separate"/>
      </w:r>
      <w:ins w:id="693" w:author="Attila Vizhanyo" w:date="2024-01-02T18:34:00Z">
        <w:r w:rsidRPr="00C03B2B">
          <w:rPr>
            <w:noProof/>
            <w:webHidden/>
            <w:lang w:val="en-US"/>
            <w:rPrChange w:id="694" w:author="Attila Vizhanyo" w:date="2024-01-02T18:35:00Z">
              <w:rPr>
                <w:noProof/>
                <w:webHidden/>
              </w:rPr>
            </w:rPrChange>
          </w:rPr>
          <w:t>13</w:t>
        </w:r>
        <w:r w:rsidRPr="00C03B2B">
          <w:rPr>
            <w:noProof/>
            <w:webHidden/>
            <w:lang w:val="en-US"/>
            <w:rPrChange w:id="695" w:author="Attila Vizhanyo" w:date="2024-01-02T18:35:00Z">
              <w:rPr>
                <w:noProof/>
                <w:webHidden/>
              </w:rPr>
            </w:rPrChange>
          </w:rPr>
          <w:fldChar w:fldCharType="end"/>
        </w:r>
        <w:r w:rsidRPr="00C03B2B">
          <w:rPr>
            <w:rStyle w:val="Hyperlink"/>
            <w:noProof/>
            <w:lang w:val="en-US"/>
            <w:rPrChange w:id="696" w:author="Attila Vizhanyo" w:date="2024-01-02T18:35:00Z">
              <w:rPr>
                <w:rStyle w:val="Hyperlink"/>
                <w:noProof/>
              </w:rPr>
            </w:rPrChange>
          </w:rPr>
          <w:fldChar w:fldCharType="end"/>
        </w:r>
      </w:ins>
    </w:p>
    <w:p w14:paraId="5B990DF1" w14:textId="1122A6B2" w:rsidR="00C03B2B" w:rsidRPr="00C03B2B" w:rsidRDefault="00C03B2B">
      <w:pPr>
        <w:pStyle w:val="TOC3"/>
        <w:tabs>
          <w:tab w:val="left" w:pos="960"/>
          <w:tab w:val="right" w:leader="dot" w:pos="9061"/>
        </w:tabs>
        <w:rPr>
          <w:ins w:id="697" w:author="Attila Vizhanyo" w:date="2024-01-02T18:34:00Z"/>
          <w:rFonts w:asciiTheme="minorHAnsi" w:eastAsiaTheme="minorEastAsia" w:hAnsiTheme="minorHAnsi"/>
          <w:noProof/>
          <w:color w:val="auto"/>
          <w:kern w:val="2"/>
          <w:sz w:val="24"/>
          <w:szCs w:val="24"/>
          <w:lang w:val="en-US" w:eastAsia="en-GB"/>
          <w14:ligatures w14:val="standardContextual"/>
          <w:rPrChange w:id="698" w:author="Attila Vizhanyo" w:date="2024-01-02T18:35:00Z">
            <w:rPr>
              <w:ins w:id="699"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700" w:author="Attila Vizhanyo" w:date="2024-01-02T18:34:00Z">
        <w:r w:rsidRPr="00C03B2B">
          <w:rPr>
            <w:rStyle w:val="Hyperlink"/>
            <w:noProof/>
            <w:lang w:val="en-US"/>
            <w:rPrChange w:id="701" w:author="Attila Vizhanyo" w:date="2024-01-02T18:35:00Z">
              <w:rPr>
                <w:rStyle w:val="Hyperlink"/>
                <w:noProof/>
              </w:rPr>
            </w:rPrChange>
          </w:rPr>
          <w:fldChar w:fldCharType="begin"/>
        </w:r>
        <w:r w:rsidRPr="00C03B2B">
          <w:rPr>
            <w:rStyle w:val="Hyperlink"/>
            <w:noProof/>
            <w:lang w:val="en-US"/>
            <w:rPrChange w:id="702" w:author="Attila Vizhanyo" w:date="2024-01-02T18:35:00Z">
              <w:rPr>
                <w:rStyle w:val="Hyperlink"/>
                <w:noProof/>
              </w:rPr>
            </w:rPrChange>
          </w:rPr>
          <w:instrText xml:space="preserve"> </w:instrText>
        </w:r>
        <w:r w:rsidRPr="00C03B2B">
          <w:rPr>
            <w:noProof/>
            <w:lang w:val="en-US"/>
            <w:rPrChange w:id="703" w:author="Attila Vizhanyo" w:date="2024-01-02T18:35:00Z">
              <w:rPr>
                <w:noProof/>
              </w:rPr>
            </w:rPrChange>
          </w:rPr>
          <w:instrText>HYPERLINK \l "_Toc155112917"</w:instrText>
        </w:r>
        <w:r w:rsidRPr="00C03B2B">
          <w:rPr>
            <w:rStyle w:val="Hyperlink"/>
            <w:noProof/>
            <w:lang w:val="en-US"/>
            <w:rPrChange w:id="704" w:author="Attila Vizhanyo" w:date="2024-01-02T18:35:00Z">
              <w:rPr>
                <w:rStyle w:val="Hyperlink"/>
                <w:noProof/>
              </w:rPr>
            </w:rPrChange>
          </w:rPr>
          <w:instrText xml:space="preserve"> </w:instrText>
        </w:r>
        <w:r w:rsidRPr="00C03B2B">
          <w:rPr>
            <w:rStyle w:val="Hyperlink"/>
            <w:noProof/>
            <w:lang w:val="en-US"/>
            <w:rPrChange w:id="705" w:author="Attila Vizhanyo" w:date="2024-01-02T18:35:00Z">
              <w:rPr>
                <w:rStyle w:val="Hyperlink"/>
                <w:noProof/>
              </w:rPr>
            </w:rPrChange>
          </w:rPr>
        </w:r>
        <w:r w:rsidRPr="00C03B2B">
          <w:rPr>
            <w:rStyle w:val="Hyperlink"/>
            <w:noProof/>
            <w:lang w:val="en-US"/>
            <w:rPrChange w:id="706" w:author="Attila Vizhanyo" w:date="2024-01-02T18:35:00Z">
              <w:rPr>
                <w:rStyle w:val="Hyperlink"/>
                <w:noProof/>
              </w:rPr>
            </w:rPrChange>
          </w:rPr>
          <w:fldChar w:fldCharType="separate"/>
        </w:r>
        <w:r w:rsidRPr="00C03B2B">
          <w:rPr>
            <w:rStyle w:val="Hyperlink"/>
            <w:noProof/>
            <w:lang w:val="en-US"/>
          </w:rPr>
          <w:t>4.2.1</w:t>
        </w:r>
        <w:r w:rsidRPr="00C03B2B">
          <w:rPr>
            <w:rFonts w:asciiTheme="minorHAnsi" w:eastAsiaTheme="minorEastAsia" w:hAnsiTheme="minorHAnsi"/>
            <w:noProof/>
            <w:color w:val="auto"/>
            <w:kern w:val="2"/>
            <w:sz w:val="24"/>
            <w:szCs w:val="24"/>
            <w:lang w:val="en-US" w:eastAsia="en-GB"/>
            <w14:ligatures w14:val="standardContextual"/>
            <w:rPrChange w:id="70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Pr>
            <w:rStyle w:val="Hyperlink"/>
            <w:noProof/>
            <w:lang w:val="en-US"/>
          </w:rPr>
          <w:t>Overview</w:t>
        </w:r>
        <w:r w:rsidRPr="00C03B2B">
          <w:rPr>
            <w:noProof/>
            <w:webHidden/>
            <w:lang w:val="en-US"/>
            <w:rPrChange w:id="708" w:author="Attila Vizhanyo" w:date="2024-01-02T18:35:00Z">
              <w:rPr>
                <w:noProof/>
                <w:webHidden/>
              </w:rPr>
            </w:rPrChange>
          </w:rPr>
          <w:tab/>
        </w:r>
        <w:r w:rsidRPr="00C03B2B">
          <w:rPr>
            <w:noProof/>
            <w:webHidden/>
            <w:lang w:val="en-US"/>
            <w:rPrChange w:id="709" w:author="Attila Vizhanyo" w:date="2024-01-02T18:35:00Z">
              <w:rPr>
                <w:noProof/>
                <w:webHidden/>
              </w:rPr>
            </w:rPrChange>
          </w:rPr>
          <w:fldChar w:fldCharType="begin"/>
        </w:r>
        <w:r w:rsidRPr="00C03B2B">
          <w:rPr>
            <w:noProof/>
            <w:webHidden/>
            <w:lang w:val="en-US"/>
            <w:rPrChange w:id="710" w:author="Attila Vizhanyo" w:date="2024-01-02T18:35:00Z">
              <w:rPr>
                <w:noProof/>
                <w:webHidden/>
              </w:rPr>
            </w:rPrChange>
          </w:rPr>
          <w:instrText xml:space="preserve"> PAGEREF _Toc155112917 \h </w:instrText>
        </w:r>
        <w:r w:rsidRPr="00C03B2B">
          <w:rPr>
            <w:noProof/>
            <w:webHidden/>
            <w:lang w:val="en-US"/>
            <w:rPrChange w:id="711" w:author="Attila Vizhanyo" w:date="2024-01-02T18:35:00Z">
              <w:rPr>
                <w:noProof/>
                <w:webHidden/>
              </w:rPr>
            </w:rPrChange>
          </w:rPr>
        </w:r>
      </w:ins>
      <w:r w:rsidRPr="00C03B2B">
        <w:rPr>
          <w:noProof/>
          <w:webHidden/>
          <w:lang w:val="en-US"/>
          <w:rPrChange w:id="712" w:author="Attila Vizhanyo" w:date="2024-01-02T18:35:00Z">
            <w:rPr>
              <w:noProof/>
              <w:webHidden/>
            </w:rPr>
          </w:rPrChange>
        </w:rPr>
        <w:fldChar w:fldCharType="separate"/>
      </w:r>
      <w:ins w:id="713" w:author="Attila Vizhanyo" w:date="2024-01-02T18:34:00Z">
        <w:r w:rsidRPr="00C03B2B">
          <w:rPr>
            <w:noProof/>
            <w:webHidden/>
            <w:lang w:val="en-US"/>
            <w:rPrChange w:id="714" w:author="Attila Vizhanyo" w:date="2024-01-02T18:35:00Z">
              <w:rPr>
                <w:noProof/>
                <w:webHidden/>
              </w:rPr>
            </w:rPrChange>
          </w:rPr>
          <w:t>13</w:t>
        </w:r>
        <w:r w:rsidRPr="00C03B2B">
          <w:rPr>
            <w:noProof/>
            <w:webHidden/>
            <w:lang w:val="en-US"/>
            <w:rPrChange w:id="715" w:author="Attila Vizhanyo" w:date="2024-01-02T18:35:00Z">
              <w:rPr>
                <w:noProof/>
                <w:webHidden/>
              </w:rPr>
            </w:rPrChange>
          </w:rPr>
          <w:fldChar w:fldCharType="end"/>
        </w:r>
        <w:r w:rsidRPr="00C03B2B">
          <w:rPr>
            <w:rStyle w:val="Hyperlink"/>
            <w:noProof/>
            <w:lang w:val="en-US"/>
            <w:rPrChange w:id="716" w:author="Attila Vizhanyo" w:date="2024-01-02T18:35:00Z">
              <w:rPr>
                <w:rStyle w:val="Hyperlink"/>
                <w:noProof/>
              </w:rPr>
            </w:rPrChange>
          </w:rPr>
          <w:fldChar w:fldCharType="end"/>
        </w:r>
      </w:ins>
    </w:p>
    <w:p w14:paraId="19B8B03E" w14:textId="1E7CF396" w:rsidR="00C03B2B" w:rsidRPr="00C03B2B" w:rsidRDefault="00C03B2B">
      <w:pPr>
        <w:pStyle w:val="TOC3"/>
        <w:tabs>
          <w:tab w:val="left" w:pos="960"/>
          <w:tab w:val="right" w:leader="dot" w:pos="9061"/>
        </w:tabs>
        <w:rPr>
          <w:ins w:id="717" w:author="Attila Vizhanyo" w:date="2024-01-02T18:34:00Z"/>
          <w:rFonts w:asciiTheme="minorHAnsi" w:eastAsiaTheme="minorEastAsia" w:hAnsiTheme="minorHAnsi"/>
          <w:noProof/>
          <w:color w:val="auto"/>
          <w:kern w:val="2"/>
          <w:sz w:val="24"/>
          <w:szCs w:val="24"/>
          <w:lang w:val="en-US" w:eastAsia="en-GB"/>
          <w14:ligatures w14:val="standardContextual"/>
          <w:rPrChange w:id="718" w:author="Attila Vizhanyo" w:date="2024-01-02T18:35:00Z">
            <w:rPr>
              <w:ins w:id="719"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720" w:author="Attila Vizhanyo" w:date="2024-01-02T18:34:00Z">
        <w:r w:rsidRPr="00C03B2B">
          <w:rPr>
            <w:rStyle w:val="Hyperlink"/>
            <w:noProof/>
            <w:lang w:val="en-US"/>
            <w:rPrChange w:id="721" w:author="Attila Vizhanyo" w:date="2024-01-02T18:35:00Z">
              <w:rPr>
                <w:rStyle w:val="Hyperlink"/>
                <w:noProof/>
              </w:rPr>
            </w:rPrChange>
          </w:rPr>
          <w:fldChar w:fldCharType="begin"/>
        </w:r>
        <w:r w:rsidRPr="00C03B2B">
          <w:rPr>
            <w:rStyle w:val="Hyperlink"/>
            <w:noProof/>
            <w:lang w:val="en-US"/>
            <w:rPrChange w:id="722" w:author="Attila Vizhanyo" w:date="2024-01-02T18:35:00Z">
              <w:rPr>
                <w:rStyle w:val="Hyperlink"/>
                <w:noProof/>
              </w:rPr>
            </w:rPrChange>
          </w:rPr>
          <w:instrText xml:space="preserve"> </w:instrText>
        </w:r>
        <w:r w:rsidRPr="00C03B2B">
          <w:rPr>
            <w:noProof/>
            <w:lang w:val="en-US"/>
            <w:rPrChange w:id="723" w:author="Attila Vizhanyo" w:date="2024-01-02T18:35:00Z">
              <w:rPr>
                <w:noProof/>
              </w:rPr>
            </w:rPrChange>
          </w:rPr>
          <w:instrText>HYPERLINK \l "_Toc155112918"</w:instrText>
        </w:r>
        <w:r w:rsidRPr="00C03B2B">
          <w:rPr>
            <w:rStyle w:val="Hyperlink"/>
            <w:noProof/>
            <w:lang w:val="en-US"/>
            <w:rPrChange w:id="724" w:author="Attila Vizhanyo" w:date="2024-01-02T18:35:00Z">
              <w:rPr>
                <w:rStyle w:val="Hyperlink"/>
                <w:noProof/>
              </w:rPr>
            </w:rPrChange>
          </w:rPr>
          <w:instrText xml:space="preserve"> </w:instrText>
        </w:r>
        <w:r w:rsidRPr="00C03B2B">
          <w:rPr>
            <w:rStyle w:val="Hyperlink"/>
            <w:noProof/>
            <w:lang w:val="en-US"/>
            <w:rPrChange w:id="725" w:author="Attila Vizhanyo" w:date="2024-01-02T18:35:00Z">
              <w:rPr>
                <w:rStyle w:val="Hyperlink"/>
                <w:noProof/>
              </w:rPr>
            </w:rPrChange>
          </w:rPr>
        </w:r>
        <w:r w:rsidRPr="00C03B2B">
          <w:rPr>
            <w:rStyle w:val="Hyperlink"/>
            <w:noProof/>
            <w:lang w:val="en-US"/>
            <w:rPrChange w:id="726" w:author="Attila Vizhanyo" w:date="2024-01-02T18:35:00Z">
              <w:rPr>
                <w:rStyle w:val="Hyperlink"/>
                <w:noProof/>
              </w:rPr>
            </w:rPrChange>
          </w:rPr>
          <w:fldChar w:fldCharType="separate"/>
        </w:r>
        <w:r w:rsidRPr="00C03B2B">
          <w:rPr>
            <w:rStyle w:val="Hyperlink"/>
            <w:noProof/>
            <w:lang w:val="en-US"/>
          </w:rPr>
          <w:t>4.2.2</w:t>
        </w:r>
        <w:r w:rsidRPr="00C03B2B">
          <w:rPr>
            <w:rFonts w:asciiTheme="minorHAnsi" w:eastAsiaTheme="minorEastAsia" w:hAnsiTheme="minorHAnsi"/>
            <w:noProof/>
            <w:color w:val="auto"/>
            <w:kern w:val="2"/>
            <w:sz w:val="24"/>
            <w:szCs w:val="24"/>
            <w:lang w:val="en-US" w:eastAsia="en-GB"/>
            <w14:ligatures w14:val="standardContextual"/>
            <w:rPrChange w:id="72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Pr>
            <w:rStyle w:val="Hyperlink"/>
            <w:noProof/>
            <w:lang w:val="en-US"/>
          </w:rPr>
          <w:t>Common code for items</w:t>
        </w:r>
        <w:r w:rsidRPr="00C03B2B">
          <w:rPr>
            <w:noProof/>
            <w:webHidden/>
            <w:lang w:val="en-US"/>
            <w:rPrChange w:id="728" w:author="Attila Vizhanyo" w:date="2024-01-02T18:35:00Z">
              <w:rPr>
                <w:noProof/>
                <w:webHidden/>
              </w:rPr>
            </w:rPrChange>
          </w:rPr>
          <w:tab/>
        </w:r>
        <w:r w:rsidRPr="00C03B2B">
          <w:rPr>
            <w:noProof/>
            <w:webHidden/>
            <w:lang w:val="en-US"/>
            <w:rPrChange w:id="729" w:author="Attila Vizhanyo" w:date="2024-01-02T18:35:00Z">
              <w:rPr>
                <w:noProof/>
                <w:webHidden/>
              </w:rPr>
            </w:rPrChange>
          </w:rPr>
          <w:fldChar w:fldCharType="begin"/>
        </w:r>
        <w:r w:rsidRPr="00C03B2B">
          <w:rPr>
            <w:noProof/>
            <w:webHidden/>
            <w:lang w:val="en-US"/>
            <w:rPrChange w:id="730" w:author="Attila Vizhanyo" w:date="2024-01-02T18:35:00Z">
              <w:rPr>
                <w:noProof/>
                <w:webHidden/>
              </w:rPr>
            </w:rPrChange>
          </w:rPr>
          <w:instrText xml:space="preserve"> PAGEREF _Toc155112918 \h </w:instrText>
        </w:r>
        <w:r w:rsidRPr="00C03B2B">
          <w:rPr>
            <w:noProof/>
            <w:webHidden/>
            <w:lang w:val="en-US"/>
            <w:rPrChange w:id="731" w:author="Attila Vizhanyo" w:date="2024-01-02T18:35:00Z">
              <w:rPr>
                <w:noProof/>
                <w:webHidden/>
              </w:rPr>
            </w:rPrChange>
          </w:rPr>
        </w:r>
      </w:ins>
      <w:r w:rsidRPr="00C03B2B">
        <w:rPr>
          <w:noProof/>
          <w:webHidden/>
          <w:lang w:val="en-US"/>
          <w:rPrChange w:id="732" w:author="Attila Vizhanyo" w:date="2024-01-02T18:35:00Z">
            <w:rPr>
              <w:noProof/>
              <w:webHidden/>
            </w:rPr>
          </w:rPrChange>
        </w:rPr>
        <w:fldChar w:fldCharType="separate"/>
      </w:r>
      <w:ins w:id="733" w:author="Attila Vizhanyo" w:date="2024-01-02T18:34:00Z">
        <w:r w:rsidRPr="00C03B2B">
          <w:rPr>
            <w:noProof/>
            <w:webHidden/>
            <w:lang w:val="en-US"/>
            <w:rPrChange w:id="734" w:author="Attila Vizhanyo" w:date="2024-01-02T18:35:00Z">
              <w:rPr>
                <w:noProof/>
                <w:webHidden/>
              </w:rPr>
            </w:rPrChange>
          </w:rPr>
          <w:t>14</w:t>
        </w:r>
        <w:r w:rsidRPr="00C03B2B">
          <w:rPr>
            <w:noProof/>
            <w:webHidden/>
            <w:lang w:val="en-US"/>
            <w:rPrChange w:id="735" w:author="Attila Vizhanyo" w:date="2024-01-02T18:35:00Z">
              <w:rPr>
                <w:noProof/>
                <w:webHidden/>
              </w:rPr>
            </w:rPrChange>
          </w:rPr>
          <w:fldChar w:fldCharType="end"/>
        </w:r>
        <w:r w:rsidRPr="00C03B2B">
          <w:rPr>
            <w:rStyle w:val="Hyperlink"/>
            <w:noProof/>
            <w:lang w:val="en-US"/>
            <w:rPrChange w:id="736" w:author="Attila Vizhanyo" w:date="2024-01-02T18:35:00Z">
              <w:rPr>
                <w:rStyle w:val="Hyperlink"/>
                <w:noProof/>
              </w:rPr>
            </w:rPrChange>
          </w:rPr>
          <w:fldChar w:fldCharType="end"/>
        </w:r>
      </w:ins>
    </w:p>
    <w:p w14:paraId="5D4DFE42" w14:textId="20B1C02F" w:rsidR="00C03B2B" w:rsidRPr="00C03B2B" w:rsidRDefault="00C03B2B">
      <w:pPr>
        <w:pStyle w:val="TOC3"/>
        <w:tabs>
          <w:tab w:val="left" w:pos="960"/>
          <w:tab w:val="right" w:leader="dot" w:pos="9061"/>
        </w:tabs>
        <w:rPr>
          <w:ins w:id="737" w:author="Attila Vizhanyo" w:date="2024-01-02T18:34:00Z"/>
          <w:rFonts w:asciiTheme="minorHAnsi" w:eastAsiaTheme="minorEastAsia" w:hAnsiTheme="minorHAnsi"/>
          <w:noProof/>
          <w:color w:val="auto"/>
          <w:kern w:val="2"/>
          <w:sz w:val="24"/>
          <w:szCs w:val="24"/>
          <w:lang w:val="en-US" w:eastAsia="en-GB"/>
          <w14:ligatures w14:val="standardContextual"/>
          <w:rPrChange w:id="738" w:author="Attila Vizhanyo" w:date="2024-01-02T18:35:00Z">
            <w:rPr>
              <w:ins w:id="739"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740" w:author="Attila Vizhanyo" w:date="2024-01-02T18:34:00Z">
        <w:r w:rsidRPr="00C03B2B">
          <w:rPr>
            <w:rStyle w:val="Hyperlink"/>
            <w:noProof/>
            <w:lang w:val="en-US"/>
            <w:rPrChange w:id="741" w:author="Attila Vizhanyo" w:date="2024-01-02T18:35:00Z">
              <w:rPr>
                <w:rStyle w:val="Hyperlink"/>
                <w:noProof/>
              </w:rPr>
            </w:rPrChange>
          </w:rPr>
          <w:fldChar w:fldCharType="begin"/>
        </w:r>
        <w:r w:rsidRPr="00C03B2B">
          <w:rPr>
            <w:rStyle w:val="Hyperlink"/>
            <w:noProof/>
            <w:lang w:val="en-US"/>
            <w:rPrChange w:id="742" w:author="Attila Vizhanyo" w:date="2024-01-02T18:35:00Z">
              <w:rPr>
                <w:rStyle w:val="Hyperlink"/>
                <w:noProof/>
              </w:rPr>
            </w:rPrChange>
          </w:rPr>
          <w:instrText xml:space="preserve"> </w:instrText>
        </w:r>
        <w:r w:rsidRPr="00C03B2B">
          <w:rPr>
            <w:noProof/>
            <w:lang w:val="en-US"/>
            <w:rPrChange w:id="743" w:author="Attila Vizhanyo" w:date="2024-01-02T18:35:00Z">
              <w:rPr>
                <w:noProof/>
              </w:rPr>
            </w:rPrChange>
          </w:rPr>
          <w:instrText>HYPERLINK \l "_Toc155112919"</w:instrText>
        </w:r>
        <w:r w:rsidRPr="00C03B2B">
          <w:rPr>
            <w:rStyle w:val="Hyperlink"/>
            <w:noProof/>
            <w:lang w:val="en-US"/>
            <w:rPrChange w:id="744" w:author="Attila Vizhanyo" w:date="2024-01-02T18:35:00Z">
              <w:rPr>
                <w:rStyle w:val="Hyperlink"/>
                <w:noProof/>
              </w:rPr>
            </w:rPrChange>
          </w:rPr>
          <w:instrText xml:space="preserve"> </w:instrText>
        </w:r>
        <w:r w:rsidRPr="00C03B2B">
          <w:rPr>
            <w:rStyle w:val="Hyperlink"/>
            <w:noProof/>
            <w:lang w:val="en-US"/>
            <w:rPrChange w:id="745" w:author="Attila Vizhanyo" w:date="2024-01-02T18:35:00Z">
              <w:rPr>
                <w:rStyle w:val="Hyperlink"/>
                <w:noProof/>
              </w:rPr>
            </w:rPrChange>
          </w:rPr>
        </w:r>
        <w:r w:rsidRPr="00C03B2B">
          <w:rPr>
            <w:rStyle w:val="Hyperlink"/>
            <w:noProof/>
            <w:lang w:val="en-US"/>
            <w:rPrChange w:id="746" w:author="Attila Vizhanyo" w:date="2024-01-02T18:35:00Z">
              <w:rPr>
                <w:rStyle w:val="Hyperlink"/>
                <w:noProof/>
              </w:rPr>
            </w:rPrChange>
          </w:rPr>
          <w:fldChar w:fldCharType="separate"/>
        </w:r>
        <w:r w:rsidRPr="00C03B2B">
          <w:rPr>
            <w:rStyle w:val="Hyperlink"/>
            <w:noProof/>
            <w:lang w:val="en-US"/>
          </w:rPr>
          <w:t>4.2.3</w:t>
        </w:r>
        <w:r w:rsidRPr="00C03B2B">
          <w:rPr>
            <w:rFonts w:asciiTheme="minorHAnsi" w:eastAsiaTheme="minorEastAsia" w:hAnsiTheme="minorHAnsi"/>
            <w:noProof/>
            <w:color w:val="auto"/>
            <w:kern w:val="2"/>
            <w:sz w:val="24"/>
            <w:szCs w:val="24"/>
            <w:lang w:val="en-US" w:eastAsia="en-GB"/>
            <w14:ligatures w14:val="standardContextual"/>
            <w:rPrChange w:id="74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Pr>
            <w:rStyle w:val="Hyperlink"/>
            <w:noProof/>
            <w:lang w:val="en-US"/>
          </w:rPr>
          <w:t>Barrier</w:t>
        </w:r>
        <w:r w:rsidRPr="00C03B2B">
          <w:rPr>
            <w:noProof/>
            <w:webHidden/>
            <w:lang w:val="en-US"/>
            <w:rPrChange w:id="748" w:author="Attila Vizhanyo" w:date="2024-01-02T18:35:00Z">
              <w:rPr>
                <w:noProof/>
                <w:webHidden/>
              </w:rPr>
            </w:rPrChange>
          </w:rPr>
          <w:tab/>
        </w:r>
        <w:r w:rsidRPr="00C03B2B">
          <w:rPr>
            <w:noProof/>
            <w:webHidden/>
            <w:lang w:val="en-US"/>
            <w:rPrChange w:id="749" w:author="Attila Vizhanyo" w:date="2024-01-02T18:35:00Z">
              <w:rPr>
                <w:noProof/>
                <w:webHidden/>
              </w:rPr>
            </w:rPrChange>
          </w:rPr>
          <w:fldChar w:fldCharType="begin"/>
        </w:r>
        <w:r w:rsidRPr="00C03B2B">
          <w:rPr>
            <w:noProof/>
            <w:webHidden/>
            <w:lang w:val="en-US"/>
            <w:rPrChange w:id="750" w:author="Attila Vizhanyo" w:date="2024-01-02T18:35:00Z">
              <w:rPr>
                <w:noProof/>
                <w:webHidden/>
              </w:rPr>
            </w:rPrChange>
          </w:rPr>
          <w:instrText xml:space="preserve"> PAGEREF _Toc155112919 \h </w:instrText>
        </w:r>
        <w:r w:rsidRPr="00C03B2B">
          <w:rPr>
            <w:noProof/>
            <w:webHidden/>
            <w:lang w:val="en-US"/>
            <w:rPrChange w:id="751" w:author="Attila Vizhanyo" w:date="2024-01-02T18:35:00Z">
              <w:rPr>
                <w:noProof/>
                <w:webHidden/>
              </w:rPr>
            </w:rPrChange>
          </w:rPr>
        </w:r>
      </w:ins>
      <w:r w:rsidRPr="00C03B2B">
        <w:rPr>
          <w:noProof/>
          <w:webHidden/>
          <w:lang w:val="en-US"/>
          <w:rPrChange w:id="752" w:author="Attila Vizhanyo" w:date="2024-01-02T18:35:00Z">
            <w:rPr>
              <w:noProof/>
              <w:webHidden/>
            </w:rPr>
          </w:rPrChange>
        </w:rPr>
        <w:fldChar w:fldCharType="separate"/>
      </w:r>
      <w:ins w:id="753" w:author="Attila Vizhanyo" w:date="2024-01-02T18:34:00Z">
        <w:r w:rsidRPr="00C03B2B">
          <w:rPr>
            <w:noProof/>
            <w:webHidden/>
            <w:lang w:val="en-US"/>
            <w:rPrChange w:id="754" w:author="Attila Vizhanyo" w:date="2024-01-02T18:35:00Z">
              <w:rPr>
                <w:noProof/>
                <w:webHidden/>
              </w:rPr>
            </w:rPrChange>
          </w:rPr>
          <w:t>16</w:t>
        </w:r>
        <w:r w:rsidRPr="00C03B2B">
          <w:rPr>
            <w:noProof/>
            <w:webHidden/>
            <w:lang w:val="en-US"/>
            <w:rPrChange w:id="755" w:author="Attila Vizhanyo" w:date="2024-01-02T18:35:00Z">
              <w:rPr>
                <w:noProof/>
                <w:webHidden/>
              </w:rPr>
            </w:rPrChange>
          </w:rPr>
          <w:fldChar w:fldCharType="end"/>
        </w:r>
        <w:r w:rsidRPr="00C03B2B">
          <w:rPr>
            <w:rStyle w:val="Hyperlink"/>
            <w:noProof/>
            <w:lang w:val="en-US"/>
            <w:rPrChange w:id="756" w:author="Attila Vizhanyo" w:date="2024-01-02T18:35:00Z">
              <w:rPr>
                <w:rStyle w:val="Hyperlink"/>
                <w:noProof/>
              </w:rPr>
            </w:rPrChange>
          </w:rPr>
          <w:fldChar w:fldCharType="end"/>
        </w:r>
      </w:ins>
    </w:p>
    <w:p w14:paraId="14200B9C" w14:textId="5B57AC6E" w:rsidR="00C03B2B" w:rsidRPr="00C03B2B" w:rsidRDefault="00C03B2B">
      <w:pPr>
        <w:pStyle w:val="TOC3"/>
        <w:tabs>
          <w:tab w:val="left" w:pos="960"/>
          <w:tab w:val="right" w:leader="dot" w:pos="9061"/>
        </w:tabs>
        <w:rPr>
          <w:ins w:id="757" w:author="Attila Vizhanyo" w:date="2024-01-02T18:34:00Z"/>
          <w:rFonts w:asciiTheme="minorHAnsi" w:eastAsiaTheme="minorEastAsia" w:hAnsiTheme="minorHAnsi"/>
          <w:noProof/>
          <w:color w:val="auto"/>
          <w:kern w:val="2"/>
          <w:sz w:val="24"/>
          <w:szCs w:val="24"/>
          <w:lang w:val="en-US" w:eastAsia="en-GB"/>
          <w14:ligatures w14:val="standardContextual"/>
          <w:rPrChange w:id="758" w:author="Attila Vizhanyo" w:date="2024-01-02T18:35:00Z">
            <w:rPr>
              <w:ins w:id="759"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760" w:author="Attila Vizhanyo" w:date="2024-01-02T18:34:00Z">
        <w:r w:rsidRPr="00C03B2B">
          <w:rPr>
            <w:rStyle w:val="Hyperlink"/>
            <w:noProof/>
            <w:lang w:val="en-US"/>
            <w:rPrChange w:id="761" w:author="Attila Vizhanyo" w:date="2024-01-02T18:35:00Z">
              <w:rPr>
                <w:rStyle w:val="Hyperlink"/>
                <w:noProof/>
              </w:rPr>
            </w:rPrChange>
          </w:rPr>
          <w:fldChar w:fldCharType="begin"/>
        </w:r>
        <w:r w:rsidRPr="00C03B2B">
          <w:rPr>
            <w:rStyle w:val="Hyperlink"/>
            <w:noProof/>
            <w:lang w:val="en-US"/>
            <w:rPrChange w:id="762" w:author="Attila Vizhanyo" w:date="2024-01-02T18:35:00Z">
              <w:rPr>
                <w:rStyle w:val="Hyperlink"/>
                <w:noProof/>
              </w:rPr>
            </w:rPrChange>
          </w:rPr>
          <w:instrText xml:space="preserve"> </w:instrText>
        </w:r>
        <w:r w:rsidRPr="00C03B2B">
          <w:rPr>
            <w:noProof/>
            <w:lang w:val="en-US"/>
            <w:rPrChange w:id="763" w:author="Attila Vizhanyo" w:date="2024-01-02T18:35:00Z">
              <w:rPr>
                <w:noProof/>
              </w:rPr>
            </w:rPrChange>
          </w:rPr>
          <w:instrText>HYPERLINK \l "_Toc155112920"</w:instrText>
        </w:r>
        <w:r w:rsidRPr="00C03B2B">
          <w:rPr>
            <w:rStyle w:val="Hyperlink"/>
            <w:noProof/>
            <w:lang w:val="en-US"/>
            <w:rPrChange w:id="764" w:author="Attila Vizhanyo" w:date="2024-01-02T18:35:00Z">
              <w:rPr>
                <w:rStyle w:val="Hyperlink"/>
                <w:noProof/>
              </w:rPr>
            </w:rPrChange>
          </w:rPr>
          <w:instrText xml:space="preserve"> </w:instrText>
        </w:r>
        <w:r w:rsidRPr="00C03B2B">
          <w:rPr>
            <w:rStyle w:val="Hyperlink"/>
            <w:noProof/>
            <w:lang w:val="en-US"/>
            <w:rPrChange w:id="765" w:author="Attila Vizhanyo" w:date="2024-01-02T18:35:00Z">
              <w:rPr>
                <w:rStyle w:val="Hyperlink"/>
                <w:noProof/>
              </w:rPr>
            </w:rPrChange>
          </w:rPr>
        </w:r>
        <w:r w:rsidRPr="00C03B2B">
          <w:rPr>
            <w:rStyle w:val="Hyperlink"/>
            <w:noProof/>
            <w:lang w:val="en-US"/>
            <w:rPrChange w:id="766" w:author="Attila Vizhanyo" w:date="2024-01-02T18:35:00Z">
              <w:rPr>
                <w:rStyle w:val="Hyperlink"/>
                <w:noProof/>
              </w:rPr>
            </w:rPrChange>
          </w:rPr>
          <w:fldChar w:fldCharType="separate"/>
        </w:r>
        <w:r w:rsidRPr="00C03B2B">
          <w:rPr>
            <w:rStyle w:val="Hyperlink"/>
            <w:noProof/>
            <w:lang w:val="en-US"/>
          </w:rPr>
          <w:t>4.2.4</w:t>
        </w:r>
        <w:r w:rsidRPr="00C03B2B">
          <w:rPr>
            <w:rFonts w:asciiTheme="minorHAnsi" w:eastAsiaTheme="minorEastAsia" w:hAnsiTheme="minorHAnsi"/>
            <w:noProof/>
            <w:color w:val="auto"/>
            <w:kern w:val="2"/>
            <w:sz w:val="24"/>
            <w:szCs w:val="24"/>
            <w:lang w:val="en-US" w:eastAsia="en-GB"/>
            <w14:ligatures w14:val="standardContextual"/>
            <w:rPrChange w:id="76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Pr>
            <w:rStyle w:val="Hyperlink"/>
            <w:noProof/>
            <w:lang w:val="en-US"/>
          </w:rPr>
          <w:t>Shield</w:t>
        </w:r>
        <w:r w:rsidRPr="00C03B2B">
          <w:rPr>
            <w:noProof/>
            <w:webHidden/>
            <w:lang w:val="en-US"/>
            <w:rPrChange w:id="768" w:author="Attila Vizhanyo" w:date="2024-01-02T18:35:00Z">
              <w:rPr>
                <w:noProof/>
                <w:webHidden/>
              </w:rPr>
            </w:rPrChange>
          </w:rPr>
          <w:tab/>
        </w:r>
        <w:r w:rsidRPr="00C03B2B">
          <w:rPr>
            <w:noProof/>
            <w:webHidden/>
            <w:lang w:val="en-US"/>
            <w:rPrChange w:id="769" w:author="Attila Vizhanyo" w:date="2024-01-02T18:35:00Z">
              <w:rPr>
                <w:noProof/>
                <w:webHidden/>
              </w:rPr>
            </w:rPrChange>
          </w:rPr>
          <w:fldChar w:fldCharType="begin"/>
        </w:r>
        <w:r w:rsidRPr="00C03B2B">
          <w:rPr>
            <w:noProof/>
            <w:webHidden/>
            <w:lang w:val="en-US"/>
            <w:rPrChange w:id="770" w:author="Attila Vizhanyo" w:date="2024-01-02T18:35:00Z">
              <w:rPr>
                <w:noProof/>
                <w:webHidden/>
              </w:rPr>
            </w:rPrChange>
          </w:rPr>
          <w:instrText xml:space="preserve"> PAGEREF _Toc155112920 \h </w:instrText>
        </w:r>
        <w:r w:rsidRPr="00C03B2B">
          <w:rPr>
            <w:noProof/>
            <w:webHidden/>
            <w:lang w:val="en-US"/>
            <w:rPrChange w:id="771" w:author="Attila Vizhanyo" w:date="2024-01-02T18:35:00Z">
              <w:rPr>
                <w:noProof/>
                <w:webHidden/>
              </w:rPr>
            </w:rPrChange>
          </w:rPr>
        </w:r>
      </w:ins>
      <w:r w:rsidRPr="00C03B2B">
        <w:rPr>
          <w:noProof/>
          <w:webHidden/>
          <w:lang w:val="en-US"/>
          <w:rPrChange w:id="772" w:author="Attila Vizhanyo" w:date="2024-01-02T18:35:00Z">
            <w:rPr>
              <w:noProof/>
              <w:webHidden/>
            </w:rPr>
          </w:rPrChange>
        </w:rPr>
        <w:fldChar w:fldCharType="separate"/>
      </w:r>
      <w:ins w:id="773" w:author="Attila Vizhanyo" w:date="2024-01-02T18:34:00Z">
        <w:r w:rsidRPr="00C03B2B">
          <w:rPr>
            <w:noProof/>
            <w:webHidden/>
            <w:lang w:val="en-US"/>
            <w:rPrChange w:id="774" w:author="Attila Vizhanyo" w:date="2024-01-02T18:35:00Z">
              <w:rPr>
                <w:noProof/>
                <w:webHidden/>
              </w:rPr>
            </w:rPrChange>
          </w:rPr>
          <w:t>16</w:t>
        </w:r>
        <w:r w:rsidRPr="00C03B2B">
          <w:rPr>
            <w:noProof/>
            <w:webHidden/>
            <w:lang w:val="en-US"/>
            <w:rPrChange w:id="775" w:author="Attila Vizhanyo" w:date="2024-01-02T18:35:00Z">
              <w:rPr>
                <w:noProof/>
                <w:webHidden/>
              </w:rPr>
            </w:rPrChange>
          </w:rPr>
          <w:fldChar w:fldCharType="end"/>
        </w:r>
        <w:r w:rsidRPr="00C03B2B">
          <w:rPr>
            <w:rStyle w:val="Hyperlink"/>
            <w:noProof/>
            <w:lang w:val="en-US"/>
            <w:rPrChange w:id="776" w:author="Attila Vizhanyo" w:date="2024-01-02T18:35:00Z">
              <w:rPr>
                <w:rStyle w:val="Hyperlink"/>
                <w:noProof/>
              </w:rPr>
            </w:rPrChange>
          </w:rPr>
          <w:fldChar w:fldCharType="end"/>
        </w:r>
      </w:ins>
    </w:p>
    <w:p w14:paraId="2C6A2D26" w14:textId="0F140C03" w:rsidR="00C03B2B" w:rsidRPr="00C03B2B" w:rsidRDefault="00C03B2B">
      <w:pPr>
        <w:pStyle w:val="TOC3"/>
        <w:tabs>
          <w:tab w:val="left" w:pos="960"/>
          <w:tab w:val="right" w:leader="dot" w:pos="9061"/>
        </w:tabs>
        <w:rPr>
          <w:ins w:id="777" w:author="Attila Vizhanyo" w:date="2024-01-02T18:34:00Z"/>
          <w:rFonts w:asciiTheme="minorHAnsi" w:eastAsiaTheme="minorEastAsia" w:hAnsiTheme="minorHAnsi"/>
          <w:noProof/>
          <w:color w:val="auto"/>
          <w:kern w:val="2"/>
          <w:sz w:val="24"/>
          <w:szCs w:val="24"/>
          <w:lang w:val="en-US" w:eastAsia="en-GB"/>
          <w14:ligatures w14:val="standardContextual"/>
          <w:rPrChange w:id="778" w:author="Attila Vizhanyo" w:date="2024-01-02T18:35:00Z">
            <w:rPr>
              <w:ins w:id="779"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780" w:author="Attila Vizhanyo" w:date="2024-01-02T18:34:00Z">
        <w:r w:rsidRPr="00C03B2B">
          <w:rPr>
            <w:rStyle w:val="Hyperlink"/>
            <w:noProof/>
            <w:lang w:val="en-US"/>
            <w:rPrChange w:id="781" w:author="Attila Vizhanyo" w:date="2024-01-02T18:35:00Z">
              <w:rPr>
                <w:rStyle w:val="Hyperlink"/>
                <w:noProof/>
              </w:rPr>
            </w:rPrChange>
          </w:rPr>
          <w:fldChar w:fldCharType="begin"/>
        </w:r>
        <w:r w:rsidRPr="00C03B2B">
          <w:rPr>
            <w:rStyle w:val="Hyperlink"/>
            <w:noProof/>
            <w:lang w:val="en-US"/>
            <w:rPrChange w:id="782" w:author="Attila Vizhanyo" w:date="2024-01-02T18:35:00Z">
              <w:rPr>
                <w:rStyle w:val="Hyperlink"/>
                <w:noProof/>
              </w:rPr>
            </w:rPrChange>
          </w:rPr>
          <w:instrText xml:space="preserve"> </w:instrText>
        </w:r>
        <w:r w:rsidRPr="00C03B2B">
          <w:rPr>
            <w:noProof/>
            <w:lang w:val="en-US"/>
            <w:rPrChange w:id="783" w:author="Attila Vizhanyo" w:date="2024-01-02T18:35:00Z">
              <w:rPr>
                <w:noProof/>
              </w:rPr>
            </w:rPrChange>
          </w:rPr>
          <w:instrText>HYPERLINK \l "_Toc155112921"</w:instrText>
        </w:r>
        <w:r w:rsidRPr="00C03B2B">
          <w:rPr>
            <w:rStyle w:val="Hyperlink"/>
            <w:noProof/>
            <w:lang w:val="en-US"/>
            <w:rPrChange w:id="784" w:author="Attila Vizhanyo" w:date="2024-01-02T18:35:00Z">
              <w:rPr>
                <w:rStyle w:val="Hyperlink"/>
                <w:noProof/>
              </w:rPr>
            </w:rPrChange>
          </w:rPr>
          <w:instrText xml:space="preserve"> </w:instrText>
        </w:r>
        <w:r w:rsidRPr="00C03B2B">
          <w:rPr>
            <w:rStyle w:val="Hyperlink"/>
            <w:noProof/>
            <w:lang w:val="en-US"/>
            <w:rPrChange w:id="785" w:author="Attila Vizhanyo" w:date="2024-01-02T18:35:00Z">
              <w:rPr>
                <w:rStyle w:val="Hyperlink"/>
                <w:noProof/>
              </w:rPr>
            </w:rPrChange>
          </w:rPr>
        </w:r>
        <w:r w:rsidRPr="00C03B2B">
          <w:rPr>
            <w:rStyle w:val="Hyperlink"/>
            <w:noProof/>
            <w:lang w:val="en-US"/>
            <w:rPrChange w:id="786" w:author="Attila Vizhanyo" w:date="2024-01-02T18:35:00Z">
              <w:rPr>
                <w:rStyle w:val="Hyperlink"/>
                <w:noProof/>
              </w:rPr>
            </w:rPrChange>
          </w:rPr>
          <w:fldChar w:fldCharType="separate"/>
        </w:r>
        <w:r w:rsidRPr="00C03B2B">
          <w:rPr>
            <w:rStyle w:val="Hyperlink"/>
            <w:noProof/>
            <w:lang w:val="en-US"/>
          </w:rPr>
          <w:t>4.2.5</w:t>
        </w:r>
        <w:r w:rsidRPr="00C03B2B">
          <w:rPr>
            <w:rFonts w:asciiTheme="minorHAnsi" w:eastAsiaTheme="minorEastAsia" w:hAnsiTheme="minorHAnsi"/>
            <w:noProof/>
            <w:color w:val="auto"/>
            <w:kern w:val="2"/>
            <w:sz w:val="24"/>
            <w:szCs w:val="24"/>
            <w:lang w:val="en-US" w:eastAsia="en-GB"/>
            <w14:ligatures w14:val="standardContextual"/>
            <w:rPrChange w:id="78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Pr>
            <w:rStyle w:val="Hyperlink"/>
            <w:noProof/>
            <w:lang w:val="en-US"/>
          </w:rPr>
          <w:t>Coin</w:t>
        </w:r>
        <w:r w:rsidRPr="00C03B2B">
          <w:rPr>
            <w:noProof/>
            <w:webHidden/>
            <w:lang w:val="en-US"/>
            <w:rPrChange w:id="788" w:author="Attila Vizhanyo" w:date="2024-01-02T18:35:00Z">
              <w:rPr>
                <w:noProof/>
                <w:webHidden/>
              </w:rPr>
            </w:rPrChange>
          </w:rPr>
          <w:tab/>
        </w:r>
        <w:r w:rsidRPr="00C03B2B">
          <w:rPr>
            <w:noProof/>
            <w:webHidden/>
            <w:lang w:val="en-US"/>
            <w:rPrChange w:id="789" w:author="Attila Vizhanyo" w:date="2024-01-02T18:35:00Z">
              <w:rPr>
                <w:noProof/>
                <w:webHidden/>
              </w:rPr>
            </w:rPrChange>
          </w:rPr>
          <w:fldChar w:fldCharType="begin"/>
        </w:r>
        <w:r w:rsidRPr="00C03B2B">
          <w:rPr>
            <w:noProof/>
            <w:webHidden/>
            <w:lang w:val="en-US"/>
            <w:rPrChange w:id="790" w:author="Attila Vizhanyo" w:date="2024-01-02T18:35:00Z">
              <w:rPr>
                <w:noProof/>
                <w:webHidden/>
              </w:rPr>
            </w:rPrChange>
          </w:rPr>
          <w:instrText xml:space="preserve"> PAGEREF _Toc155112921 \h </w:instrText>
        </w:r>
        <w:r w:rsidRPr="00C03B2B">
          <w:rPr>
            <w:noProof/>
            <w:webHidden/>
            <w:lang w:val="en-US"/>
            <w:rPrChange w:id="791" w:author="Attila Vizhanyo" w:date="2024-01-02T18:35:00Z">
              <w:rPr>
                <w:noProof/>
                <w:webHidden/>
              </w:rPr>
            </w:rPrChange>
          </w:rPr>
        </w:r>
      </w:ins>
      <w:r w:rsidRPr="00C03B2B">
        <w:rPr>
          <w:noProof/>
          <w:webHidden/>
          <w:lang w:val="en-US"/>
          <w:rPrChange w:id="792" w:author="Attila Vizhanyo" w:date="2024-01-02T18:35:00Z">
            <w:rPr>
              <w:noProof/>
              <w:webHidden/>
            </w:rPr>
          </w:rPrChange>
        </w:rPr>
        <w:fldChar w:fldCharType="separate"/>
      </w:r>
      <w:ins w:id="793" w:author="Attila Vizhanyo" w:date="2024-01-02T18:34:00Z">
        <w:r w:rsidRPr="00C03B2B">
          <w:rPr>
            <w:noProof/>
            <w:webHidden/>
            <w:lang w:val="en-US"/>
            <w:rPrChange w:id="794" w:author="Attila Vizhanyo" w:date="2024-01-02T18:35:00Z">
              <w:rPr>
                <w:noProof/>
                <w:webHidden/>
              </w:rPr>
            </w:rPrChange>
          </w:rPr>
          <w:t>16</w:t>
        </w:r>
        <w:r w:rsidRPr="00C03B2B">
          <w:rPr>
            <w:noProof/>
            <w:webHidden/>
            <w:lang w:val="en-US"/>
            <w:rPrChange w:id="795" w:author="Attila Vizhanyo" w:date="2024-01-02T18:35:00Z">
              <w:rPr>
                <w:noProof/>
                <w:webHidden/>
              </w:rPr>
            </w:rPrChange>
          </w:rPr>
          <w:fldChar w:fldCharType="end"/>
        </w:r>
        <w:r w:rsidRPr="00C03B2B">
          <w:rPr>
            <w:rStyle w:val="Hyperlink"/>
            <w:noProof/>
            <w:lang w:val="en-US"/>
            <w:rPrChange w:id="796" w:author="Attila Vizhanyo" w:date="2024-01-02T18:35:00Z">
              <w:rPr>
                <w:rStyle w:val="Hyperlink"/>
                <w:noProof/>
              </w:rPr>
            </w:rPrChange>
          </w:rPr>
          <w:fldChar w:fldCharType="end"/>
        </w:r>
      </w:ins>
    </w:p>
    <w:p w14:paraId="0052DD9B" w14:textId="7D495589" w:rsidR="00C03B2B" w:rsidRPr="00C03B2B" w:rsidRDefault="00C03B2B">
      <w:pPr>
        <w:pStyle w:val="TOC3"/>
        <w:tabs>
          <w:tab w:val="left" w:pos="960"/>
          <w:tab w:val="right" w:leader="dot" w:pos="9061"/>
        </w:tabs>
        <w:rPr>
          <w:ins w:id="797" w:author="Attila Vizhanyo" w:date="2024-01-02T18:34:00Z"/>
          <w:rFonts w:asciiTheme="minorHAnsi" w:eastAsiaTheme="minorEastAsia" w:hAnsiTheme="minorHAnsi"/>
          <w:noProof/>
          <w:color w:val="auto"/>
          <w:kern w:val="2"/>
          <w:sz w:val="24"/>
          <w:szCs w:val="24"/>
          <w:lang w:val="en-US" w:eastAsia="en-GB"/>
          <w14:ligatures w14:val="standardContextual"/>
          <w:rPrChange w:id="798" w:author="Attila Vizhanyo" w:date="2024-01-02T18:35:00Z">
            <w:rPr>
              <w:ins w:id="799"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800" w:author="Attila Vizhanyo" w:date="2024-01-02T18:34:00Z">
        <w:r w:rsidRPr="00C03B2B">
          <w:rPr>
            <w:rStyle w:val="Hyperlink"/>
            <w:noProof/>
            <w:lang w:val="en-US"/>
            <w:rPrChange w:id="801" w:author="Attila Vizhanyo" w:date="2024-01-02T18:35:00Z">
              <w:rPr>
                <w:rStyle w:val="Hyperlink"/>
                <w:noProof/>
              </w:rPr>
            </w:rPrChange>
          </w:rPr>
          <w:fldChar w:fldCharType="begin"/>
        </w:r>
        <w:r w:rsidRPr="00C03B2B">
          <w:rPr>
            <w:rStyle w:val="Hyperlink"/>
            <w:noProof/>
            <w:lang w:val="en-US"/>
            <w:rPrChange w:id="802" w:author="Attila Vizhanyo" w:date="2024-01-02T18:35:00Z">
              <w:rPr>
                <w:rStyle w:val="Hyperlink"/>
                <w:noProof/>
              </w:rPr>
            </w:rPrChange>
          </w:rPr>
          <w:instrText xml:space="preserve"> </w:instrText>
        </w:r>
        <w:r w:rsidRPr="00C03B2B">
          <w:rPr>
            <w:noProof/>
            <w:lang w:val="en-US"/>
            <w:rPrChange w:id="803" w:author="Attila Vizhanyo" w:date="2024-01-02T18:35:00Z">
              <w:rPr>
                <w:noProof/>
              </w:rPr>
            </w:rPrChange>
          </w:rPr>
          <w:instrText>HYPERLINK \l "_Toc155112922"</w:instrText>
        </w:r>
        <w:r w:rsidRPr="00C03B2B">
          <w:rPr>
            <w:rStyle w:val="Hyperlink"/>
            <w:noProof/>
            <w:lang w:val="en-US"/>
            <w:rPrChange w:id="804" w:author="Attila Vizhanyo" w:date="2024-01-02T18:35:00Z">
              <w:rPr>
                <w:rStyle w:val="Hyperlink"/>
                <w:noProof/>
              </w:rPr>
            </w:rPrChange>
          </w:rPr>
          <w:instrText xml:space="preserve"> </w:instrText>
        </w:r>
        <w:r w:rsidRPr="00C03B2B">
          <w:rPr>
            <w:rStyle w:val="Hyperlink"/>
            <w:noProof/>
            <w:lang w:val="en-US"/>
            <w:rPrChange w:id="805" w:author="Attila Vizhanyo" w:date="2024-01-02T18:35:00Z">
              <w:rPr>
                <w:rStyle w:val="Hyperlink"/>
                <w:noProof/>
              </w:rPr>
            </w:rPrChange>
          </w:rPr>
        </w:r>
        <w:r w:rsidRPr="00C03B2B">
          <w:rPr>
            <w:rStyle w:val="Hyperlink"/>
            <w:noProof/>
            <w:lang w:val="en-US"/>
            <w:rPrChange w:id="806" w:author="Attila Vizhanyo" w:date="2024-01-02T18:35:00Z">
              <w:rPr>
                <w:rStyle w:val="Hyperlink"/>
                <w:noProof/>
              </w:rPr>
            </w:rPrChange>
          </w:rPr>
          <w:fldChar w:fldCharType="separate"/>
        </w:r>
        <w:r w:rsidRPr="00C03B2B">
          <w:rPr>
            <w:rStyle w:val="Hyperlink"/>
            <w:noProof/>
            <w:lang w:val="en-US"/>
          </w:rPr>
          <w:t>4.2.6</w:t>
        </w:r>
        <w:r w:rsidRPr="00C03B2B">
          <w:rPr>
            <w:rFonts w:asciiTheme="minorHAnsi" w:eastAsiaTheme="minorEastAsia" w:hAnsiTheme="minorHAnsi"/>
            <w:noProof/>
            <w:color w:val="auto"/>
            <w:kern w:val="2"/>
            <w:sz w:val="24"/>
            <w:szCs w:val="24"/>
            <w:lang w:val="en-US" w:eastAsia="en-GB"/>
            <w14:ligatures w14:val="standardContextual"/>
            <w:rPrChange w:id="80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Pr>
            <w:rStyle w:val="Hyperlink"/>
            <w:noProof/>
            <w:lang w:val="en-US"/>
          </w:rPr>
          <w:t>Bomb</w:t>
        </w:r>
        <w:r w:rsidRPr="00C03B2B">
          <w:rPr>
            <w:noProof/>
            <w:webHidden/>
            <w:lang w:val="en-US"/>
            <w:rPrChange w:id="808" w:author="Attila Vizhanyo" w:date="2024-01-02T18:35:00Z">
              <w:rPr>
                <w:noProof/>
                <w:webHidden/>
              </w:rPr>
            </w:rPrChange>
          </w:rPr>
          <w:tab/>
        </w:r>
        <w:r w:rsidRPr="00C03B2B">
          <w:rPr>
            <w:noProof/>
            <w:webHidden/>
            <w:lang w:val="en-US"/>
            <w:rPrChange w:id="809" w:author="Attila Vizhanyo" w:date="2024-01-02T18:35:00Z">
              <w:rPr>
                <w:noProof/>
                <w:webHidden/>
              </w:rPr>
            </w:rPrChange>
          </w:rPr>
          <w:fldChar w:fldCharType="begin"/>
        </w:r>
        <w:r w:rsidRPr="00C03B2B">
          <w:rPr>
            <w:noProof/>
            <w:webHidden/>
            <w:lang w:val="en-US"/>
            <w:rPrChange w:id="810" w:author="Attila Vizhanyo" w:date="2024-01-02T18:35:00Z">
              <w:rPr>
                <w:noProof/>
                <w:webHidden/>
              </w:rPr>
            </w:rPrChange>
          </w:rPr>
          <w:instrText xml:space="preserve"> PAGEREF _Toc155112922 \h </w:instrText>
        </w:r>
        <w:r w:rsidRPr="00C03B2B">
          <w:rPr>
            <w:noProof/>
            <w:webHidden/>
            <w:lang w:val="en-US"/>
            <w:rPrChange w:id="811" w:author="Attila Vizhanyo" w:date="2024-01-02T18:35:00Z">
              <w:rPr>
                <w:noProof/>
                <w:webHidden/>
              </w:rPr>
            </w:rPrChange>
          </w:rPr>
        </w:r>
      </w:ins>
      <w:r w:rsidRPr="00C03B2B">
        <w:rPr>
          <w:noProof/>
          <w:webHidden/>
          <w:lang w:val="en-US"/>
          <w:rPrChange w:id="812" w:author="Attila Vizhanyo" w:date="2024-01-02T18:35:00Z">
            <w:rPr>
              <w:noProof/>
              <w:webHidden/>
            </w:rPr>
          </w:rPrChange>
        </w:rPr>
        <w:fldChar w:fldCharType="separate"/>
      </w:r>
      <w:ins w:id="813" w:author="Attila Vizhanyo" w:date="2024-01-02T18:34:00Z">
        <w:r w:rsidRPr="00C03B2B">
          <w:rPr>
            <w:noProof/>
            <w:webHidden/>
            <w:lang w:val="en-US"/>
            <w:rPrChange w:id="814" w:author="Attila Vizhanyo" w:date="2024-01-02T18:35:00Z">
              <w:rPr>
                <w:noProof/>
                <w:webHidden/>
              </w:rPr>
            </w:rPrChange>
          </w:rPr>
          <w:t>16</w:t>
        </w:r>
        <w:r w:rsidRPr="00C03B2B">
          <w:rPr>
            <w:noProof/>
            <w:webHidden/>
            <w:lang w:val="en-US"/>
            <w:rPrChange w:id="815" w:author="Attila Vizhanyo" w:date="2024-01-02T18:35:00Z">
              <w:rPr>
                <w:noProof/>
                <w:webHidden/>
              </w:rPr>
            </w:rPrChange>
          </w:rPr>
          <w:fldChar w:fldCharType="end"/>
        </w:r>
        <w:r w:rsidRPr="00C03B2B">
          <w:rPr>
            <w:rStyle w:val="Hyperlink"/>
            <w:noProof/>
            <w:lang w:val="en-US"/>
            <w:rPrChange w:id="816" w:author="Attila Vizhanyo" w:date="2024-01-02T18:35:00Z">
              <w:rPr>
                <w:rStyle w:val="Hyperlink"/>
                <w:noProof/>
              </w:rPr>
            </w:rPrChange>
          </w:rPr>
          <w:fldChar w:fldCharType="end"/>
        </w:r>
      </w:ins>
    </w:p>
    <w:p w14:paraId="060C2BC6" w14:textId="60864928" w:rsidR="00C03B2B" w:rsidRPr="00C03B2B" w:rsidRDefault="00C03B2B">
      <w:pPr>
        <w:pStyle w:val="TOC1"/>
        <w:tabs>
          <w:tab w:val="left" w:pos="720"/>
          <w:tab w:val="right" w:leader="dot" w:pos="9061"/>
        </w:tabs>
        <w:rPr>
          <w:ins w:id="817" w:author="Attila Vizhanyo" w:date="2024-01-02T18:34:00Z"/>
          <w:rFonts w:asciiTheme="minorHAnsi" w:eastAsiaTheme="minorEastAsia" w:hAnsiTheme="minorHAnsi"/>
          <w:b w:val="0"/>
          <w:noProof/>
          <w:color w:val="auto"/>
          <w:kern w:val="2"/>
          <w:sz w:val="24"/>
          <w:szCs w:val="24"/>
          <w:lang w:val="en-US" w:eastAsia="en-GB"/>
          <w14:ligatures w14:val="standardContextual"/>
          <w:rPrChange w:id="818" w:author="Attila Vizhanyo" w:date="2024-01-02T18:35:00Z">
            <w:rPr>
              <w:ins w:id="819" w:author="Attila Vizhanyo" w:date="2024-01-02T18:34:00Z"/>
              <w:rFonts w:asciiTheme="minorHAnsi" w:eastAsiaTheme="minorEastAsia" w:hAnsiTheme="minorHAnsi"/>
              <w:b w:val="0"/>
              <w:noProof/>
              <w:color w:val="auto"/>
              <w:kern w:val="2"/>
              <w:sz w:val="24"/>
              <w:szCs w:val="24"/>
              <w:lang w:val="en-CH" w:eastAsia="en-GB"/>
              <w14:ligatures w14:val="standardContextual"/>
            </w:rPr>
          </w:rPrChange>
        </w:rPr>
      </w:pPr>
      <w:ins w:id="820" w:author="Attila Vizhanyo" w:date="2024-01-02T18:34:00Z">
        <w:r w:rsidRPr="00C03B2B">
          <w:rPr>
            <w:rStyle w:val="Hyperlink"/>
            <w:noProof/>
            <w:lang w:val="en-US"/>
            <w:rPrChange w:id="821" w:author="Attila Vizhanyo" w:date="2024-01-02T18:35:00Z">
              <w:rPr>
                <w:rStyle w:val="Hyperlink"/>
                <w:noProof/>
              </w:rPr>
            </w:rPrChange>
          </w:rPr>
          <w:fldChar w:fldCharType="begin"/>
        </w:r>
        <w:r w:rsidRPr="00C03B2B">
          <w:rPr>
            <w:rStyle w:val="Hyperlink"/>
            <w:noProof/>
            <w:lang w:val="en-US"/>
            <w:rPrChange w:id="822" w:author="Attila Vizhanyo" w:date="2024-01-02T18:35:00Z">
              <w:rPr>
                <w:rStyle w:val="Hyperlink"/>
                <w:noProof/>
              </w:rPr>
            </w:rPrChange>
          </w:rPr>
          <w:instrText xml:space="preserve"> </w:instrText>
        </w:r>
        <w:r w:rsidRPr="00C03B2B">
          <w:rPr>
            <w:noProof/>
            <w:lang w:val="en-US"/>
            <w:rPrChange w:id="823" w:author="Attila Vizhanyo" w:date="2024-01-02T18:35:00Z">
              <w:rPr>
                <w:noProof/>
              </w:rPr>
            </w:rPrChange>
          </w:rPr>
          <w:instrText>HYPERLINK \l "_Toc155112923"</w:instrText>
        </w:r>
        <w:r w:rsidRPr="00C03B2B">
          <w:rPr>
            <w:rStyle w:val="Hyperlink"/>
            <w:noProof/>
            <w:lang w:val="en-US"/>
            <w:rPrChange w:id="824" w:author="Attila Vizhanyo" w:date="2024-01-02T18:35:00Z">
              <w:rPr>
                <w:rStyle w:val="Hyperlink"/>
                <w:noProof/>
              </w:rPr>
            </w:rPrChange>
          </w:rPr>
          <w:instrText xml:space="preserve"> </w:instrText>
        </w:r>
        <w:r w:rsidRPr="00C03B2B">
          <w:rPr>
            <w:rStyle w:val="Hyperlink"/>
            <w:noProof/>
            <w:lang w:val="en-US"/>
            <w:rPrChange w:id="825" w:author="Attila Vizhanyo" w:date="2024-01-02T18:35:00Z">
              <w:rPr>
                <w:rStyle w:val="Hyperlink"/>
                <w:noProof/>
              </w:rPr>
            </w:rPrChange>
          </w:rPr>
        </w:r>
        <w:r w:rsidRPr="00C03B2B">
          <w:rPr>
            <w:rStyle w:val="Hyperlink"/>
            <w:noProof/>
            <w:lang w:val="en-US"/>
            <w:rPrChange w:id="826" w:author="Attila Vizhanyo" w:date="2024-01-02T18:35:00Z">
              <w:rPr>
                <w:rStyle w:val="Hyperlink"/>
                <w:noProof/>
              </w:rPr>
            </w:rPrChange>
          </w:rPr>
          <w:fldChar w:fldCharType="separate"/>
        </w:r>
        <w:r w:rsidRPr="00C03B2B">
          <w:rPr>
            <w:rStyle w:val="Hyperlink"/>
            <w:noProof/>
            <w:lang w:val="en-US"/>
          </w:rPr>
          <w:t>5</w:t>
        </w:r>
        <w:r w:rsidRPr="00C03B2B">
          <w:rPr>
            <w:rFonts w:asciiTheme="minorHAnsi" w:eastAsiaTheme="minorEastAsia" w:hAnsiTheme="minorHAnsi"/>
            <w:b w:val="0"/>
            <w:noProof/>
            <w:color w:val="auto"/>
            <w:kern w:val="2"/>
            <w:sz w:val="24"/>
            <w:szCs w:val="24"/>
            <w:lang w:val="en-US" w:eastAsia="en-GB"/>
            <w14:ligatures w14:val="standardContextual"/>
            <w:rPrChange w:id="827" w:author="Attila Vizhanyo" w:date="2024-01-02T18:35:00Z">
              <w:rPr>
                <w:rFonts w:asciiTheme="minorHAnsi" w:eastAsiaTheme="minorEastAsia" w:hAnsiTheme="minorHAnsi"/>
                <w:b w:val="0"/>
                <w:noProof/>
                <w:color w:val="auto"/>
                <w:kern w:val="2"/>
                <w:sz w:val="24"/>
                <w:szCs w:val="24"/>
                <w:lang w:val="en-CH" w:eastAsia="en-GB"/>
                <w14:ligatures w14:val="standardContextual"/>
              </w:rPr>
            </w:rPrChange>
          </w:rPr>
          <w:tab/>
        </w:r>
        <w:r w:rsidRPr="00C03B2B">
          <w:rPr>
            <w:rStyle w:val="Hyperlink"/>
            <w:noProof/>
            <w:lang w:val="en-US"/>
          </w:rPr>
          <w:t>Summary</w:t>
        </w:r>
        <w:r w:rsidRPr="00C03B2B">
          <w:rPr>
            <w:noProof/>
            <w:webHidden/>
            <w:lang w:val="en-US"/>
            <w:rPrChange w:id="828" w:author="Attila Vizhanyo" w:date="2024-01-02T18:35:00Z">
              <w:rPr>
                <w:noProof/>
                <w:webHidden/>
              </w:rPr>
            </w:rPrChange>
          </w:rPr>
          <w:tab/>
        </w:r>
        <w:r w:rsidRPr="00C03B2B">
          <w:rPr>
            <w:noProof/>
            <w:webHidden/>
            <w:lang w:val="en-US"/>
            <w:rPrChange w:id="829" w:author="Attila Vizhanyo" w:date="2024-01-02T18:35:00Z">
              <w:rPr>
                <w:noProof/>
                <w:webHidden/>
              </w:rPr>
            </w:rPrChange>
          </w:rPr>
          <w:fldChar w:fldCharType="begin"/>
        </w:r>
        <w:r w:rsidRPr="00C03B2B">
          <w:rPr>
            <w:noProof/>
            <w:webHidden/>
            <w:lang w:val="en-US"/>
            <w:rPrChange w:id="830" w:author="Attila Vizhanyo" w:date="2024-01-02T18:35:00Z">
              <w:rPr>
                <w:noProof/>
                <w:webHidden/>
              </w:rPr>
            </w:rPrChange>
          </w:rPr>
          <w:instrText xml:space="preserve"> PAGEREF _Toc155112923 \h </w:instrText>
        </w:r>
        <w:r w:rsidRPr="00C03B2B">
          <w:rPr>
            <w:noProof/>
            <w:webHidden/>
            <w:lang w:val="en-US"/>
            <w:rPrChange w:id="831" w:author="Attila Vizhanyo" w:date="2024-01-02T18:35:00Z">
              <w:rPr>
                <w:noProof/>
                <w:webHidden/>
              </w:rPr>
            </w:rPrChange>
          </w:rPr>
        </w:r>
      </w:ins>
      <w:r w:rsidRPr="00C03B2B">
        <w:rPr>
          <w:noProof/>
          <w:webHidden/>
          <w:lang w:val="en-US"/>
          <w:rPrChange w:id="832" w:author="Attila Vizhanyo" w:date="2024-01-02T18:35:00Z">
            <w:rPr>
              <w:noProof/>
              <w:webHidden/>
            </w:rPr>
          </w:rPrChange>
        </w:rPr>
        <w:fldChar w:fldCharType="separate"/>
      </w:r>
      <w:ins w:id="833" w:author="Attila Vizhanyo" w:date="2024-01-02T18:34:00Z">
        <w:r w:rsidRPr="00C03B2B">
          <w:rPr>
            <w:noProof/>
            <w:webHidden/>
            <w:lang w:val="en-US"/>
            <w:rPrChange w:id="834" w:author="Attila Vizhanyo" w:date="2024-01-02T18:35:00Z">
              <w:rPr>
                <w:noProof/>
                <w:webHidden/>
              </w:rPr>
            </w:rPrChange>
          </w:rPr>
          <w:t>17</w:t>
        </w:r>
        <w:r w:rsidRPr="00C03B2B">
          <w:rPr>
            <w:noProof/>
            <w:webHidden/>
            <w:lang w:val="en-US"/>
            <w:rPrChange w:id="835" w:author="Attila Vizhanyo" w:date="2024-01-02T18:35:00Z">
              <w:rPr>
                <w:noProof/>
                <w:webHidden/>
              </w:rPr>
            </w:rPrChange>
          </w:rPr>
          <w:fldChar w:fldCharType="end"/>
        </w:r>
        <w:r w:rsidRPr="00C03B2B">
          <w:rPr>
            <w:rStyle w:val="Hyperlink"/>
            <w:noProof/>
            <w:lang w:val="en-US"/>
            <w:rPrChange w:id="836" w:author="Attila Vizhanyo" w:date="2024-01-02T18:35:00Z">
              <w:rPr>
                <w:rStyle w:val="Hyperlink"/>
                <w:noProof/>
              </w:rPr>
            </w:rPrChange>
          </w:rPr>
          <w:fldChar w:fldCharType="end"/>
        </w:r>
      </w:ins>
    </w:p>
    <w:p w14:paraId="1BF801B5" w14:textId="15FE773E" w:rsidR="00C03B2B" w:rsidRPr="00C03B2B" w:rsidRDefault="00C03B2B">
      <w:pPr>
        <w:pStyle w:val="TOC1"/>
        <w:tabs>
          <w:tab w:val="right" w:leader="dot" w:pos="9061"/>
        </w:tabs>
        <w:rPr>
          <w:ins w:id="837" w:author="Attila Vizhanyo" w:date="2024-01-02T18:34:00Z"/>
          <w:rFonts w:asciiTheme="minorHAnsi" w:eastAsiaTheme="minorEastAsia" w:hAnsiTheme="minorHAnsi"/>
          <w:b w:val="0"/>
          <w:noProof/>
          <w:color w:val="auto"/>
          <w:kern w:val="2"/>
          <w:sz w:val="24"/>
          <w:szCs w:val="24"/>
          <w:lang w:val="en-US" w:eastAsia="en-GB"/>
          <w14:ligatures w14:val="standardContextual"/>
          <w:rPrChange w:id="838" w:author="Attila Vizhanyo" w:date="2024-01-02T18:35:00Z">
            <w:rPr>
              <w:ins w:id="839" w:author="Attila Vizhanyo" w:date="2024-01-02T18:34:00Z"/>
              <w:rFonts w:asciiTheme="minorHAnsi" w:eastAsiaTheme="minorEastAsia" w:hAnsiTheme="minorHAnsi"/>
              <w:b w:val="0"/>
              <w:noProof/>
              <w:color w:val="auto"/>
              <w:kern w:val="2"/>
              <w:sz w:val="24"/>
              <w:szCs w:val="24"/>
              <w:lang w:val="en-CH" w:eastAsia="en-GB"/>
              <w14:ligatures w14:val="standardContextual"/>
            </w:rPr>
          </w:rPrChange>
        </w:rPr>
      </w:pPr>
      <w:ins w:id="840" w:author="Attila Vizhanyo" w:date="2024-01-02T18:34:00Z">
        <w:r w:rsidRPr="00C03B2B">
          <w:rPr>
            <w:rStyle w:val="Hyperlink"/>
            <w:noProof/>
            <w:lang w:val="en-US"/>
            <w:rPrChange w:id="841" w:author="Attila Vizhanyo" w:date="2024-01-02T18:35:00Z">
              <w:rPr>
                <w:rStyle w:val="Hyperlink"/>
                <w:noProof/>
              </w:rPr>
            </w:rPrChange>
          </w:rPr>
          <w:fldChar w:fldCharType="begin"/>
        </w:r>
        <w:r w:rsidRPr="00C03B2B">
          <w:rPr>
            <w:rStyle w:val="Hyperlink"/>
            <w:noProof/>
            <w:lang w:val="en-US"/>
            <w:rPrChange w:id="842" w:author="Attila Vizhanyo" w:date="2024-01-02T18:35:00Z">
              <w:rPr>
                <w:rStyle w:val="Hyperlink"/>
                <w:noProof/>
              </w:rPr>
            </w:rPrChange>
          </w:rPr>
          <w:instrText xml:space="preserve"> </w:instrText>
        </w:r>
        <w:r w:rsidRPr="00C03B2B">
          <w:rPr>
            <w:noProof/>
            <w:lang w:val="en-US"/>
            <w:rPrChange w:id="843" w:author="Attila Vizhanyo" w:date="2024-01-02T18:35:00Z">
              <w:rPr>
                <w:noProof/>
              </w:rPr>
            </w:rPrChange>
          </w:rPr>
          <w:instrText>HYPERLINK \l "_Toc155112924"</w:instrText>
        </w:r>
        <w:r w:rsidRPr="00C03B2B">
          <w:rPr>
            <w:rStyle w:val="Hyperlink"/>
            <w:noProof/>
            <w:lang w:val="en-US"/>
            <w:rPrChange w:id="844" w:author="Attila Vizhanyo" w:date="2024-01-02T18:35:00Z">
              <w:rPr>
                <w:rStyle w:val="Hyperlink"/>
                <w:noProof/>
              </w:rPr>
            </w:rPrChange>
          </w:rPr>
          <w:instrText xml:space="preserve"> </w:instrText>
        </w:r>
        <w:r w:rsidRPr="00C03B2B">
          <w:rPr>
            <w:rStyle w:val="Hyperlink"/>
            <w:noProof/>
            <w:lang w:val="en-US"/>
            <w:rPrChange w:id="845" w:author="Attila Vizhanyo" w:date="2024-01-02T18:35:00Z">
              <w:rPr>
                <w:rStyle w:val="Hyperlink"/>
                <w:noProof/>
              </w:rPr>
            </w:rPrChange>
          </w:rPr>
        </w:r>
        <w:r w:rsidRPr="00C03B2B">
          <w:rPr>
            <w:rStyle w:val="Hyperlink"/>
            <w:noProof/>
            <w:lang w:val="en-US"/>
            <w:rPrChange w:id="846" w:author="Attila Vizhanyo" w:date="2024-01-02T18:35:00Z">
              <w:rPr>
                <w:rStyle w:val="Hyperlink"/>
                <w:noProof/>
              </w:rPr>
            </w:rPrChange>
          </w:rPr>
          <w:fldChar w:fldCharType="separate"/>
        </w:r>
        <w:r w:rsidRPr="00C03B2B">
          <w:rPr>
            <w:rStyle w:val="Hyperlink"/>
            <w:noProof/>
            <w:lang w:val="en-US"/>
            <w:rPrChange w:id="847" w:author="Attila Vizhanyo" w:date="2024-01-02T18:35:00Z">
              <w:rPr>
                <w:rStyle w:val="Hyperlink"/>
                <w:noProof/>
              </w:rPr>
            </w:rPrChange>
          </w:rPr>
          <w:t>Bibliography</w:t>
        </w:r>
        <w:r w:rsidRPr="00C03B2B">
          <w:rPr>
            <w:noProof/>
            <w:webHidden/>
            <w:lang w:val="en-US"/>
            <w:rPrChange w:id="848" w:author="Attila Vizhanyo" w:date="2024-01-02T18:35:00Z">
              <w:rPr>
                <w:noProof/>
                <w:webHidden/>
              </w:rPr>
            </w:rPrChange>
          </w:rPr>
          <w:tab/>
        </w:r>
        <w:r w:rsidRPr="00C03B2B">
          <w:rPr>
            <w:noProof/>
            <w:webHidden/>
            <w:lang w:val="en-US"/>
            <w:rPrChange w:id="849" w:author="Attila Vizhanyo" w:date="2024-01-02T18:35:00Z">
              <w:rPr>
                <w:noProof/>
                <w:webHidden/>
              </w:rPr>
            </w:rPrChange>
          </w:rPr>
          <w:fldChar w:fldCharType="begin"/>
        </w:r>
        <w:r w:rsidRPr="00C03B2B">
          <w:rPr>
            <w:noProof/>
            <w:webHidden/>
            <w:lang w:val="en-US"/>
            <w:rPrChange w:id="850" w:author="Attila Vizhanyo" w:date="2024-01-02T18:35:00Z">
              <w:rPr>
                <w:noProof/>
                <w:webHidden/>
              </w:rPr>
            </w:rPrChange>
          </w:rPr>
          <w:instrText xml:space="preserve"> PAGEREF _Toc155112924 \h </w:instrText>
        </w:r>
        <w:r w:rsidRPr="00C03B2B">
          <w:rPr>
            <w:noProof/>
            <w:webHidden/>
            <w:lang w:val="en-US"/>
            <w:rPrChange w:id="851" w:author="Attila Vizhanyo" w:date="2024-01-02T18:35:00Z">
              <w:rPr>
                <w:noProof/>
                <w:webHidden/>
              </w:rPr>
            </w:rPrChange>
          </w:rPr>
        </w:r>
      </w:ins>
      <w:r w:rsidRPr="00C03B2B">
        <w:rPr>
          <w:noProof/>
          <w:webHidden/>
          <w:lang w:val="en-US"/>
          <w:rPrChange w:id="852" w:author="Attila Vizhanyo" w:date="2024-01-02T18:35:00Z">
            <w:rPr>
              <w:noProof/>
              <w:webHidden/>
            </w:rPr>
          </w:rPrChange>
        </w:rPr>
        <w:fldChar w:fldCharType="separate"/>
      </w:r>
      <w:ins w:id="853" w:author="Attila Vizhanyo" w:date="2024-01-02T18:34:00Z">
        <w:r w:rsidRPr="00C03B2B">
          <w:rPr>
            <w:noProof/>
            <w:webHidden/>
            <w:lang w:val="en-US"/>
            <w:rPrChange w:id="854" w:author="Attila Vizhanyo" w:date="2024-01-02T18:35:00Z">
              <w:rPr>
                <w:noProof/>
                <w:webHidden/>
              </w:rPr>
            </w:rPrChange>
          </w:rPr>
          <w:t>IV</w:t>
        </w:r>
        <w:r w:rsidRPr="00C03B2B">
          <w:rPr>
            <w:noProof/>
            <w:webHidden/>
            <w:lang w:val="en-US"/>
            <w:rPrChange w:id="855" w:author="Attila Vizhanyo" w:date="2024-01-02T18:35:00Z">
              <w:rPr>
                <w:noProof/>
                <w:webHidden/>
              </w:rPr>
            </w:rPrChange>
          </w:rPr>
          <w:fldChar w:fldCharType="end"/>
        </w:r>
        <w:r w:rsidRPr="00C03B2B">
          <w:rPr>
            <w:rStyle w:val="Hyperlink"/>
            <w:noProof/>
            <w:lang w:val="en-US"/>
            <w:rPrChange w:id="856" w:author="Attila Vizhanyo" w:date="2024-01-02T18:35:00Z">
              <w:rPr>
                <w:rStyle w:val="Hyperlink"/>
                <w:noProof/>
              </w:rPr>
            </w:rPrChange>
          </w:rPr>
          <w:fldChar w:fldCharType="end"/>
        </w:r>
      </w:ins>
    </w:p>
    <w:p w14:paraId="14663623" w14:textId="6EBAF7AB" w:rsidR="00C03B2B" w:rsidRPr="00C03B2B" w:rsidRDefault="00C03B2B">
      <w:pPr>
        <w:pStyle w:val="TOC1"/>
        <w:tabs>
          <w:tab w:val="right" w:leader="dot" w:pos="9061"/>
        </w:tabs>
        <w:rPr>
          <w:ins w:id="857" w:author="Attila Vizhanyo" w:date="2024-01-02T18:34:00Z"/>
          <w:rFonts w:asciiTheme="minorHAnsi" w:eastAsiaTheme="minorEastAsia" w:hAnsiTheme="minorHAnsi"/>
          <w:b w:val="0"/>
          <w:noProof/>
          <w:color w:val="auto"/>
          <w:kern w:val="2"/>
          <w:sz w:val="24"/>
          <w:szCs w:val="24"/>
          <w:lang w:val="en-US" w:eastAsia="en-GB"/>
          <w14:ligatures w14:val="standardContextual"/>
          <w:rPrChange w:id="858" w:author="Attila Vizhanyo" w:date="2024-01-02T18:35:00Z">
            <w:rPr>
              <w:ins w:id="859" w:author="Attila Vizhanyo" w:date="2024-01-02T18:34:00Z"/>
              <w:rFonts w:asciiTheme="minorHAnsi" w:eastAsiaTheme="minorEastAsia" w:hAnsiTheme="minorHAnsi"/>
              <w:b w:val="0"/>
              <w:noProof/>
              <w:color w:val="auto"/>
              <w:kern w:val="2"/>
              <w:sz w:val="24"/>
              <w:szCs w:val="24"/>
              <w:lang w:val="en-CH" w:eastAsia="en-GB"/>
              <w14:ligatures w14:val="standardContextual"/>
            </w:rPr>
          </w:rPrChange>
        </w:rPr>
      </w:pPr>
      <w:ins w:id="860" w:author="Attila Vizhanyo" w:date="2024-01-02T18:34:00Z">
        <w:r w:rsidRPr="00C03B2B">
          <w:rPr>
            <w:rStyle w:val="Hyperlink"/>
            <w:noProof/>
            <w:lang w:val="en-US"/>
            <w:rPrChange w:id="861" w:author="Attila Vizhanyo" w:date="2024-01-02T18:35:00Z">
              <w:rPr>
                <w:rStyle w:val="Hyperlink"/>
                <w:noProof/>
              </w:rPr>
            </w:rPrChange>
          </w:rPr>
          <w:fldChar w:fldCharType="begin"/>
        </w:r>
        <w:r w:rsidRPr="00C03B2B">
          <w:rPr>
            <w:rStyle w:val="Hyperlink"/>
            <w:noProof/>
            <w:lang w:val="en-US"/>
            <w:rPrChange w:id="862" w:author="Attila Vizhanyo" w:date="2024-01-02T18:35:00Z">
              <w:rPr>
                <w:rStyle w:val="Hyperlink"/>
                <w:noProof/>
              </w:rPr>
            </w:rPrChange>
          </w:rPr>
          <w:instrText xml:space="preserve"> </w:instrText>
        </w:r>
        <w:r w:rsidRPr="00C03B2B">
          <w:rPr>
            <w:noProof/>
            <w:lang w:val="en-US"/>
            <w:rPrChange w:id="863" w:author="Attila Vizhanyo" w:date="2024-01-02T18:35:00Z">
              <w:rPr>
                <w:noProof/>
              </w:rPr>
            </w:rPrChange>
          </w:rPr>
          <w:instrText>HYPERLINK \l "_Toc155112925"</w:instrText>
        </w:r>
        <w:r w:rsidRPr="00C03B2B">
          <w:rPr>
            <w:rStyle w:val="Hyperlink"/>
            <w:noProof/>
            <w:lang w:val="en-US"/>
            <w:rPrChange w:id="864" w:author="Attila Vizhanyo" w:date="2024-01-02T18:35:00Z">
              <w:rPr>
                <w:rStyle w:val="Hyperlink"/>
                <w:noProof/>
              </w:rPr>
            </w:rPrChange>
          </w:rPr>
          <w:instrText xml:space="preserve"> </w:instrText>
        </w:r>
        <w:r w:rsidRPr="00C03B2B">
          <w:rPr>
            <w:rStyle w:val="Hyperlink"/>
            <w:noProof/>
            <w:lang w:val="en-US"/>
            <w:rPrChange w:id="865" w:author="Attila Vizhanyo" w:date="2024-01-02T18:35:00Z">
              <w:rPr>
                <w:rStyle w:val="Hyperlink"/>
                <w:noProof/>
              </w:rPr>
            </w:rPrChange>
          </w:rPr>
        </w:r>
        <w:r w:rsidRPr="00C03B2B">
          <w:rPr>
            <w:rStyle w:val="Hyperlink"/>
            <w:noProof/>
            <w:lang w:val="en-US"/>
            <w:rPrChange w:id="866" w:author="Attila Vizhanyo" w:date="2024-01-02T18:35:00Z">
              <w:rPr>
                <w:rStyle w:val="Hyperlink"/>
                <w:noProof/>
              </w:rPr>
            </w:rPrChange>
          </w:rPr>
          <w:fldChar w:fldCharType="separate"/>
        </w:r>
        <w:r w:rsidRPr="00C03B2B">
          <w:rPr>
            <w:rStyle w:val="Hyperlink"/>
            <w:noProof/>
            <w:lang w:val="en-US"/>
          </w:rPr>
          <w:t>Table of Figures</w:t>
        </w:r>
        <w:r w:rsidRPr="00C03B2B">
          <w:rPr>
            <w:noProof/>
            <w:webHidden/>
            <w:lang w:val="en-US"/>
            <w:rPrChange w:id="867" w:author="Attila Vizhanyo" w:date="2024-01-02T18:35:00Z">
              <w:rPr>
                <w:noProof/>
                <w:webHidden/>
              </w:rPr>
            </w:rPrChange>
          </w:rPr>
          <w:tab/>
        </w:r>
        <w:r w:rsidRPr="00C03B2B">
          <w:rPr>
            <w:noProof/>
            <w:webHidden/>
            <w:lang w:val="en-US"/>
            <w:rPrChange w:id="868" w:author="Attila Vizhanyo" w:date="2024-01-02T18:35:00Z">
              <w:rPr>
                <w:noProof/>
                <w:webHidden/>
              </w:rPr>
            </w:rPrChange>
          </w:rPr>
          <w:fldChar w:fldCharType="begin"/>
        </w:r>
        <w:r w:rsidRPr="00C03B2B">
          <w:rPr>
            <w:noProof/>
            <w:webHidden/>
            <w:lang w:val="en-US"/>
            <w:rPrChange w:id="869" w:author="Attila Vizhanyo" w:date="2024-01-02T18:35:00Z">
              <w:rPr>
                <w:noProof/>
                <w:webHidden/>
              </w:rPr>
            </w:rPrChange>
          </w:rPr>
          <w:instrText xml:space="preserve"> PAGEREF _Toc155112925 \h </w:instrText>
        </w:r>
        <w:r w:rsidRPr="00C03B2B">
          <w:rPr>
            <w:noProof/>
            <w:webHidden/>
            <w:lang w:val="en-US"/>
            <w:rPrChange w:id="870" w:author="Attila Vizhanyo" w:date="2024-01-02T18:35:00Z">
              <w:rPr>
                <w:noProof/>
                <w:webHidden/>
              </w:rPr>
            </w:rPrChange>
          </w:rPr>
        </w:r>
      </w:ins>
      <w:r w:rsidRPr="00C03B2B">
        <w:rPr>
          <w:noProof/>
          <w:webHidden/>
          <w:lang w:val="en-US"/>
          <w:rPrChange w:id="871" w:author="Attila Vizhanyo" w:date="2024-01-02T18:35:00Z">
            <w:rPr>
              <w:noProof/>
              <w:webHidden/>
            </w:rPr>
          </w:rPrChange>
        </w:rPr>
        <w:fldChar w:fldCharType="separate"/>
      </w:r>
      <w:ins w:id="872" w:author="Attila Vizhanyo" w:date="2024-01-02T18:34:00Z">
        <w:r w:rsidRPr="00C03B2B">
          <w:rPr>
            <w:noProof/>
            <w:webHidden/>
            <w:lang w:val="en-US"/>
            <w:rPrChange w:id="873" w:author="Attila Vizhanyo" w:date="2024-01-02T18:35:00Z">
              <w:rPr>
                <w:noProof/>
                <w:webHidden/>
              </w:rPr>
            </w:rPrChange>
          </w:rPr>
          <w:t>V</w:t>
        </w:r>
        <w:r w:rsidRPr="00C03B2B">
          <w:rPr>
            <w:noProof/>
            <w:webHidden/>
            <w:lang w:val="en-US"/>
            <w:rPrChange w:id="874" w:author="Attila Vizhanyo" w:date="2024-01-02T18:35:00Z">
              <w:rPr>
                <w:noProof/>
                <w:webHidden/>
              </w:rPr>
            </w:rPrChange>
          </w:rPr>
          <w:fldChar w:fldCharType="end"/>
        </w:r>
        <w:r w:rsidRPr="00C03B2B">
          <w:rPr>
            <w:rStyle w:val="Hyperlink"/>
            <w:noProof/>
            <w:lang w:val="en-US"/>
            <w:rPrChange w:id="875" w:author="Attila Vizhanyo" w:date="2024-01-02T18:35:00Z">
              <w:rPr>
                <w:rStyle w:val="Hyperlink"/>
                <w:noProof/>
              </w:rPr>
            </w:rPrChange>
          </w:rPr>
          <w:fldChar w:fldCharType="end"/>
        </w:r>
      </w:ins>
    </w:p>
    <w:p w14:paraId="3037A4E9" w14:textId="1EFA9BE5" w:rsidR="00C03B2B" w:rsidRPr="00C03B2B" w:rsidRDefault="00C03B2B">
      <w:pPr>
        <w:pStyle w:val="TOC1"/>
        <w:tabs>
          <w:tab w:val="right" w:leader="dot" w:pos="9061"/>
        </w:tabs>
        <w:rPr>
          <w:ins w:id="876" w:author="Attila Vizhanyo" w:date="2024-01-02T18:34:00Z"/>
          <w:rFonts w:asciiTheme="minorHAnsi" w:eastAsiaTheme="minorEastAsia" w:hAnsiTheme="minorHAnsi"/>
          <w:b w:val="0"/>
          <w:noProof/>
          <w:color w:val="auto"/>
          <w:kern w:val="2"/>
          <w:sz w:val="24"/>
          <w:szCs w:val="24"/>
          <w:lang w:val="en-US" w:eastAsia="en-GB"/>
          <w14:ligatures w14:val="standardContextual"/>
          <w:rPrChange w:id="877" w:author="Attila Vizhanyo" w:date="2024-01-02T18:35:00Z">
            <w:rPr>
              <w:ins w:id="878" w:author="Attila Vizhanyo" w:date="2024-01-02T18:34:00Z"/>
              <w:rFonts w:asciiTheme="minorHAnsi" w:eastAsiaTheme="minorEastAsia" w:hAnsiTheme="minorHAnsi"/>
              <w:b w:val="0"/>
              <w:noProof/>
              <w:color w:val="auto"/>
              <w:kern w:val="2"/>
              <w:sz w:val="24"/>
              <w:szCs w:val="24"/>
              <w:lang w:val="en-CH" w:eastAsia="en-GB"/>
              <w14:ligatures w14:val="standardContextual"/>
            </w:rPr>
          </w:rPrChange>
        </w:rPr>
      </w:pPr>
      <w:ins w:id="879" w:author="Attila Vizhanyo" w:date="2024-01-02T18:34:00Z">
        <w:r w:rsidRPr="00C03B2B">
          <w:rPr>
            <w:rStyle w:val="Hyperlink"/>
            <w:noProof/>
            <w:lang w:val="en-US"/>
            <w:rPrChange w:id="880" w:author="Attila Vizhanyo" w:date="2024-01-02T18:35:00Z">
              <w:rPr>
                <w:rStyle w:val="Hyperlink"/>
                <w:noProof/>
              </w:rPr>
            </w:rPrChange>
          </w:rPr>
          <w:fldChar w:fldCharType="begin"/>
        </w:r>
        <w:r w:rsidRPr="00C03B2B">
          <w:rPr>
            <w:rStyle w:val="Hyperlink"/>
            <w:noProof/>
            <w:lang w:val="en-US"/>
            <w:rPrChange w:id="881" w:author="Attila Vizhanyo" w:date="2024-01-02T18:35:00Z">
              <w:rPr>
                <w:rStyle w:val="Hyperlink"/>
                <w:noProof/>
              </w:rPr>
            </w:rPrChange>
          </w:rPr>
          <w:instrText xml:space="preserve"> </w:instrText>
        </w:r>
        <w:r w:rsidRPr="00C03B2B">
          <w:rPr>
            <w:noProof/>
            <w:lang w:val="en-US"/>
            <w:rPrChange w:id="882" w:author="Attila Vizhanyo" w:date="2024-01-02T18:35:00Z">
              <w:rPr>
                <w:noProof/>
              </w:rPr>
            </w:rPrChange>
          </w:rPr>
          <w:instrText>HYPERLINK \l "_Toc155112926"</w:instrText>
        </w:r>
        <w:r w:rsidRPr="00C03B2B">
          <w:rPr>
            <w:rStyle w:val="Hyperlink"/>
            <w:noProof/>
            <w:lang w:val="en-US"/>
            <w:rPrChange w:id="883" w:author="Attila Vizhanyo" w:date="2024-01-02T18:35:00Z">
              <w:rPr>
                <w:rStyle w:val="Hyperlink"/>
                <w:noProof/>
              </w:rPr>
            </w:rPrChange>
          </w:rPr>
          <w:instrText xml:space="preserve"> </w:instrText>
        </w:r>
        <w:r w:rsidRPr="00C03B2B">
          <w:rPr>
            <w:rStyle w:val="Hyperlink"/>
            <w:noProof/>
            <w:lang w:val="en-US"/>
            <w:rPrChange w:id="884" w:author="Attila Vizhanyo" w:date="2024-01-02T18:35:00Z">
              <w:rPr>
                <w:rStyle w:val="Hyperlink"/>
                <w:noProof/>
              </w:rPr>
            </w:rPrChange>
          </w:rPr>
        </w:r>
        <w:r w:rsidRPr="00C03B2B">
          <w:rPr>
            <w:rStyle w:val="Hyperlink"/>
            <w:noProof/>
            <w:lang w:val="en-US"/>
            <w:rPrChange w:id="885" w:author="Attila Vizhanyo" w:date="2024-01-02T18:35:00Z">
              <w:rPr>
                <w:rStyle w:val="Hyperlink"/>
                <w:noProof/>
              </w:rPr>
            </w:rPrChange>
          </w:rPr>
          <w:fldChar w:fldCharType="separate"/>
        </w:r>
        <w:r w:rsidRPr="00C03B2B">
          <w:rPr>
            <w:rStyle w:val="Hyperlink"/>
            <w:noProof/>
            <w:lang w:val="en-US"/>
          </w:rPr>
          <w:t>Appendix</w:t>
        </w:r>
        <w:r w:rsidRPr="00C03B2B">
          <w:rPr>
            <w:noProof/>
            <w:webHidden/>
            <w:lang w:val="en-US"/>
            <w:rPrChange w:id="886" w:author="Attila Vizhanyo" w:date="2024-01-02T18:35:00Z">
              <w:rPr>
                <w:noProof/>
                <w:webHidden/>
              </w:rPr>
            </w:rPrChange>
          </w:rPr>
          <w:tab/>
        </w:r>
        <w:r w:rsidRPr="00C03B2B">
          <w:rPr>
            <w:noProof/>
            <w:webHidden/>
            <w:lang w:val="en-US"/>
            <w:rPrChange w:id="887" w:author="Attila Vizhanyo" w:date="2024-01-02T18:35:00Z">
              <w:rPr>
                <w:noProof/>
                <w:webHidden/>
              </w:rPr>
            </w:rPrChange>
          </w:rPr>
          <w:fldChar w:fldCharType="begin"/>
        </w:r>
        <w:r w:rsidRPr="00C03B2B">
          <w:rPr>
            <w:noProof/>
            <w:webHidden/>
            <w:lang w:val="en-US"/>
            <w:rPrChange w:id="888" w:author="Attila Vizhanyo" w:date="2024-01-02T18:35:00Z">
              <w:rPr>
                <w:noProof/>
                <w:webHidden/>
              </w:rPr>
            </w:rPrChange>
          </w:rPr>
          <w:instrText xml:space="preserve"> PAGEREF _Toc155112926 \h </w:instrText>
        </w:r>
        <w:r w:rsidRPr="00C03B2B">
          <w:rPr>
            <w:noProof/>
            <w:webHidden/>
            <w:lang w:val="en-US"/>
            <w:rPrChange w:id="889" w:author="Attila Vizhanyo" w:date="2024-01-02T18:35:00Z">
              <w:rPr>
                <w:noProof/>
                <w:webHidden/>
              </w:rPr>
            </w:rPrChange>
          </w:rPr>
        </w:r>
      </w:ins>
      <w:r w:rsidRPr="00C03B2B">
        <w:rPr>
          <w:noProof/>
          <w:webHidden/>
          <w:lang w:val="en-US"/>
          <w:rPrChange w:id="890" w:author="Attila Vizhanyo" w:date="2024-01-02T18:35:00Z">
            <w:rPr>
              <w:noProof/>
              <w:webHidden/>
            </w:rPr>
          </w:rPrChange>
        </w:rPr>
        <w:fldChar w:fldCharType="separate"/>
      </w:r>
      <w:ins w:id="891" w:author="Attila Vizhanyo" w:date="2024-01-02T18:34:00Z">
        <w:r w:rsidRPr="00C03B2B">
          <w:rPr>
            <w:noProof/>
            <w:webHidden/>
            <w:lang w:val="en-US"/>
            <w:rPrChange w:id="892" w:author="Attila Vizhanyo" w:date="2024-01-02T18:35:00Z">
              <w:rPr>
                <w:noProof/>
                <w:webHidden/>
              </w:rPr>
            </w:rPrChange>
          </w:rPr>
          <w:t>VI</w:t>
        </w:r>
        <w:r w:rsidRPr="00C03B2B">
          <w:rPr>
            <w:noProof/>
            <w:webHidden/>
            <w:lang w:val="en-US"/>
            <w:rPrChange w:id="893" w:author="Attila Vizhanyo" w:date="2024-01-02T18:35:00Z">
              <w:rPr>
                <w:noProof/>
                <w:webHidden/>
              </w:rPr>
            </w:rPrChange>
          </w:rPr>
          <w:fldChar w:fldCharType="end"/>
        </w:r>
        <w:r w:rsidRPr="00C03B2B">
          <w:rPr>
            <w:rStyle w:val="Hyperlink"/>
            <w:noProof/>
            <w:lang w:val="en-US"/>
            <w:rPrChange w:id="894" w:author="Attila Vizhanyo" w:date="2024-01-02T18:35:00Z">
              <w:rPr>
                <w:rStyle w:val="Hyperlink"/>
                <w:noProof/>
              </w:rPr>
            </w:rPrChange>
          </w:rPr>
          <w:fldChar w:fldCharType="end"/>
        </w:r>
      </w:ins>
    </w:p>
    <w:p w14:paraId="61BE45B6" w14:textId="402A1B63" w:rsidR="00C03B2B" w:rsidRPr="00C03B2B" w:rsidRDefault="00C03B2B">
      <w:pPr>
        <w:pStyle w:val="TOC2"/>
        <w:tabs>
          <w:tab w:val="left" w:pos="720"/>
          <w:tab w:val="right" w:leader="dot" w:pos="9061"/>
        </w:tabs>
        <w:rPr>
          <w:ins w:id="895" w:author="Attila Vizhanyo" w:date="2024-01-02T18:34:00Z"/>
          <w:rFonts w:asciiTheme="minorHAnsi" w:eastAsiaTheme="minorEastAsia" w:hAnsiTheme="minorHAnsi"/>
          <w:noProof/>
          <w:color w:val="auto"/>
          <w:kern w:val="2"/>
          <w:sz w:val="24"/>
          <w:szCs w:val="24"/>
          <w:lang w:val="en-US" w:eastAsia="en-GB"/>
          <w14:ligatures w14:val="standardContextual"/>
          <w:rPrChange w:id="896" w:author="Attila Vizhanyo" w:date="2024-01-02T18:35:00Z">
            <w:rPr>
              <w:ins w:id="897"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898" w:author="Attila Vizhanyo" w:date="2024-01-02T18:34:00Z">
        <w:r w:rsidRPr="00C03B2B">
          <w:rPr>
            <w:rStyle w:val="Hyperlink"/>
            <w:noProof/>
            <w:lang w:val="en-US"/>
            <w:rPrChange w:id="899" w:author="Attila Vizhanyo" w:date="2024-01-02T18:35:00Z">
              <w:rPr>
                <w:rStyle w:val="Hyperlink"/>
                <w:noProof/>
              </w:rPr>
            </w:rPrChange>
          </w:rPr>
          <w:fldChar w:fldCharType="begin"/>
        </w:r>
        <w:r w:rsidRPr="00C03B2B">
          <w:rPr>
            <w:rStyle w:val="Hyperlink"/>
            <w:noProof/>
            <w:lang w:val="en-US"/>
            <w:rPrChange w:id="900" w:author="Attila Vizhanyo" w:date="2024-01-02T18:35:00Z">
              <w:rPr>
                <w:rStyle w:val="Hyperlink"/>
                <w:noProof/>
              </w:rPr>
            </w:rPrChange>
          </w:rPr>
          <w:instrText xml:space="preserve"> </w:instrText>
        </w:r>
        <w:r w:rsidRPr="00C03B2B">
          <w:rPr>
            <w:noProof/>
            <w:lang w:val="en-US"/>
            <w:rPrChange w:id="901" w:author="Attila Vizhanyo" w:date="2024-01-02T18:35:00Z">
              <w:rPr>
                <w:noProof/>
              </w:rPr>
            </w:rPrChange>
          </w:rPr>
          <w:instrText>HYPERLINK \l "_Toc155112927"</w:instrText>
        </w:r>
        <w:r w:rsidRPr="00C03B2B">
          <w:rPr>
            <w:rStyle w:val="Hyperlink"/>
            <w:noProof/>
            <w:lang w:val="en-US"/>
            <w:rPrChange w:id="902" w:author="Attila Vizhanyo" w:date="2024-01-02T18:35:00Z">
              <w:rPr>
                <w:rStyle w:val="Hyperlink"/>
                <w:noProof/>
              </w:rPr>
            </w:rPrChange>
          </w:rPr>
          <w:instrText xml:space="preserve"> </w:instrText>
        </w:r>
        <w:r w:rsidRPr="00C03B2B">
          <w:rPr>
            <w:rStyle w:val="Hyperlink"/>
            <w:noProof/>
            <w:lang w:val="en-US"/>
            <w:rPrChange w:id="903" w:author="Attila Vizhanyo" w:date="2024-01-02T18:35:00Z">
              <w:rPr>
                <w:rStyle w:val="Hyperlink"/>
                <w:noProof/>
              </w:rPr>
            </w:rPrChange>
          </w:rPr>
        </w:r>
        <w:r w:rsidRPr="00C03B2B">
          <w:rPr>
            <w:rStyle w:val="Hyperlink"/>
            <w:noProof/>
            <w:lang w:val="en-US"/>
            <w:rPrChange w:id="904" w:author="Attila Vizhanyo" w:date="2024-01-02T18:35:00Z">
              <w:rPr>
                <w:rStyle w:val="Hyperlink"/>
                <w:noProof/>
              </w:rPr>
            </w:rPrChange>
          </w:rPr>
          <w:fldChar w:fldCharType="separate"/>
        </w:r>
        <w:r w:rsidRPr="00C03B2B">
          <w:rPr>
            <w:rStyle w:val="Hyperlink"/>
            <w:noProof/>
            <w:lang w:val="en-US"/>
          </w:rPr>
          <w:t>A.</w:t>
        </w:r>
        <w:r w:rsidRPr="00C03B2B">
          <w:rPr>
            <w:rFonts w:asciiTheme="minorHAnsi" w:eastAsiaTheme="minorEastAsia" w:hAnsiTheme="minorHAnsi"/>
            <w:noProof/>
            <w:color w:val="auto"/>
            <w:kern w:val="2"/>
            <w:sz w:val="24"/>
            <w:szCs w:val="24"/>
            <w:lang w:val="en-US" w:eastAsia="en-GB"/>
            <w14:ligatures w14:val="standardContextual"/>
            <w:rPrChange w:id="905"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Pr>
            <w:rStyle w:val="Hyperlink"/>
            <w:noProof/>
            <w:lang w:val="en-US"/>
          </w:rPr>
          <w:t>Appendix 1</w:t>
        </w:r>
        <w:r w:rsidRPr="00C03B2B">
          <w:rPr>
            <w:noProof/>
            <w:webHidden/>
            <w:lang w:val="en-US"/>
            <w:rPrChange w:id="906" w:author="Attila Vizhanyo" w:date="2024-01-02T18:35:00Z">
              <w:rPr>
                <w:noProof/>
                <w:webHidden/>
              </w:rPr>
            </w:rPrChange>
          </w:rPr>
          <w:tab/>
        </w:r>
        <w:r w:rsidRPr="00C03B2B">
          <w:rPr>
            <w:noProof/>
            <w:webHidden/>
            <w:lang w:val="en-US"/>
            <w:rPrChange w:id="907" w:author="Attila Vizhanyo" w:date="2024-01-02T18:35:00Z">
              <w:rPr>
                <w:noProof/>
                <w:webHidden/>
              </w:rPr>
            </w:rPrChange>
          </w:rPr>
          <w:fldChar w:fldCharType="begin"/>
        </w:r>
        <w:r w:rsidRPr="00C03B2B">
          <w:rPr>
            <w:noProof/>
            <w:webHidden/>
            <w:lang w:val="en-US"/>
            <w:rPrChange w:id="908" w:author="Attila Vizhanyo" w:date="2024-01-02T18:35:00Z">
              <w:rPr>
                <w:noProof/>
                <w:webHidden/>
              </w:rPr>
            </w:rPrChange>
          </w:rPr>
          <w:instrText xml:space="preserve"> PAGEREF _Toc155112927 \h </w:instrText>
        </w:r>
        <w:r w:rsidRPr="00C03B2B">
          <w:rPr>
            <w:noProof/>
            <w:webHidden/>
            <w:lang w:val="en-US"/>
            <w:rPrChange w:id="909" w:author="Attila Vizhanyo" w:date="2024-01-02T18:35:00Z">
              <w:rPr>
                <w:noProof/>
                <w:webHidden/>
              </w:rPr>
            </w:rPrChange>
          </w:rPr>
        </w:r>
      </w:ins>
      <w:r w:rsidRPr="00C03B2B">
        <w:rPr>
          <w:noProof/>
          <w:webHidden/>
          <w:lang w:val="en-US"/>
          <w:rPrChange w:id="910" w:author="Attila Vizhanyo" w:date="2024-01-02T18:35:00Z">
            <w:rPr>
              <w:noProof/>
              <w:webHidden/>
            </w:rPr>
          </w:rPrChange>
        </w:rPr>
        <w:fldChar w:fldCharType="separate"/>
      </w:r>
      <w:ins w:id="911" w:author="Attila Vizhanyo" w:date="2024-01-02T18:34:00Z">
        <w:r w:rsidRPr="00C03B2B">
          <w:rPr>
            <w:noProof/>
            <w:webHidden/>
            <w:lang w:val="en-US"/>
            <w:rPrChange w:id="912" w:author="Attila Vizhanyo" w:date="2024-01-02T18:35:00Z">
              <w:rPr>
                <w:noProof/>
                <w:webHidden/>
              </w:rPr>
            </w:rPrChange>
          </w:rPr>
          <w:t>VI</w:t>
        </w:r>
        <w:r w:rsidRPr="00C03B2B">
          <w:rPr>
            <w:noProof/>
            <w:webHidden/>
            <w:lang w:val="en-US"/>
            <w:rPrChange w:id="913" w:author="Attila Vizhanyo" w:date="2024-01-02T18:35:00Z">
              <w:rPr>
                <w:noProof/>
                <w:webHidden/>
              </w:rPr>
            </w:rPrChange>
          </w:rPr>
          <w:fldChar w:fldCharType="end"/>
        </w:r>
        <w:r w:rsidRPr="00C03B2B">
          <w:rPr>
            <w:rStyle w:val="Hyperlink"/>
            <w:noProof/>
            <w:lang w:val="en-US"/>
            <w:rPrChange w:id="914" w:author="Attila Vizhanyo" w:date="2024-01-02T18:35:00Z">
              <w:rPr>
                <w:rStyle w:val="Hyperlink"/>
                <w:noProof/>
              </w:rPr>
            </w:rPrChange>
          </w:rPr>
          <w:fldChar w:fldCharType="end"/>
        </w:r>
      </w:ins>
    </w:p>
    <w:p w14:paraId="5B854F1D" w14:textId="469E96B5" w:rsidR="00C03B2B" w:rsidRPr="00C03B2B" w:rsidRDefault="00C03B2B">
      <w:pPr>
        <w:pStyle w:val="TOC2"/>
        <w:tabs>
          <w:tab w:val="left" w:pos="720"/>
          <w:tab w:val="right" w:leader="dot" w:pos="9061"/>
        </w:tabs>
        <w:rPr>
          <w:ins w:id="915" w:author="Attila Vizhanyo" w:date="2024-01-02T18:34:00Z"/>
          <w:rFonts w:asciiTheme="minorHAnsi" w:eastAsiaTheme="minorEastAsia" w:hAnsiTheme="minorHAnsi"/>
          <w:noProof/>
          <w:color w:val="auto"/>
          <w:kern w:val="2"/>
          <w:sz w:val="24"/>
          <w:szCs w:val="24"/>
          <w:lang w:val="en-US" w:eastAsia="en-GB"/>
          <w14:ligatures w14:val="standardContextual"/>
          <w:rPrChange w:id="916" w:author="Attila Vizhanyo" w:date="2024-01-02T18:35:00Z">
            <w:rPr>
              <w:ins w:id="917"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918" w:author="Attila Vizhanyo" w:date="2024-01-02T18:34:00Z">
        <w:r w:rsidRPr="00C03B2B">
          <w:rPr>
            <w:rStyle w:val="Hyperlink"/>
            <w:noProof/>
            <w:lang w:val="en-US"/>
            <w:rPrChange w:id="919" w:author="Attila Vizhanyo" w:date="2024-01-02T18:35:00Z">
              <w:rPr>
                <w:rStyle w:val="Hyperlink"/>
                <w:noProof/>
              </w:rPr>
            </w:rPrChange>
          </w:rPr>
          <w:fldChar w:fldCharType="begin"/>
        </w:r>
        <w:r w:rsidRPr="00C03B2B">
          <w:rPr>
            <w:rStyle w:val="Hyperlink"/>
            <w:noProof/>
            <w:lang w:val="en-US"/>
            <w:rPrChange w:id="920" w:author="Attila Vizhanyo" w:date="2024-01-02T18:35:00Z">
              <w:rPr>
                <w:rStyle w:val="Hyperlink"/>
                <w:noProof/>
              </w:rPr>
            </w:rPrChange>
          </w:rPr>
          <w:instrText xml:space="preserve"> </w:instrText>
        </w:r>
        <w:r w:rsidRPr="00C03B2B">
          <w:rPr>
            <w:noProof/>
            <w:lang w:val="en-US"/>
            <w:rPrChange w:id="921" w:author="Attila Vizhanyo" w:date="2024-01-02T18:35:00Z">
              <w:rPr>
                <w:noProof/>
              </w:rPr>
            </w:rPrChange>
          </w:rPr>
          <w:instrText>HYPERLINK \l "_Toc155112928"</w:instrText>
        </w:r>
        <w:r w:rsidRPr="00C03B2B">
          <w:rPr>
            <w:rStyle w:val="Hyperlink"/>
            <w:noProof/>
            <w:lang w:val="en-US"/>
            <w:rPrChange w:id="922" w:author="Attila Vizhanyo" w:date="2024-01-02T18:35:00Z">
              <w:rPr>
                <w:rStyle w:val="Hyperlink"/>
                <w:noProof/>
              </w:rPr>
            </w:rPrChange>
          </w:rPr>
          <w:instrText xml:space="preserve"> </w:instrText>
        </w:r>
        <w:r w:rsidRPr="00C03B2B">
          <w:rPr>
            <w:rStyle w:val="Hyperlink"/>
            <w:noProof/>
            <w:lang w:val="en-US"/>
            <w:rPrChange w:id="923" w:author="Attila Vizhanyo" w:date="2024-01-02T18:35:00Z">
              <w:rPr>
                <w:rStyle w:val="Hyperlink"/>
                <w:noProof/>
              </w:rPr>
            </w:rPrChange>
          </w:rPr>
        </w:r>
        <w:r w:rsidRPr="00C03B2B">
          <w:rPr>
            <w:rStyle w:val="Hyperlink"/>
            <w:noProof/>
            <w:lang w:val="en-US"/>
            <w:rPrChange w:id="924" w:author="Attila Vizhanyo" w:date="2024-01-02T18:35:00Z">
              <w:rPr>
                <w:rStyle w:val="Hyperlink"/>
                <w:noProof/>
              </w:rPr>
            </w:rPrChange>
          </w:rPr>
          <w:fldChar w:fldCharType="separate"/>
        </w:r>
        <w:r w:rsidRPr="00C03B2B">
          <w:rPr>
            <w:rStyle w:val="Hyperlink"/>
            <w:noProof/>
            <w:lang w:val="en-US"/>
          </w:rPr>
          <w:t>B.</w:t>
        </w:r>
        <w:r w:rsidRPr="00C03B2B">
          <w:rPr>
            <w:rFonts w:asciiTheme="minorHAnsi" w:eastAsiaTheme="minorEastAsia" w:hAnsiTheme="minorHAnsi"/>
            <w:noProof/>
            <w:color w:val="auto"/>
            <w:kern w:val="2"/>
            <w:sz w:val="24"/>
            <w:szCs w:val="24"/>
            <w:lang w:val="en-US" w:eastAsia="en-GB"/>
            <w14:ligatures w14:val="standardContextual"/>
            <w:rPrChange w:id="925"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Pr>
            <w:rStyle w:val="Hyperlink"/>
            <w:noProof/>
            <w:lang w:val="en-US"/>
          </w:rPr>
          <w:t>Appendix 2</w:t>
        </w:r>
        <w:r w:rsidRPr="00C03B2B">
          <w:rPr>
            <w:noProof/>
            <w:webHidden/>
            <w:lang w:val="en-US"/>
            <w:rPrChange w:id="926" w:author="Attila Vizhanyo" w:date="2024-01-02T18:35:00Z">
              <w:rPr>
                <w:noProof/>
                <w:webHidden/>
              </w:rPr>
            </w:rPrChange>
          </w:rPr>
          <w:tab/>
        </w:r>
        <w:r w:rsidRPr="00C03B2B">
          <w:rPr>
            <w:noProof/>
            <w:webHidden/>
            <w:lang w:val="en-US"/>
            <w:rPrChange w:id="927" w:author="Attila Vizhanyo" w:date="2024-01-02T18:35:00Z">
              <w:rPr>
                <w:noProof/>
                <w:webHidden/>
              </w:rPr>
            </w:rPrChange>
          </w:rPr>
          <w:fldChar w:fldCharType="begin"/>
        </w:r>
        <w:r w:rsidRPr="00C03B2B">
          <w:rPr>
            <w:noProof/>
            <w:webHidden/>
            <w:lang w:val="en-US"/>
            <w:rPrChange w:id="928" w:author="Attila Vizhanyo" w:date="2024-01-02T18:35:00Z">
              <w:rPr>
                <w:noProof/>
                <w:webHidden/>
              </w:rPr>
            </w:rPrChange>
          </w:rPr>
          <w:instrText xml:space="preserve"> PAGEREF _Toc155112928 \h </w:instrText>
        </w:r>
        <w:r w:rsidRPr="00C03B2B">
          <w:rPr>
            <w:noProof/>
            <w:webHidden/>
            <w:lang w:val="en-US"/>
            <w:rPrChange w:id="929" w:author="Attila Vizhanyo" w:date="2024-01-02T18:35:00Z">
              <w:rPr>
                <w:noProof/>
                <w:webHidden/>
              </w:rPr>
            </w:rPrChange>
          </w:rPr>
        </w:r>
      </w:ins>
      <w:r w:rsidRPr="00C03B2B">
        <w:rPr>
          <w:noProof/>
          <w:webHidden/>
          <w:lang w:val="en-US"/>
          <w:rPrChange w:id="930" w:author="Attila Vizhanyo" w:date="2024-01-02T18:35:00Z">
            <w:rPr>
              <w:noProof/>
              <w:webHidden/>
            </w:rPr>
          </w:rPrChange>
        </w:rPr>
        <w:fldChar w:fldCharType="separate"/>
      </w:r>
      <w:ins w:id="931" w:author="Attila Vizhanyo" w:date="2024-01-02T18:34:00Z">
        <w:r w:rsidRPr="00C03B2B">
          <w:rPr>
            <w:noProof/>
            <w:webHidden/>
            <w:lang w:val="en-US"/>
            <w:rPrChange w:id="932" w:author="Attila Vizhanyo" w:date="2024-01-02T18:35:00Z">
              <w:rPr>
                <w:noProof/>
                <w:webHidden/>
              </w:rPr>
            </w:rPrChange>
          </w:rPr>
          <w:t>VII</w:t>
        </w:r>
        <w:r w:rsidRPr="00C03B2B">
          <w:rPr>
            <w:noProof/>
            <w:webHidden/>
            <w:lang w:val="en-US"/>
            <w:rPrChange w:id="933" w:author="Attila Vizhanyo" w:date="2024-01-02T18:35:00Z">
              <w:rPr>
                <w:noProof/>
                <w:webHidden/>
              </w:rPr>
            </w:rPrChange>
          </w:rPr>
          <w:fldChar w:fldCharType="end"/>
        </w:r>
        <w:r w:rsidRPr="00C03B2B">
          <w:rPr>
            <w:rStyle w:val="Hyperlink"/>
            <w:noProof/>
            <w:lang w:val="en-US"/>
            <w:rPrChange w:id="934" w:author="Attila Vizhanyo" w:date="2024-01-02T18:35:00Z">
              <w:rPr>
                <w:rStyle w:val="Hyperlink"/>
                <w:noProof/>
              </w:rPr>
            </w:rPrChange>
          </w:rPr>
          <w:fldChar w:fldCharType="end"/>
        </w:r>
      </w:ins>
    </w:p>
    <w:p w14:paraId="2438F4A9" w14:textId="2A9A4AA4" w:rsidR="00C03B2B" w:rsidRPr="00C03B2B" w:rsidRDefault="00C03B2B">
      <w:pPr>
        <w:pStyle w:val="TOC2"/>
        <w:tabs>
          <w:tab w:val="left" w:pos="720"/>
          <w:tab w:val="right" w:leader="dot" w:pos="9061"/>
        </w:tabs>
        <w:rPr>
          <w:ins w:id="935" w:author="Attila Vizhanyo" w:date="2024-01-02T18:34:00Z"/>
          <w:rFonts w:asciiTheme="minorHAnsi" w:eastAsiaTheme="minorEastAsia" w:hAnsiTheme="minorHAnsi"/>
          <w:noProof/>
          <w:color w:val="auto"/>
          <w:kern w:val="2"/>
          <w:sz w:val="24"/>
          <w:szCs w:val="24"/>
          <w:lang w:val="en-US" w:eastAsia="en-GB"/>
          <w14:ligatures w14:val="standardContextual"/>
          <w:rPrChange w:id="936" w:author="Attila Vizhanyo" w:date="2024-01-02T18:35:00Z">
            <w:rPr>
              <w:ins w:id="937"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938" w:author="Attila Vizhanyo" w:date="2024-01-02T18:34:00Z">
        <w:r w:rsidRPr="00C03B2B">
          <w:rPr>
            <w:rStyle w:val="Hyperlink"/>
            <w:noProof/>
            <w:lang w:val="en-US"/>
            <w:rPrChange w:id="939" w:author="Attila Vizhanyo" w:date="2024-01-02T18:35:00Z">
              <w:rPr>
                <w:rStyle w:val="Hyperlink"/>
                <w:noProof/>
              </w:rPr>
            </w:rPrChange>
          </w:rPr>
          <w:fldChar w:fldCharType="begin"/>
        </w:r>
        <w:r w:rsidRPr="00C03B2B">
          <w:rPr>
            <w:rStyle w:val="Hyperlink"/>
            <w:noProof/>
            <w:lang w:val="en-US"/>
            <w:rPrChange w:id="940" w:author="Attila Vizhanyo" w:date="2024-01-02T18:35:00Z">
              <w:rPr>
                <w:rStyle w:val="Hyperlink"/>
                <w:noProof/>
              </w:rPr>
            </w:rPrChange>
          </w:rPr>
          <w:instrText xml:space="preserve"> </w:instrText>
        </w:r>
        <w:r w:rsidRPr="00C03B2B">
          <w:rPr>
            <w:noProof/>
            <w:lang w:val="en-US"/>
            <w:rPrChange w:id="941" w:author="Attila Vizhanyo" w:date="2024-01-02T18:35:00Z">
              <w:rPr>
                <w:noProof/>
              </w:rPr>
            </w:rPrChange>
          </w:rPr>
          <w:instrText>HYPERLINK \l "_Toc155112929"</w:instrText>
        </w:r>
        <w:r w:rsidRPr="00C03B2B">
          <w:rPr>
            <w:rStyle w:val="Hyperlink"/>
            <w:noProof/>
            <w:lang w:val="en-US"/>
            <w:rPrChange w:id="942" w:author="Attila Vizhanyo" w:date="2024-01-02T18:35:00Z">
              <w:rPr>
                <w:rStyle w:val="Hyperlink"/>
                <w:noProof/>
              </w:rPr>
            </w:rPrChange>
          </w:rPr>
          <w:instrText xml:space="preserve"> </w:instrText>
        </w:r>
        <w:r w:rsidRPr="00C03B2B">
          <w:rPr>
            <w:rStyle w:val="Hyperlink"/>
            <w:noProof/>
            <w:lang w:val="en-US"/>
            <w:rPrChange w:id="943" w:author="Attila Vizhanyo" w:date="2024-01-02T18:35:00Z">
              <w:rPr>
                <w:rStyle w:val="Hyperlink"/>
                <w:noProof/>
              </w:rPr>
            </w:rPrChange>
          </w:rPr>
        </w:r>
        <w:r w:rsidRPr="00C03B2B">
          <w:rPr>
            <w:rStyle w:val="Hyperlink"/>
            <w:noProof/>
            <w:lang w:val="en-US"/>
            <w:rPrChange w:id="944" w:author="Attila Vizhanyo" w:date="2024-01-02T18:35:00Z">
              <w:rPr>
                <w:rStyle w:val="Hyperlink"/>
                <w:noProof/>
              </w:rPr>
            </w:rPrChange>
          </w:rPr>
          <w:fldChar w:fldCharType="separate"/>
        </w:r>
        <w:r w:rsidRPr="00C03B2B">
          <w:rPr>
            <w:rStyle w:val="Hyperlink"/>
            <w:noProof/>
            <w:lang w:val="en-US"/>
          </w:rPr>
          <w:t>C.</w:t>
        </w:r>
        <w:r w:rsidRPr="00C03B2B">
          <w:rPr>
            <w:rFonts w:asciiTheme="minorHAnsi" w:eastAsiaTheme="minorEastAsia" w:hAnsiTheme="minorHAnsi"/>
            <w:noProof/>
            <w:color w:val="auto"/>
            <w:kern w:val="2"/>
            <w:sz w:val="24"/>
            <w:szCs w:val="24"/>
            <w:lang w:val="en-US" w:eastAsia="en-GB"/>
            <w14:ligatures w14:val="standardContextual"/>
            <w:rPrChange w:id="945"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Pr>
            <w:rStyle w:val="Hyperlink"/>
            <w:noProof/>
            <w:lang w:val="en-US"/>
          </w:rPr>
          <w:t>Declaration of Authenticity</w:t>
        </w:r>
        <w:r w:rsidRPr="00C03B2B">
          <w:rPr>
            <w:noProof/>
            <w:webHidden/>
            <w:lang w:val="en-US"/>
            <w:rPrChange w:id="946" w:author="Attila Vizhanyo" w:date="2024-01-02T18:35:00Z">
              <w:rPr>
                <w:noProof/>
                <w:webHidden/>
              </w:rPr>
            </w:rPrChange>
          </w:rPr>
          <w:tab/>
        </w:r>
        <w:r w:rsidRPr="00C03B2B">
          <w:rPr>
            <w:noProof/>
            <w:webHidden/>
            <w:lang w:val="en-US"/>
            <w:rPrChange w:id="947" w:author="Attila Vizhanyo" w:date="2024-01-02T18:35:00Z">
              <w:rPr>
                <w:noProof/>
                <w:webHidden/>
              </w:rPr>
            </w:rPrChange>
          </w:rPr>
          <w:fldChar w:fldCharType="begin"/>
        </w:r>
        <w:r w:rsidRPr="00C03B2B">
          <w:rPr>
            <w:noProof/>
            <w:webHidden/>
            <w:lang w:val="en-US"/>
            <w:rPrChange w:id="948" w:author="Attila Vizhanyo" w:date="2024-01-02T18:35:00Z">
              <w:rPr>
                <w:noProof/>
                <w:webHidden/>
              </w:rPr>
            </w:rPrChange>
          </w:rPr>
          <w:instrText xml:space="preserve"> PAGEREF _Toc155112929 \h </w:instrText>
        </w:r>
        <w:r w:rsidRPr="00C03B2B">
          <w:rPr>
            <w:noProof/>
            <w:webHidden/>
            <w:lang w:val="en-US"/>
            <w:rPrChange w:id="949" w:author="Attila Vizhanyo" w:date="2024-01-02T18:35:00Z">
              <w:rPr>
                <w:noProof/>
                <w:webHidden/>
              </w:rPr>
            </w:rPrChange>
          </w:rPr>
        </w:r>
      </w:ins>
      <w:r w:rsidRPr="00C03B2B">
        <w:rPr>
          <w:noProof/>
          <w:webHidden/>
          <w:lang w:val="en-US"/>
          <w:rPrChange w:id="950" w:author="Attila Vizhanyo" w:date="2024-01-02T18:35:00Z">
            <w:rPr>
              <w:noProof/>
              <w:webHidden/>
            </w:rPr>
          </w:rPrChange>
        </w:rPr>
        <w:fldChar w:fldCharType="separate"/>
      </w:r>
      <w:ins w:id="951" w:author="Attila Vizhanyo" w:date="2024-01-02T18:34:00Z">
        <w:r w:rsidRPr="00C03B2B">
          <w:rPr>
            <w:noProof/>
            <w:webHidden/>
            <w:lang w:val="en-US"/>
            <w:rPrChange w:id="952" w:author="Attila Vizhanyo" w:date="2024-01-02T18:35:00Z">
              <w:rPr>
                <w:noProof/>
                <w:webHidden/>
              </w:rPr>
            </w:rPrChange>
          </w:rPr>
          <w:t>VIII</w:t>
        </w:r>
        <w:r w:rsidRPr="00C03B2B">
          <w:rPr>
            <w:noProof/>
            <w:webHidden/>
            <w:lang w:val="en-US"/>
            <w:rPrChange w:id="953" w:author="Attila Vizhanyo" w:date="2024-01-02T18:35:00Z">
              <w:rPr>
                <w:noProof/>
                <w:webHidden/>
              </w:rPr>
            </w:rPrChange>
          </w:rPr>
          <w:fldChar w:fldCharType="end"/>
        </w:r>
        <w:r w:rsidRPr="00C03B2B">
          <w:rPr>
            <w:rStyle w:val="Hyperlink"/>
            <w:noProof/>
            <w:lang w:val="en-US"/>
            <w:rPrChange w:id="954" w:author="Attila Vizhanyo" w:date="2024-01-02T18:35:00Z">
              <w:rPr>
                <w:rStyle w:val="Hyperlink"/>
                <w:noProof/>
              </w:rPr>
            </w:rPrChange>
          </w:rPr>
          <w:fldChar w:fldCharType="end"/>
        </w:r>
      </w:ins>
    </w:p>
    <w:p w14:paraId="6477A6D5" w14:textId="380ECB2A" w:rsidR="0052139D" w:rsidRPr="00C03B2B" w:rsidDel="00C03B2B" w:rsidRDefault="0052139D">
      <w:pPr>
        <w:pStyle w:val="TOC1"/>
        <w:tabs>
          <w:tab w:val="right" w:leader="dot" w:pos="9061"/>
        </w:tabs>
        <w:rPr>
          <w:del w:id="955" w:author="Attila Vizhanyo" w:date="2024-01-02T18:33:00Z"/>
          <w:rFonts w:asciiTheme="minorHAnsi" w:eastAsiaTheme="minorEastAsia" w:hAnsiTheme="minorHAnsi"/>
          <w:b w:val="0"/>
          <w:noProof/>
          <w:color w:val="auto"/>
          <w:kern w:val="2"/>
          <w:sz w:val="24"/>
          <w:szCs w:val="24"/>
          <w:lang w:val="en-US" w:eastAsia="en-GB"/>
          <w14:ligatures w14:val="standardContextual"/>
          <w:rPrChange w:id="956" w:author="Attila Vizhanyo" w:date="2024-01-02T18:35:00Z">
            <w:rPr>
              <w:del w:id="957" w:author="Attila Vizhanyo" w:date="2024-01-02T18:33:00Z"/>
              <w:rFonts w:asciiTheme="minorHAnsi" w:eastAsiaTheme="minorEastAsia" w:hAnsiTheme="minorHAnsi"/>
              <w:b w:val="0"/>
              <w:noProof/>
              <w:color w:val="auto"/>
              <w:kern w:val="2"/>
              <w:sz w:val="24"/>
              <w:szCs w:val="24"/>
              <w:lang w:val="en-CH" w:eastAsia="en-GB"/>
              <w14:ligatures w14:val="standardContextual"/>
            </w:rPr>
          </w:rPrChange>
        </w:rPr>
      </w:pPr>
      <w:del w:id="958" w:author="Attila Vizhanyo" w:date="2024-01-02T18:33:00Z">
        <w:r w:rsidRPr="00C03B2B" w:rsidDel="00C03B2B">
          <w:rPr>
            <w:noProof/>
            <w:lang w:val="en-US"/>
            <w:rPrChange w:id="959" w:author="Attila Vizhanyo" w:date="2024-01-02T18:35:00Z">
              <w:rPr>
                <w:rStyle w:val="Hyperlink"/>
                <w:noProof/>
                <w:lang w:val="en-US"/>
              </w:rPr>
            </w:rPrChange>
          </w:rPr>
          <w:delText>Preface</w:delText>
        </w:r>
        <w:r w:rsidRPr="00C03B2B" w:rsidDel="00C03B2B">
          <w:rPr>
            <w:noProof/>
            <w:webHidden/>
            <w:lang w:val="en-US"/>
            <w:rPrChange w:id="960" w:author="Attila Vizhanyo" w:date="2024-01-02T18:35:00Z">
              <w:rPr>
                <w:noProof/>
                <w:webHidden/>
              </w:rPr>
            </w:rPrChange>
          </w:rPr>
          <w:tab/>
        </w:r>
        <w:r w:rsidR="00C03B2B" w:rsidRPr="00C03B2B" w:rsidDel="00C03B2B">
          <w:rPr>
            <w:noProof/>
            <w:webHidden/>
            <w:lang w:val="en-US"/>
            <w:rPrChange w:id="961" w:author="Attila Vizhanyo" w:date="2024-01-02T18:35:00Z">
              <w:rPr>
                <w:noProof/>
                <w:webHidden/>
              </w:rPr>
            </w:rPrChange>
          </w:rPr>
          <w:delText>III</w:delText>
        </w:r>
      </w:del>
    </w:p>
    <w:p w14:paraId="5D483469" w14:textId="1D70C42F" w:rsidR="0052139D" w:rsidRPr="00C03B2B" w:rsidDel="00C03B2B" w:rsidRDefault="0052139D">
      <w:pPr>
        <w:pStyle w:val="TOC1"/>
        <w:tabs>
          <w:tab w:val="right" w:leader="dot" w:pos="9061"/>
        </w:tabs>
        <w:rPr>
          <w:del w:id="962" w:author="Attila Vizhanyo" w:date="2024-01-02T18:33:00Z"/>
          <w:rFonts w:asciiTheme="minorHAnsi" w:eastAsiaTheme="minorEastAsia" w:hAnsiTheme="minorHAnsi"/>
          <w:b w:val="0"/>
          <w:noProof/>
          <w:color w:val="auto"/>
          <w:kern w:val="2"/>
          <w:sz w:val="24"/>
          <w:szCs w:val="24"/>
          <w:lang w:val="en-US" w:eastAsia="en-GB"/>
          <w14:ligatures w14:val="standardContextual"/>
          <w:rPrChange w:id="963" w:author="Attila Vizhanyo" w:date="2024-01-02T18:35:00Z">
            <w:rPr>
              <w:del w:id="964" w:author="Attila Vizhanyo" w:date="2024-01-02T18:33:00Z"/>
              <w:rFonts w:asciiTheme="minorHAnsi" w:eastAsiaTheme="minorEastAsia" w:hAnsiTheme="minorHAnsi"/>
              <w:b w:val="0"/>
              <w:noProof/>
              <w:color w:val="auto"/>
              <w:kern w:val="2"/>
              <w:sz w:val="24"/>
              <w:szCs w:val="24"/>
              <w:lang w:val="en-CH" w:eastAsia="en-GB"/>
              <w14:ligatures w14:val="standardContextual"/>
            </w:rPr>
          </w:rPrChange>
        </w:rPr>
      </w:pPr>
      <w:del w:id="965" w:author="Attila Vizhanyo" w:date="2024-01-02T18:33:00Z">
        <w:r w:rsidRPr="00C03B2B" w:rsidDel="00C03B2B">
          <w:rPr>
            <w:noProof/>
            <w:lang w:val="en-US"/>
            <w:rPrChange w:id="966" w:author="Attila Vizhanyo" w:date="2024-01-02T18:35:00Z">
              <w:rPr>
                <w:rStyle w:val="Hyperlink"/>
                <w:noProof/>
                <w:lang w:val="en-US"/>
              </w:rPr>
            </w:rPrChange>
          </w:rPr>
          <w:delText>Table of Contents</w:delText>
        </w:r>
        <w:r w:rsidRPr="00C03B2B" w:rsidDel="00C03B2B">
          <w:rPr>
            <w:noProof/>
            <w:webHidden/>
            <w:lang w:val="en-US"/>
            <w:rPrChange w:id="967" w:author="Attila Vizhanyo" w:date="2024-01-02T18:35:00Z">
              <w:rPr>
                <w:noProof/>
                <w:webHidden/>
              </w:rPr>
            </w:rPrChange>
          </w:rPr>
          <w:tab/>
        </w:r>
        <w:r w:rsidR="00C03B2B" w:rsidRPr="00C03B2B" w:rsidDel="00C03B2B">
          <w:rPr>
            <w:noProof/>
            <w:webHidden/>
            <w:lang w:val="en-US"/>
            <w:rPrChange w:id="968" w:author="Attila Vizhanyo" w:date="2024-01-02T18:35:00Z">
              <w:rPr>
                <w:noProof/>
                <w:webHidden/>
              </w:rPr>
            </w:rPrChange>
          </w:rPr>
          <w:delText>IV</w:delText>
        </w:r>
      </w:del>
    </w:p>
    <w:p w14:paraId="360F83BA" w14:textId="420770A0" w:rsidR="0052139D" w:rsidRPr="00C03B2B" w:rsidDel="00C03B2B" w:rsidRDefault="0052139D">
      <w:pPr>
        <w:pStyle w:val="TOC1"/>
        <w:tabs>
          <w:tab w:val="left" w:pos="720"/>
          <w:tab w:val="right" w:leader="dot" w:pos="9061"/>
        </w:tabs>
        <w:rPr>
          <w:del w:id="969" w:author="Attila Vizhanyo" w:date="2024-01-02T18:33:00Z"/>
          <w:rFonts w:asciiTheme="minorHAnsi" w:eastAsiaTheme="minorEastAsia" w:hAnsiTheme="minorHAnsi"/>
          <w:b w:val="0"/>
          <w:noProof/>
          <w:color w:val="auto"/>
          <w:kern w:val="2"/>
          <w:sz w:val="24"/>
          <w:szCs w:val="24"/>
          <w:lang w:val="en-US" w:eastAsia="en-GB"/>
          <w14:ligatures w14:val="standardContextual"/>
          <w:rPrChange w:id="970" w:author="Attila Vizhanyo" w:date="2024-01-02T18:35:00Z">
            <w:rPr>
              <w:del w:id="971" w:author="Attila Vizhanyo" w:date="2024-01-02T18:33:00Z"/>
              <w:rFonts w:asciiTheme="minorHAnsi" w:eastAsiaTheme="minorEastAsia" w:hAnsiTheme="minorHAnsi"/>
              <w:b w:val="0"/>
              <w:noProof/>
              <w:color w:val="auto"/>
              <w:kern w:val="2"/>
              <w:sz w:val="24"/>
              <w:szCs w:val="24"/>
              <w:lang w:val="en-CH" w:eastAsia="en-GB"/>
              <w14:ligatures w14:val="standardContextual"/>
            </w:rPr>
          </w:rPrChange>
        </w:rPr>
      </w:pPr>
      <w:del w:id="972" w:author="Attila Vizhanyo" w:date="2024-01-02T18:33:00Z">
        <w:r w:rsidRPr="00C03B2B" w:rsidDel="00C03B2B">
          <w:rPr>
            <w:noProof/>
            <w:lang w:val="en-US"/>
            <w:rPrChange w:id="973" w:author="Attila Vizhanyo" w:date="2024-01-02T18:35:00Z">
              <w:rPr>
                <w:rStyle w:val="Hyperlink"/>
                <w:noProof/>
                <w:lang w:val="en-US"/>
              </w:rPr>
            </w:rPrChange>
          </w:rPr>
          <w:delText>1</w:delText>
        </w:r>
        <w:r w:rsidRPr="00C03B2B" w:rsidDel="00C03B2B">
          <w:rPr>
            <w:rFonts w:asciiTheme="minorHAnsi" w:eastAsiaTheme="minorEastAsia" w:hAnsiTheme="minorHAnsi"/>
            <w:b w:val="0"/>
            <w:noProof/>
            <w:color w:val="auto"/>
            <w:kern w:val="2"/>
            <w:sz w:val="24"/>
            <w:szCs w:val="24"/>
            <w:lang w:val="en-US" w:eastAsia="en-GB"/>
            <w14:ligatures w14:val="standardContextual"/>
            <w:rPrChange w:id="974" w:author="Attila Vizhanyo" w:date="2024-01-02T18:35:00Z">
              <w:rPr>
                <w:rFonts w:asciiTheme="minorHAnsi" w:eastAsiaTheme="minorEastAsia" w:hAnsiTheme="minorHAnsi"/>
                <w:b w:val="0"/>
                <w:noProof/>
                <w:color w:val="auto"/>
                <w:kern w:val="2"/>
                <w:sz w:val="24"/>
                <w:szCs w:val="24"/>
                <w:lang w:val="en-CH" w:eastAsia="en-GB"/>
                <w14:ligatures w14:val="standardContextual"/>
              </w:rPr>
            </w:rPrChange>
          </w:rPr>
          <w:tab/>
        </w:r>
        <w:r w:rsidRPr="00C03B2B" w:rsidDel="00C03B2B">
          <w:rPr>
            <w:noProof/>
            <w:lang w:val="en-US"/>
            <w:rPrChange w:id="975" w:author="Attila Vizhanyo" w:date="2024-01-02T18:35:00Z">
              <w:rPr>
                <w:rStyle w:val="Hyperlink"/>
                <w:noProof/>
                <w:lang w:val="en-US"/>
              </w:rPr>
            </w:rPrChange>
          </w:rPr>
          <w:delText>Introduction</w:delText>
        </w:r>
        <w:r w:rsidRPr="00C03B2B" w:rsidDel="00C03B2B">
          <w:rPr>
            <w:noProof/>
            <w:webHidden/>
            <w:lang w:val="en-US"/>
            <w:rPrChange w:id="976" w:author="Attila Vizhanyo" w:date="2024-01-02T18:35:00Z">
              <w:rPr>
                <w:noProof/>
                <w:webHidden/>
              </w:rPr>
            </w:rPrChange>
          </w:rPr>
          <w:tab/>
        </w:r>
        <w:r w:rsidR="00C03B2B" w:rsidRPr="00C03B2B" w:rsidDel="00C03B2B">
          <w:rPr>
            <w:noProof/>
            <w:webHidden/>
            <w:lang w:val="en-US"/>
            <w:rPrChange w:id="977" w:author="Attila Vizhanyo" w:date="2024-01-02T18:35:00Z">
              <w:rPr>
                <w:noProof/>
                <w:webHidden/>
              </w:rPr>
            </w:rPrChange>
          </w:rPr>
          <w:delText>1</w:delText>
        </w:r>
      </w:del>
    </w:p>
    <w:p w14:paraId="0C3D3969" w14:textId="14A213AA" w:rsidR="0052139D" w:rsidRPr="00C03B2B" w:rsidDel="00C03B2B" w:rsidRDefault="0052139D">
      <w:pPr>
        <w:pStyle w:val="TOC2"/>
        <w:tabs>
          <w:tab w:val="left" w:pos="720"/>
          <w:tab w:val="right" w:leader="dot" w:pos="9061"/>
        </w:tabs>
        <w:rPr>
          <w:del w:id="978" w:author="Attila Vizhanyo" w:date="2024-01-02T18:33:00Z"/>
          <w:rFonts w:asciiTheme="minorHAnsi" w:eastAsiaTheme="minorEastAsia" w:hAnsiTheme="minorHAnsi"/>
          <w:noProof/>
          <w:color w:val="auto"/>
          <w:kern w:val="2"/>
          <w:sz w:val="24"/>
          <w:szCs w:val="24"/>
          <w:lang w:val="en-US" w:eastAsia="en-GB"/>
          <w14:ligatures w14:val="standardContextual"/>
          <w:rPrChange w:id="979" w:author="Attila Vizhanyo" w:date="2024-01-02T18:35:00Z">
            <w:rPr>
              <w:del w:id="980" w:author="Attila Vizhanyo" w:date="2024-01-02T18:33:00Z"/>
              <w:rFonts w:asciiTheme="minorHAnsi" w:eastAsiaTheme="minorEastAsia" w:hAnsiTheme="minorHAnsi"/>
              <w:noProof/>
              <w:color w:val="auto"/>
              <w:kern w:val="2"/>
              <w:sz w:val="24"/>
              <w:szCs w:val="24"/>
              <w:lang w:val="en-CH" w:eastAsia="en-GB"/>
              <w14:ligatures w14:val="standardContextual"/>
            </w:rPr>
          </w:rPrChange>
        </w:rPr>
      </w:pPr>
      <w:del w:id="981" w:author="Attila Vizhanyo" w:date="2024-01-02T18:33:00Z">
        <w:r w:rsidRPr="00C03B2B" w:rsidDel="00C03B2B">
          <w:rPr>
            <w:noProof/>
            <w:lang w:val="en-US"/>
            <w:rPrChange w:id="982" w:author="Attila Vizhanyo" w:date="2024-01-02T18:35:00Z">
              <w:rPr>
                <w:rStyle w:val="Hyperlink"/>
                <w:noProof/>
                <w:lang w:val="en-US"/>
              </w:rPr>
            </w:rPrChange>
          </w:rPr>
          <w:delText>1.1</w:delText>
        </w:r>
        <w:r w:rsidRPr="00C03B2B" w:rsidDel="00C03B2B">
          <w:rPr>
            <w:rFonts w:asciiTheme="minorHAnsi" w:eastAsiaTheme="minorEastAsia" w:hAnsiTheme="minorHAnsi"/>
            <w:noProof/>
            <w:color w:val="auto"/>
            <w:kern w:val="2"/>
            <w:sz w:val="24"/>
            <w:szCs w:val="24"/>
            <w:lang w:val="en-US" w:eastAsia="en-GB"/>
            <w14:ligatures w14:val="standardContextual"/>
            <w:rPrChange w:id="983"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sidDel="00C03B2B">
          <w:rPr>
            <w:noProof/>
            <w:lang w:val="en-US"/>
            <w:rPrChange w:id="984" w:author="Attila Vizhanyo" w:date="2024-01-02T18:35:00Z">
              <w:rPr>
                <w:rStyle w:val="Hyperlink"/>
                <w:noProof/>
                <w:lang w:val="en-US"/>
              </w:rPr>
            </w:rPrChange>
          </w:rPr>
          <w:delText>Objectives and Guiding Questions</w:delText>
        </w:r>
        <w:r w:rsidRPr="00C03B2B" w:rsidDel="00C03B2B">
          <w:rPr>
            <w:noProof/>
            <w:webHidden/>
            <w:lang w:val="en-US"/>
            <w:rPrChange w:id="985" w:author="Attila Vizhanyo" w:date="2024-01-02T18:35:00Z">
              <w:rPr>
                <w:noProof/>
                <w:webHidden/>
              </w:rPr>
            </w:rPrChange>
          </w:rPr>
          <w:tab/>
        </w:r>
        <w:r w:rsidR="00C03B2B" w:rsidRPr="00C03B2B" w:rsidDel="00C03B2B">
          <w:rPr>
            <w:noProof/>
            <w:webHidden/>
            <w:lang w:val="en-US"/>
            <w:rPrChange w:id="986" w:author="Attila Vizhanyo" w:date="2024-01-02T18:35:00Z">
              <w:rPr>
                <w:noProof/>
                <w:webHidden/>
              </w:rPr>
            </w:rPrChange>
          </w:rPr>
          <w:delText>1</w:delText>
        </w:r>
      </w:del>
    </w:p>
    <w:p w14:paraId="23D02585" w14:textId="126BC359" w:rsidR="0052139D" w:rsidRPr="00C03B2B" w:rsidDel="00C03B2B" w:rsidRDefault="0052139D">
      <w:pPr>
        <w:pStyle w:val="TOC2"/>
        <w:tabs>
          <w:tab w:val="left" w:pos="720"/>
          <w:tab w:val="right" w:leader="dot" w:pos="9061"/>
        </w:tabs>
        <w:rPr>
          <w:del w:id="987" w:author="Attila Vizhanyo" w:date="2024-01-02T18:33:00Z"/>
          <w:rFonts w:asciiTheme="minorHAnsi" w:eastAsiaTheme="minorEastAsia" w:hAnsiTheme="minorHAnsi"/>
          <w:noProof/>
          <w:color w:val="auto"/>
          <w:kern w:val="2"/>
          <w:sz w:val="24"/>
          <w:szCs w:val="24"/>
          <w:lang w:val="en-US" w:eastAsia="en-GB"/>
          <w14:ligatures w14:val="standardContextual"/>
          <w:rPrChange w:id="988" w:author="Attila Vizhanyo" w:date="2024-01-02T18:35:00Z">
            <w:rPr>
              <w:del w:id="989" w:author="Attila Vizhanyo" w:date="2024-01-02T18:33:00Z"/>
              <w:rFonts w:asciiTheme="minorHAnsi" w:eastAsiaTheme="minorEastAsia" w:hAnsiTheme="minorHAnsi"/>
              <w:noProof/>
              <w:color w:val="auto"/>
              <w:kern w:val="2"/>
              <w:sz w:val="24"/>
              <w:szCs w:val="24"/>
              <w:lang w:val="en-CH" w:eastAsia="en-GB"/>
              <w14:ligatures w14:val="standardContextual"/>
            </w:rPr>
          </w:rPrChange>
        </w:rPr>
      </w:pPr>
      <w:del w:id="990" w:author="Attila Vizhanyo" w:date="2024-01-02T18:33:00Z">
        <w:r w:rsidRPr="00C03B2B" w:rsidDel="00C03B2B">
          <w:rPr>
            <w:noProof/>
            <w:lang w:val="en-US"/>
            <w:rPrChange w:id="991" w:author="Attila Vizhanyo" w:date="2024-01-02T18:35:00Z">
              <w:rPr>
                <w:rStyle w:val="Hyperlink"/>
                <w:noProof/>
                <w:lang w:val="en-US"/>
              </w:rPr>
            </w:rPrChange>
          </w:rPr>
          <w:delText>1.2</w:delText>
        </w:r>
        <w:r w:rsidRPr="00C03B2B" w:rsidDel="00C03B2B">
          <w:rPr>
            <w:rFonts w:asciiTheme="minorHAnsi" w:eastAsiaTheme="minorEastAsia" w:hAnsiTheme="minorHAnsi"/>
            <w:noProof/>
            <w:color w:val="auto"/>
            <w:kern w:val="2"/>
            <w:sz w:val="24"/>
            <w:szCs w:val="24"/>
            <w:lang w:val="en-US" w:eastAsia="en-GB"/>
            <w14:ligatures w14:val="standardContextual"/>
            <w:rPrChange w:id="992"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sidDel="00C03B2B">
          <w:rPr>
            <w:noProof/>
            <w:lang w:val="en-US"/>
            <w:rPrChange w:id="993" w:author="Attila Vizhanyo" w:date="2024-01-02T18:35:00Z">
              <w:rPr>
                <w:rStyle w:val="Hyperlink"/>
                <w:noProof/>
                <w:lang w:val="en-US"/>
              </w:rPr>
            </w:rPrChange>
          </w:rPr>
          <w:delText>Procedure and Method</w:delText>
        </w:r>
        <w:r w:rsidRPr="00C03B2B" w:rsidDel="00C03B2B">
          <w:rPr>
            <w:noProof/>
            <w:webHidden/>
            <w:lang w:val="en-US"/>
            <w:rPrChange w:id="994" w:author="Attila Vizhanyo" w:date="2024-01-02T18:35:00Z">
              <w:rPr>
                <w:noProof/>
                <w:webHidden/>
              </w:rPr>
            </w:rPrChange>
          </w:rPr>
          <w:tab/>
        </w:r>
        <w:r w:rsidR="00C03B2B" w:rsidRPr="00C03B2B" w:rsidDel="00C03B2B">
          <w:rPr>
            <w:noProof/>
            <w:webHidden/>
            <w:lang w:val="en-US"/>
            <w:rPrChange w:id="995" w:author="Attila Vizhanyo" w:date="2024-01-02T18:35:00Z">
              <w:rPr>
                <w:noProof/>
                <w:webHidden/>
              </w:rPr>
            </w:rPrChange>
          </w:rPr>
          <w:delText>1</w:delText>
        </w:r>
      </w:del>
    </w:p>
    <w:p w14:paraId="033C37E3" w14:textId="1F41ADDF" w:rsidR="0052139D" w:rsidRPr="00C03B2B" w:rsidDel="00C03B2B" w:rsidRDefault="0052139D">
      <w:pPr>
        <w:pStyle w:val="TOC2"/>
        <w:tabs>
          <w:tab w:val="left" w:pos="720"/>
          <w:tab w:val="right" w:leader="dot" w:pos="9061"/>
        </w:tabs>
        <w:rPr>
          <w:del w:id="996" w:author="Attila Vizhanyo" w:date="2024-01-02T18:33:00Z"/>
          <w:rFonts w:asciiTheme="minorHAnsi" w:eastAsiaTheme="minorEastAsia" w:hAnsiTheme="minorHAnsi"/>
          <w:noProof/>
          <w:color w:val="auto"/>
          <w:kern w:val="2"/>
          <w:sz w:val="24"/>
          <w:szCs w:val="24"/>
          <w:lang w:val="en-US" w:eastAsia="en-GB"/>
          <w14:ligatures w14:val="standardContextual"/>
          <w:rPrChange w:id="997" w:author="Attila Vizhanyo" w:date="2024-01-02T18:35:00Z">
            <w:rPr>
              <w:del w:id="998" w:author="Attila Vizhanyo" w:date="2024-01-02T18:33:00Z"/>
              <w:rFonts w:asciiTheme="minorHAnsi" w:eastAsiaTheme="minorEastAsia" w:hAnsiTheme="minorHAnsi"/>
              <w:noProof/>
              <w:color w:val="auto"/>
              <w:kern w:val="2"/>
              <w:sz w:val="24"/>
              <w:szCs w:val="24"/>
              <w:lang w:val="en-CH" w:eastAsia="en-GB"/>
              <w14:ligatures w14:val="standardContextual"/>
            </w:rPr>
          </w:rPrChange>
        </w:rPr>
      </w:pPr>
      <w:del w:id="999" w:author="Attila Vizhanyo" w:date="2024-01-02T18:33:00Z">
        <w:r w:rsidRPr="00C03B2B" w:rsidDel="00C03B2B">
          <w:rPr>
            <w:noProof/>
            <w:lang w:val="en-US"/>
            <w:rPrChange w:id="1000" w:author="Attila Vizhanyo" w:date="2024-01-02T18:35:00Z">
              <w:rPr>
                <w:rStyle w:val="Hyperlink"/>
                <w:noProof/>
                <w:lang w:val="en-US"/>
              </w:rPr>
            </w:rPrChange>
          </w:rPr>
          <w:delText>1.3</w:delText>
        </w:r>
        <w:r w:rsidRPr="00C03B2B" w:rsidDel="00C03B2B">
          <w:rPr>
            <w:rFonts w:asciiTheme="minorHAnsi" w:eastAsiaTheme="minorEastAsia" w:hAnsiTheme="minorHAnsi"/>
            <w:noProof/>
            <w:color w:val="auto"/>
            <w:kern w:val="2"/>
            <w:sz w:val="24"/>
            <w:szCs w:val="24"/>
            <w:lang w:val="en-US" w:eastAsia="en-GB"/>
            <w14:ligatures w14:val="standardContextual"/>
            <w:rPrChange w:id="1001"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sidDel="00C03B2B">
          <w:rPr>
            <w:noProof/>
            <w:lang w:val="en-US"/>
            <w:rPrChange w:id="1002" w:author="Attila Vizhanyo" w:date="2024-01-02T18:35:00Z">
              <w:rPr>
                <w:rStyle w:val="Hyperlink"/>
                <w:noProof/>
                <w:lang w:val="en-US"/>
              </w:rPr>
            </w:rPrChange>
          </w:rPr>
          <w:delText>Structure of the Paper</w:delText>
        </w:r>
        <w:r w:rsidRPr="00C03B2B" w:rsidDel="00C03B2B">
          <w:rPr>
            <w:noProof/>
            <w:webHidden/>
            <w:lang w:val="en-US"/>
            <w:rPrChange w:id="1003" w:author="Attila Vizhanyo" w:date="2024-01-02T18:35:00Z">
              <w:rPr>
                <w:noProof/>
                <w:webHidden/>
              </w:rPr>
            </w:rPrChange>
          </w:rPr>
          <w:tab/>
        </w:r>
      </w:del>
      <w:del w:id="1004" w:author="Attila Vizhanyo" w:date="2024-01-02T18:32:00Z">
        <w:r w:rsidRPr="00C03B2B" w:rsidDel="00C03B2B">
          <w:rPr>
            <w:noProof/>
            <w:webHidden/>
            <w:lang w:val="en-US"/>
            <w:rPrChange w:id="1005" w:author="Attila Vizhanyo" w:date="2024-01-02T18:35:00Z">
              <w:rPr>
                <w:noProof/>
                <w:webHidden/>
              </w:rPr>
            </w:rPrChange>
          </w:rPr>
          <w:delText>1</w:delText>
        </w:r>
      </w:del>
    </w:p>
    <w:p w14:paraId="3838A767" w14:textId="39913200" w:rsidR="0052139D" w:rsidRPr="00C03B2B" w:rsidDel="00C03B2B" w:rsidRDefault="0052139D">
      <w:pPr>
        <w:pStyle w:val="TOC1"/>
        <w:tabs>
          <w:tab w:val="left" w:pos="720"/>
          <w:tab w:val="right" w:leader="dot" w:pos="9061"/>
        </w:tabs>
        <w:rPr>
          <w:del w:id="1006" w:author="Attila Vizhanyo" w:date="2024-01-02T18:33:00Z"/>
          <w:rFonts w:asciiTheme="minorHAnsi" w:eastAsiaTheme="minorEastAsia" w:hAnsiTheme="minorHAnsi"/>
          <w:b w:val="0"/>
          <w:noProof/>
          <w:color w:val="auto"/>
          <w:kern w:val="2"/>
          <w:sz w:val="24"/>
          <w:szCs w:val="24"/>
          <w:lang w:val="en-US" w:eastAsia="en-GB"/>
          <w14:ligatures w14:val="standardContextual"/>
          <w:rPrChange w:id="1007" w:author="Attila Vizhanyo" w:date="2024-01-02T18:35:00Z">
            <w:rPr>
              <w:del w:id="1008" w:author="Attila Vizhanyo" w:date="2024-01-02T18:33:00Z"/>
              <w:rFonts w:asciiTheme="minorHAnsi" w:eastAsiaTheme="minorEastAsia" w:hAnsiTheme="minorHAnsi"/>
              <w:b w:val="0"/>
              <w:noProof/>
              <w:color w:val="auto"/>
              <w:kern w:val="2"/>
              <w:sz w:val="24"/>
              <w:szCs w:val="24"/>
              <w:lang w:val="en-CH" w:eastAsia="en-GB"/>
              <w14:ligatures w14:val="standardContextual"/>
            </w:rPr>
          </w:rPrChange>
        </w:rPr>
      </w:pPr>
      <w:del w:id="1009" w:author="Attila Vizhanyo" w:date="2024-01-02T18:33:00Z">
        <w:r w:rsidRPr="00C03B2B" w:rsidDel="00C03B2B">
          <w:rPr>
            <w:noProof/>
            <w:lang w:val="en-US"/>
            <w:rPrChange w:id="1010" w:author="Attila Vizhanyo" w:date="2024-01-02T18:35:00Z">
              <w:rPr>
                <w:rStyle w:val="Hyperlink"/>
                <w:noProof/>
                <w:lang w:val="en-US"/>
              </w:rPr>
            </w:rPrChange>
          </w:rPr>
          <w:delText>2</w:delText>
        </w:r>
        <w:r w:rsidRPr="00C03B2B" w:rsidDel="00C03B2B">
          <w:rPr>
            <w:rFonts w:asciiTheme="minorHAnsi" w:eastAsiaTheme="minorEastAsia" w:hAnsiTheme="minorHAnsi"/>
            <w:b w:val="0"/>
            <w:noProof/>
            <w:color w:val="auto"/>
            <w:kern w:val="2"/>
            <w:sz w:val="24"/>
            <w:szCs w:val="24"/>
            <w:lang w:val="en-US" w:eastAsia="en-GB"/>
            <w14:ligatures w14:val="standardContextual"/>
            <w:rPrChange w:id="1011" w:author="Attila Vizhanyo" w:date="2024-01-02T18:35:00Z">
              <w:rPr>
                <w:rFonts w:asciiTheme="minorHAnsi" w:eastAsiaTheme="minorEastAsia" w:hAnsiTheme="minorHAnsi"/>
                <w:b w:val="0"/>
                <w:noProof/>
                <w:color w:val="auto"/>
                <w:kern w:val="2"/>
                <w:sz w:val="24"/>
                <w:szCs w:val="24"/>
                <w:lang w:val="en-CH" w:eastAsia="en-GB"/>
                <w14:ligatures w14:val="standardContextual"/>
              </w:rPr>
            </w:rPrChange>
          </w:rPr>
          <w:tab/>
        </w:r>
        <w:r w:rsidRPr="00C03B2B" w:rsidDel="00C03B2B">
          <w:rPr>
            <w:noProof/>
            <w:lang w:val="en-US"/>
            <w:rPrChange w:id="1012" w:author="Attila Vizhanyo" w:date="2024-01-02T18:35:00Z">
              <w:rPr>
                <w:rStyle w:val="Hyperlink"/>
                <w:noProof/>
                <w:lang w:val="en-US"/>
              </w:rPr>
            </w:rPrChange>
          </w:rPr>
          <w:delText>Initial Chess Code</w:delText>
        </w:r>
        <w:r w:rsidRPr="00C03B2B" w:rsidDel="00C03B2B">
          <w:rPr>
            <w:noProof/>
            <w:webHidden/>
            <w:lang w:val="en-US"/>
            <w:rPrChange w:id="1013" w:author="Attila Vizhanyo" w:date="2024-01-02T18:35:00Z">
              <w:rPr>
                <w:noProof/>
                <w:webHidden/>
              </w:rPr>
            </w:rPrChange>
          </w:rPr>
          <w:tab/>
        </w:r>
        <w:r w:rsidR="00C03B2B" w:rsidRPr="00C03B2B" w:rsidDel="00C03B2B">
          <w:rPr>
            <w:noProof/>
            <w:webHidden/>
            <w:lang w:val="en-US"/>
            <w:rPrChange w:id="1014" w:author="Attila Vizhanyo" w:date="2024-01-02T18:35:00Z">
              <w:rPr>
                <w:noProof/>
                <w:webHidden/>
              </w:rPr>
            </w:rPrChange>
          </w:rPr>
          <w:delText>2</w:delText>
        </w:r>
      </w:del>
    </w:p>
    <w:p w14:paraId="707AED23" w14:textId="0FA2FABE" w:rsidR="0052139D" w:rsidRPr="00C03B2B" w:rsidDel="00C03B2B" w:rsidRDefault="0052139D">
      <w:pPr>
        <w:pStyle w:val="TOC2"/>
        <w:tabs>
          <w:tab w:val="left" w:pos="720"/>
          <w:tab w:val="right" w:leader="dot" w:pos="9061"/>
        </w:tabs>
        <w:rPr>
          <w:del w:id="1015" w:author="Attila Vizhanyo" w:date="2024-01-02T18:33:00Z"/>
          <w:rFonts w:asciiTheme="minorHAnsi" w:eastAsiaTheme="minorEastAsia" w:hAnsiTheme="minorHAnsi"/>
          <w:noProof/>
          <w:color w:val="auto"/>
          <w:kern w:val="2"/>
          <w:sz w:val="24"/>
          <w:szCs w:val="24"/>
          <w:lang w:val="en-US" w:eastAsia="en-GB"/>
          <w14:ligatures w14:val="standardContextual"/>
          <w:rPrChange w:id="1016" w:author="Attila Vizhanyo" w:date="2024-01-02T18:35:00Z">
            <w:rPr>
              <w:del w:id="1017" w:author="Attila Vizhanyo" w:date="2024-01-02T18:33:00Z"/>
              <w:rFonts w:asciiTheme="minorHAnsi" w:eastAsiaTheme="minorEastAsia" w:hAnsiTheme="minorHAnsi"/>
              <w:noProof/>
              <w:color w:val="auto"/>
              <w:kern w:val="2"/>
              <w:sz w:val="24"/>
              <w:szCs w:val="24"/>
              <w:lang w:val="en-CH" w:eastAsia="en-GB"/>
              <w14:ligatures w14:val="standardContextual"/>
            </w:rPr>
          </w:rPrChange>
        </w:rPr>
      </w:pPr>
      <w:del w:id="1018" w:author="Attila Vizhanyo" w:date="2024-01-02T18:33:00Z">
        <w:r w:rsidRPr="00C03B2B" w:rsidDel="00C03B2B">
          <w:rPr>
            <w:noProof/>
            <w:lang w:val="en-US"/>
            <w:rPrChange w:id="1019" w:author="Attila Vizhanyo" w:date="2024-01-02T18:35:00Z">
              <w:rPr>
                <w:rStyle w:val="Hyperlink"/>
                <w:noProof/>
                <w:lang w:val="en-US"/>
              </w:rPr>
            </w:rPrChange>
          </w:rPr>
          <w:delText>2.1</w:delText>
        </w:r>
        <w:r w:rsidRPr="00C03B2B" w:rsidDel="00C03B2B">
          <w:rPr>
            <w:rFonts w:asciiTheme="minorHAnsi" w:eastAsiaTheme="minorEastAsia" w:hAnsiTheme="minorHAnsi"/>
            <w:noProof/>
            <w:color w:val="auto"/>
            <w:kern w:val="2"/>
            <w:sz w:val="24"/>
            <w:szCs w:val="24"/>
            <w:lang w:val="en-US" w:eastAsia="en-GB"/>
            <w14:ligatures w14:val="standardContextual"/>
            <w:rPrChange w:id="1020"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sidDel="00C03B2B">
          <w:rPr>
            <w:noProof/>
            <w:lang w:val="en-US"/>
            <w:rPrChange w:id="1021" w:author="Attila Vizhanyo" w:date="2024-01-02T18:35:00Z">
              <w:rPr>
                <w:rStyle w:val="Hyperlink"/>
                <w:noProof/>
                <w:lang w:val="en-US"/>
              </w:rPr>
            </w:rPrChange>
          </w:rPr>
          <w:delText>Logic of initial chess code</w:delText>
        </w:r>
        <w:r w:rsidRPr="00C03B2B" w:rsidDel="00C03B2B">
          <w:rPr>
            <w:noProof/>
            <w:webHidden/>
            <w:lang w:val="en-US"/>
            <w:rPrChange w:id="1022" w:author="Attila Vizhanyo" w:date="2024-01-02T18:35:00Z">
              <w:rPr>
                <w:noProof/>
                <w:webHidden/>
              </w:rPr>
            </w:rPrChange>
          </w:rPr>
          <w:tab/>
        </w:r>
        <w:r w:rsidR="00C03B2B" w:rsidRPr="00C03B2B" w:rsidDel="00C03B2B">
          <w:rPr>
            <w:noProof/>
            <w:webHidden/>
            <w:lang w:val="en-US"/>
            <w:rPrChange w:id="1023" w:author="Attila Vizhanyo" w:date="2024-01-02T18:35:00Z">
              <w:rPr>
                <w:noProof/>
                <w:webHidden/>
              </w:rPr>
            </w:rPrChange>
          </w:rPr>
          <w:delText>2</w:delText>
        </w:r>
      </w:del>
    </w:p>
    <w:p w14:paraId="36E85CF0" w14:textId="00C4606A" w:rsidR="0052139D" w:rsidRPr="00C03B2B" w:rsidDel="00C03B2B" w:rsidRDefault="0052139D">
      <w:pPr>
        <w:pStyle w:val="TOC3"/>
        <w:tabs>
          <w:tab w:val="left" w:pos="960"/>
          <w:tab w:val="right" w:leader="dot" w:pos="9061"/>
        </w:tabs>
        <w:rPr>
          <w:del w:id="1024" w:author="Attila Vizhanyo" w:date="2024-01-02T18:33:00Z"/>
          <w:rFonts w:asciiTheme="minorHAnsi" w:eastAsiaTheme="minorEastAsia" w:hAnsiTheme="minorHAnsi"/>
          <w:noProof/>
          <w:color w:val="auto"/>
          <w:kern w:val="2"/>
          <w:sz w:val="24"/>
          <w:szCs w:val="24"/>
          <w:lang w:val="en-US" w:eastAsia="en-GB"/>
          <w14:ligatures w14:val="standardContextual"/>
          <w:rPrChange w:id="1025" w:author="Attila Vizhanyo" w:date="2024-01-02T18:35:00Z">
            <w:rPr>
              <w:del w:id="1026" w:author="Attila Vizhanyo" w:date="2024-01-02T18:33:00Z"/>
              <w:rFonts w:asciiTheme="minorHAnsi" w:eastAsiaTheme="minorEastAsia" w:hAnsiTheme="minorHAnsi"/>
              <w:noProof/>
              <w:color w:val="auto"/>
              <w:kern w:val="2"/>
              <w:sz w:val="24"/>
              <w:szCs w:val="24"/>
              <w:lang w:val="en-CH" w:eastAsia="en-GB"/>
              <w14:ligatures w14:val="standardContextual"/>
            </w:rPr>
          </w:rPrChange>
        </w:rPr>
      </w:pPr>
      <w:del w:id="1027" w:author="Attila Vizhanyo" w:date="2024-01-02T18:33:00Z">
        <w:r w:rsidRPr="00C03B2B" w:rsidDel="00C03B2B">
          <w:rPr>
            <w:noProof/>
            <w:lang w:val="en-US"/>
            <w:rPrChange w:id="1028" w:author="Attila Vizhanyo" w:date="2024-01-02T18:35:00Z">
              <w:rPr>
                <w:rStyle w:val="Hyperlink"/>
                <w:noProof/>
                <w:lang w:val="en-US"/>
              </w:rPr>
            </w:rPrChange>
          </w:rPr>
          <w:delText>2.1.1</w:delText>
        </w:r>
        <w:r w:rsidRPr="00C03B2B" w:rsidDel="00C03B2B">
          <w:rPr>
            <w:rFonts w:asciiTheme="minorHAnsi" w:eastAsiaTheme="minorEastAsia" w:hAnsiTheme="minorHAnsi"/>
            <w:noProof/>
            <w:color w:val="auto"/>
            <w:kern w:val="2"/>
            <w:sz w:val="24"/>
            <w:szCs w:val="24"/>
            <w:lang w:val="en-US" w:eastAsia="en-GB"/>
            <w14:ligatures w14:val="standardContextual"/>
            <w:rPrChange w:id="1029"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sidDel="00C03B2B">
          <w:rPr>
            <w:noProof/>
            <w:lang w:val="en-US"/>
            <w:rPrChange w:id="1030" w:author="Attila Vizhanyo" w:date="2024-01-02T18:35:00Z">
              <w:rPr>
                <w:rStyle w:val="Hyperlink"/>
                <w:noProof/>
                <w:lang w:val="en-US"/>
              </w:rPr>
            </w:rPrChange>
          </w:rPr>
          <w:delText>Overview</w:delText>
        </w:r>
        <w:r w:rsidRPr="00C03B2B" w:rsidDel="00C03B2B">
          <w:rPr>
            <w:noProof/>
            <w:webHidden/>
            <w:lang w:val="en-US"/>
            <w:rPrChange w:id="1031" w:author="Attila Vizhanyo" w:date="2024-01-02T18:35:00Z">
              <w:rPr>
                <w:noProof/>
                <w:webHidden/>
              </w:rPr>
            </w:rPrChange>
          </w:rPr>
          <w:tab/>
        </w:r>
        <w:r w:rsidR="00C03B2B" w:rsidRPr="00C03B2B" w:rsidDel="00C03B2B">
          <w:rPr>
            <w:noProof/>
            <w:webHidden/>
            <w:lang w:val="en-US"/>
            <w:rPrChange w:id="1032" w:author="Attila Vizhanyo" w:date="2024-01-02T18:35:00Z">
              <w:rPr>
                <w:noProof/>
                <w:webHidden/>
              </w:rPr>
            </w:rPrChange>
          </w:rPr>
          <w:delText>2</w:delText>
        </w:r>
      </w:del>
    </w:p>
    <w:p w14:paraId="0B423B62" w14:textId="604A5014" w:rsidR="0052139D" w:rsidRPr="00C03B2B" w:rsidDel="00C03B2B" w:rsidRDefault="0052139D">
      <w:pPr>
        <w:pStyle w:val="TOC3"/>
        <w:tabs>
          <w:tab w:val="left" w:pos="960"/>
          <w:tab w:val="right" w:leader="dot" w:pos="9061"/>
        </w:tabs>
        <w:rPr>
          <w:del w:id="1033" w:author="Attila Vizhanyo" w:date="2024-01-02T18:33:00Z"/>
          <w:rFonts w:asciiTheme="minorHAnsi" w:eastAsiaTheme="minorEastAsia" w:hAnsiTheme="minorHAnsi"/>
          <w:noProof/>
          <w:color w:val="auto"/>
          <w:kern w:val="2"/>
          <w:sz w:val="24"/>
          <w:szCs w:val="24"/>
          <w:lang w:val="en-US" w:eastAsia="en-GB"/>
          <w14:ligatures w14:val="standardContextual"/>
          <w:rPrChange w:id="1034" w:author="Attila Vizhanyo" w:date="2024-01-02T18:35:00Z">
            <w:rPr>
              <w:del w:id="1035" w:author="Attila Vizhanyo" w:date="2024-01-02T18:33:00Z"/>
              <w:rFonts w:asciiTheme="minorHAnsi" w:eastAsiaTheme="minorEastAsia" w:hAnsiTheme="minorHAnsi"/>
              <w:noProof/>
              <w:color w:val="auto"/>
              <w:kern w:val="2"/>
              <w:sz w:val="24"/>
              <w:szCs w:val="24"/>
              <w:lang w:val="en-CH" w:eastAsia="en-GB"/>
              <w14:ligatures w14:val="standardContextual"/>
            </w:rPr>
          </w:rPrChange>
        </w:rPr>
      </w:pPr>
      <w:del w:id="1036" w:author="Attila Vizhanyo" w:date="2024-01-02T18:33:00Z">
        <w:r w:rsidRPr="00C03B2B" w:rsidDel="00C03B2B">
          <w:rPr>
            <w:noProof/>
            <w:lang w:val="en-US"/>
            <w:rPrChange w:id="1037" w:author="Attila Vizhanyo" w:date="2024-01-02T18:35:00Z">
              <w:rPr>
                <w:rStyle w:val="Hyperlink"/>
                <w:noProof/>
                <w:lang w:val="en-US"/>
              </w:rPr>
            </w:rPrChange>
          </w:rPr>
          <w:delText>2.1.2</w:delText>
        </w:r>
        <w:r w:rsidRPr="00C03B2B" w:rsidDel="00C03B2B">
          <w:rPr>
            <w:rFonts w:asciiTheme="minorHAnsi" w:eastAsiaTheme="minorEastAsia" w:hAnsiTheme="minorHAnsi"/>
            <w:noProof/>
            <w:color w:val="auto"/>
            <w:kern w:val="2"/>
            <w:sz w:val="24"/>
            <w:szCs w:val="24"/>
            <w:lang w:val="en-US" w:eastAsia="en-GB"/>
            <w14:ligatures w14:val="standardContextual"/>
            <w:rPrChange w:id="1038"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sidDel="00C03B2B">
          <w:rPr>
            <w:noProof/>
            <w:lang w:val="en-US"/>
            <w:rPrChange w:id="1039" w:author="Attila Vizhanyo" w:date="2024-01-02T18:35:00Z">
              <w:rPr>
                <w:rStyle w:val="Hyperlink"/>
                <w:noProof/>
                <w:lang w:val="en-US"/>
              </w:rPr>
            </w:rPrChange>
          </w:rPr>
          <w:delText>Concept</w:delText>
        </w:r>
        <w:r w:rsidRPr="00C03B2B" w:rsidDel="00C03B2B">
          <w:rPr>
            <w:noProof/>
            <w:webHidden/>
            <w:lang w:val="en-US"/>
            <w:rPrChange w:id="1040" w:author="Attila Vizhanyo" w:date="2024-01-02T18:35:00Z">
              <w:rPr>
                <w:noProof/>
                <w:webHidden/>
              </w:rPr>
            </w:rPrChange>
          </w:rPr>
          <w:tab/>
        </w:r>
        <w:r w:rsidR="00C03B2B" w:rsidRPr="00C03B2B" w:rsidDel="00C03B2B">
          <w:rPr>
            <w:noProof/>
            <w:webHidden/>
            <w:lang w:val="en-US"/>
            <w:rPrChange w:id="1041" w:author="Attila Vizhanyo" w:date="2024-01-02T18:35:00Z">
              <w:rPr>
                <w:noProof/>
                <w:webHidden/>
              </w:rPr>
            </w:rPrChange>
          </w:rPr>
          <w:delText>2</w:delText>
        </w:r>
      </w:del>
    </w:p>
    <w:p w14:paraId="06ECCA10" w14:textId="35B80E91" w:rsidR="0052139D" w:rsidRPr="00C03B2B" w:rsidDel="00C03B2B" w:rsidRDefault="0052139D">
      <w:pPr>
        <w:pStyle w:val="TOC2"/>
        <w:tabs>
          <w:tab w:val="left" w:pos="720"/>
          <w:tab w:val="right" w:leader="dot" w:pos="9061"/>
        </w:tabs>
        <w:rPr>
          <w:del w:id="1042" w:author="Attila Vizhanyo" w:date="2024-01-02T18:33:00Z"/>
          <w:rFonts w:asciiTheme="minorHAnsi" w:eastAsiaTheme="minorEastAsia" w:hAnsiTheme="minorHAnsi"/>
          <w:noProof/>
          <w:color w:val="auto"/>
          <w:kern w:val="2"/>
          <w:sz w:val="24"/>
          <w:szCs w:val="24"/>
          <w:lang w:val="en-US" w:eastAsia="en-GB"/>
          <w14:ligatures w14:val="standardContextual"/>
          <w:rPrChange w:id="1043" w:author="Attila Vizhanyo" w:date="2024-01-02T18:35:00Z">
            <w:rPr>
              <w:del w:id="1044" w:author="Attila Vizhanyo" w:date="2024-01-02T18:33:00Z"/>
              <w:rFonts w:asciiTheme="minorHAnsi" w:eastAsiaTheme="minorEastAsia" w:hAnsiTheme="minorHAnsi"/>
              <w:noProof/>
              <w:color w:val="auto"/>
              <w:kern w:val="2"/>
              <w:sz w:val="24"/>
              <w:szCs w:val="24"/>
              <w:lang w:val="en-CH" w:eastAsia="en-GB"/>
              <w14:ligatures w14:val="standardContextual"/>
            </w:rPr>
          </w:rPrChange>
        </w:rPr>
      </w:pPr>
      <w:del w:id="1045" w:author="Attila Vizhanyo" w:date="2024-01-02T18:33:00Z">
        <w:r w:rsidRPr="00C03B2B" w:rsidDel="00C03B2B">
          <w:rPr>
            <w:noProof/>
            <w:lang w:val="en-US"/>
            <w:rPrChange w:id="1046" w:author="Attila Vizhanyo" w:date="2024-01-02T18:35:00Z">
              <w:rPr>
                <w:rStyle w:val="Hyperlink"/>
                <w:noProof/>
                <w:lang w:val="en-US"/>
              </w:rPr>
            </w:rPrChange>
          </w:rPr>
          <w:delText>2.2</w:delText>
        </w:r>
        <w:r w:rsidRPr="00C03B2B" w:rsidDel="00C03B2B">
          <w:rPr>
            <w:rFonts w:asciiTheme="minorHAnsi" w:eastAsiaTheme="minorEastAsia" w:hAnsiTheme="minorHAnsi"/>
            <w:noProof/>
            <w:color w:val="auto"/>
            <w:kern w:val="2"/>
            <w:sz w:val="24"/>
            <w:szCs w:val="24"/>
            <w:lang w:val="en-US" w:eastAsia="en-GB"/>
            <w14:ligatures w14:val="standardContextual"/>
            <w:rPrChange w:id="104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sidDel="00C03B2B">
          <w:rPr>
            <w:noProof/>
            <w:lang w:val="en-US"/>
            <w:rPrChange w:id="1048" w:author="Attila Vizhanyo" w:date="2024-01-02T18:35:00Z">
              <w:rPr>
                <w:rStyle w:val="Hyperlink"/>
                <w:noProof/>
                <w:lang w:val="en-US"/>
              </w:rPr>
            </w:rPrChange>
          </w:rPr>
          <w:delText>GUI</w:delText>
        </w:r>
        <w:r w:rsidRPr="00C03B2B" w:rsidDel="00C03B2B">
          <w:rPr>
            <w:noProof/>
            <w:webHidden/>
            <w:lang w:val="en-US"/>
            <w:rPrChange w:id="1049" w:author="Attila Vizhanyo" w:date="2024-01-02T18:35:00Z">
              <w:rPr>
                <w:noProof/>
                <w:webHidden/>
              </w:rPr>
            </w:rPrChange>
          </w:rPr>
          <w:tab/>
        </w:r>
      </w:del>
      <w:del w:id="1050" w:author="Attila Vizhanyo" w:date="2024-01-02T18:32:00Z">
        <w:r w:rsidRPr="00C03B2B" w:rsidDel="00C03B2B">
          <w:rPr>
            <w:noProof/>
            <w:webHidden/>
            <w:lang w:val="en-US"/>
            <w:rPrChange w:id="1051" w:author="Attila Vizhanyo" w:date="2024-01-02T18:35:00Z">
              <w:rPr>
                <w:noProof/>
                <w:webHidden/>
              </w:rPr>
            </w:rPrChange>
          </w:rPr>
          <w:delText>4</w:delText>
        </w:r>
      </w:del>
    </w:p>
    <w:p w14:paraId="451088C6" w14:textId="7113A03F" w:rsidR="0052139D" w:rsidRPr="00C03B2B" w:rsidDel="00C03B2B" w:rsidRDefault="0052139D">
      <w:pPr>
        <w:pStyle w:val="TOC3"/>
        <w:tabs>
          <w:tab w:val="left" w:pos="960"/>
          <w:tab w:val="right" w:leader="dot" w:pos="9061"/>
        </w:tabs>
        <w:rPr>
          <w:del w:id="1052" w:author="Attila Vizhanyo" w:date="2024-01-02T18:33:00Z"/>
          <w:rFonts w:asciiTheme="minorHAnsi" w:eastAsiaTheme="minorEastAsia" w:hAnsiTheme="minorHAnsi"/>
          <w:noProof/>
          <w:color w:val="auto"/>
          <w:kern w:val="2"/>
          <w:sz w:val="24"/>
          <w:szCs w:val="24"/>
          <w:lang w:val="en-US" w:eastAsia="en-GB"/>
          <w14:ligatures w14:val="standardContextual"/>
          <w:rPrChange w:id="1053" w:author="Attila Vizhanyo" w:date="2024-01-02T18:35:00Z">
            <w:rPr>
              <w:del w:id="1054" w:author="Attila Vizhanyo" w:date="2024-01-02T18:33:00Z"/>
              <w:rFonts w:asciiTheme="minorHAnsi" w:eastAsiaTheme="minorEastAsia" w:hAnsiTheme="minorHAnsi"/>
              <w:noProof/>
              <w:color w:val="auto"/>
              <w:kern w:val="2"/>
              <w:sz w:val="24"/>
              <w:szCs w:val="24"/>
              <w:lang w:val="en-CH" w:eastAsia="en-GB"/>
              <w14:ligatures w14:val="standardContextual"/>
            </w:rPr>
          </w:rPrChange>
        </w:rPr>
      </w:pPr>
      <w:del w:id="1055" w:author="Attila Vizhanyo" w:date="2024-01-02T18:33:00Z">
        <w:r w:rsidRPr="00C03B2B" w:rsidDel="00C03B2B">
          <w:rPr>
            <w:noProof/>
            <w:lang w:val="en-US"/>
            <w:rPrChange w:id="1056" w:author="Attila Vizhanyo" w:date="2024-01-02T18:35:00Z">
              <w:rPr>
                <w:rStyle w:val="Hyperlink"/>
                <w:noProof/>
                <w:lang w:val="en-US"/>
              </w:rPr>
            </w:rPrChange>
          </w:rPr>
          <w:delText>2.2.1</w:delText>
        </w:r>
        <w:r w:rsidRPr="00C03B2B" w:rsidDel="00C03B2B">
          <w:rPr>
            <w:rFonts w:asciiTheme="minorHAnsi" w:eastAsiaTheme="minorEastAsia" w:hAnsiTheme="minorHAnsi"/>
            <w:noProof/>
            <w:color w:val="auto"/>
            <w:kern w:val="2"/>
            <w:sz w:val="24"/>
            <w:szCs w:val="24"/>
            <w:lang w:val="en-US" w:eastAsia="en-GB"/>
            <w14:ligatures w14:val="standardContextual"/>
            <w:rPrChange w:id="105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sidDel="00C03B2B">
          <w:rPr>
            <w:noProof/>
            <w:lang w:val="en-US"/>
            <w:rPrChange w:id="1058" w:author="Attila Vizhanyo" w:date="2024-01-02T18:35:00Z">
              <w:rPr>
                <w:rStyle w:val="Hyperlink"/>
                <w:noProof/>
                <w:lang w:val="en-US"/>
              </w:rPr>
            </w:rPrChange>
          </w:rPr>
          <w:delText>Overview</w:delText>
        </w:r>
        <w:r w:rsidRPr="00C03B2B" w:rsidDel="00C03B2B">
          <w:rPr>
            <w:noProof/>
            <w:webHidden/>
            <w:lang w:val="en-US"/>
            <w:rPrChange w:id="1059" w:author="Attila Vizhanyo" w:date="2024-01-02T18:35:00Z">
              <w:rPr>
                <w:noProof/>
                <w:webHidden/>
              </w:rPr>
            </w:rPrChange>
          </w:rPr>
          <w:tab/>
        </w:r>
      </w:del>
      <w:del w:id="1060" w:author="Attila Vizhanyo" w:date="2024-01-02T18:32:00Z">
        <w:r w:rsidRPr="00C03B2B" w:rsidDel="00C03B2B">
          <w:rPr>
            <w:noProof/>
            <w:webHidden/>
            <w:lang w:val="en-US"/>
            <w:rPrChange w:id="1061" w:author="Attila Vizhanyo" w:date="2024-01-02T18:35:00Z">
              <w:rPr>
                <w:noProof/>
                <w:webHidden/>
              </w:rPr>
            </w:rPrChange>
          </w:rPr>
          <w:delText>4</w:delText>
        </w:r>
      </w:del>
    </w:p>
    <w:p w14:paraId="265C0047" w14:textId="18F78D58" w:rsidR="0052139D" w:rsidRPr="00C03B2B" w:rsidDel="00C03B2B" w:rsidRDefault="0052139D">
      <w:pPr>
        <w:pStyle w:val="TOC3"/>
        <w:tabs>
          <w:tab w:val="left" w:pos="960"/>
          <w:tab w:val="right" w:leader="dot" w:pos="9061"/>
        </w:tabs>
        <w:rPr>
          <w:del w:id="1062" w:author="Attila Vizhanyo" w:date="2024-01-02T18:33:00Z"/>
          <w:rFonts w:asciiTheme="minorHAnsi" w:eastAsiaTheme="minorEastAsia" w:hAnsiTheme="minorHAnsi"/>
          <w:noProof/>
          <w:color w:val="auto"/>
          <w:kern w:val="2"/>
          <w:sz w:val="24"/>
          <w:szCs w:val="24"/>
          <w:lang w:val="en-US" w:eastAsia="en-GB"/>
          <w14:ligatures w14:val="standardContextual"/>
          <w:rPrChange w:id="1063" w:author="Attila Vizhanyo" w:date="2024-01-02T18:35:00Z">
            <w:rPr>
              <w:del w:id="1064" w:author="Attila Vizhanyo" w:date="2024-01-02T18:33:00Z"/>
              <w:rFonts w:asciiTheme="minorHAnsi" w:eastAsiaTheme="minorEastAsia" w:hAnsiTheme="minorHAnsi"/>
              <w:noProof/>
              <w:color w:val="auto"/>
              <w:kern w:val="2"/>
              <w:sz w:val="24"/>
              <w:szCs w:val="24"/>
              <w:lang w:val="en-CH" w:eastAsia="en-GB"/>
              <w14:ligatures w14:val="standardContextual"/>
            </w:rPr>
          </w:rPrChange>
        </w:rPr>
      </w:pPr>
      <w:del w:id="1065" w:author="Attila Vizhanyo" w:date="2024-01-02T18:33:00Z">
        <w:r w:rsidRPr="00C03B2B" w:rsidDel="00C03B2B">
          <w:rPr>
            <w:rFonts w:cs="Arial"/>
            <w:noProof/>
            <w:lang w:val="en-US"/>
            <w:rPrChange w:id="1066" w:author="Attila Vizhanyo" w:date="2024-01-02T18:35:00Z">
              <w:rPr>
                <w:rStyle w:val="Hyperlink"/>
                <w:rFonts w:cs="Arial"/>
                <w:noProof/>
                <w:lang w:val="en-US"/>
              </w:rPr>
            </w:rPrChange>
          </w:rPr>
          <w:delText>2.2.2</w:delText>
        </w:r>
        <w:r w:rsidRPr="00C03B2B" w:rsidDel="00C03B2B">
          <w:rPr>
            <w:rFonts w:asciiTheme="minorHAnsi" w:eastAsiaTheme="minorEastAsia" w:hAnsiTheme="minorHAnsi"/>
            <w:noProof/>
            <w:color w:val="auto"/>
            <w:kern w:val="2"/>
            <w:sz w:val="24"/>
            <w:szCs w:val="24"/>
            <w:lang w:val="en-US" w:eastAsia="en-GB"/>
            <w14:ligatures w14:val="standardContextual"/>
            <w:rPrChange w:id="106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sidDel="00C03B2B">
          <w:rPr>
            <w:noProof/>
            <w:lang w:val="en-US"/>
            <w:rPrChange w:id="1068" w:author="Attila Vizhanyo" w:date="2024-01-02T18:35:00Z">
              <w:rPr>
                <w:rStyle w:val="Hyperlink"/>
                <w:noProof/>
                <w:lang w:val="en-US"/>
              </w:rPr>
            </w:rPrChange>
          </w:rPr>
          <w:delText>Visualization Chess Pieces</w:delText>
        </w:r>
        <w:r w:rsidRPr="00C03B2B" w:rsidDel="00C03B2B">
          <w:rPr>
            <w:noProof/>
            <w:webHidden/>
            <w:lang w:val="en-US"/>
            <w:rPrChange w:id="1069" w:author="Attila Vizhanyo" w:date="2024-01-02T18:35:00Z">
              <w:rPr>
                <w:noProof/>
                <w:webHidden/>
              </w:rPr>
            </w:rPrChange>
          </w:rPr>
          <w:tab/>
        </w:r>
      </w:del>
      <w:del w:id="1070" w:author="Attila Vizhanyo" w:date="2024-01-02T18:32:00Z">
        <w:r w:rsidRPr="00C03B2B" w:rsidDel="00C03B2B">
          <w:rPr>
            <w:noProof/>
            <w:webHidden/>
            <w:lang w:val="en-US"/>
            <w:rPrChange w:id="1071" w:author="Attila Vizhanyo" w:date="2024-01-02T18:35:00Z">
              <w:rPr>
                <w:noProof/>
                <w:webHidden/>
              </w:rPr>
            </w:rPrChange>
          </w:rPr>
          <w:delText>4</w:delText>
        </w:r>
      </w:del>
    </w:p>
    <w:p w14:paraId="3283704C" w14:textId="6BF63791" w:rsidR="0052139D" w:rsidRPr="00C03B2B" w:rsidDel="00C03B2B" w:rsidRDefault="0052139D">
      <w:pPr>
        <w:pStyle w:val="TOC3"/>
        <w:tabs>
          <w:tab w:val="left" w:pos="960"/>
          <w:tab w:val="right" w:leader="dot" w:pos="9061"/>
        </w:tabs>
        <w:rPr>
          <w:del w:id="1072" w:author="Attila Vizhanyo" w:date="2024-01-02T18:33:00Z"/>
          <w:rFonts w:asciiTheme="minorHAnsi" w:eastAsiaTheme="minorEastAsia" w:hAnsiTheme="minorHAnsi"/>
          <w:noProof/>
          <w:color w:val="auto"/>
          <w:kern w:val="2"/>
          <w:sz w:val="24"/>
          <w:szCs w:val="24"/>
          <w:lang w:val="en-US" w:eastAsia="en-GB"/>
          <w14:ligatures w14:val="standardContextual"/>
          <w:rPrChange w:id="1073" w:author="Attila Vizhanyo" w:date="2024-01-02T18:35:00Z">
            <w:rPr>
              <w:del w:id="1074" w:author="Attila Vizhanyo" w:date="2024-01-02T18:33:00Z"/>
              <w:rFonts w:asciiTheme="minorHAnsi" w:eastAsiaTheme="minorEastAsia" w:hAnsiTheme="minorHAnsi"/>
              <w:noProof/>
              <w:color w:val="auto"/>
              <w:kern w:val="2"/>
              <w:sz w:val="24"/>
              <w:szCs w:val="24"/>
              <w:lang w:val="en-CH" w:eastAsia="en-GB"/>
              <w14:ligatures w14:val="standardContextual"/>
            </w:rPr>
          </w:rPrChange>
        </w:rPr>
      </w:pPr>
      <w:del w:id="1075" w:author="Attila Vizhanyo" w:date="2024-01-02T18:33:00Z">
        <w:r w:rsidRPr="00C03B2B" w:rsidDel="00C03B2B">
          <w:rPr>
            <w:rFonts w:cs="Arial"/>
            <w:noProof/>
            <w:lang w:val="en-US"/>
            <w:rPrChange w:id="1076" w:author="Attila Vizhanyo" w:date="2024-01-02T18:35:00Z">
              <w:rPr>
                <w:rStyle w:val="Hyperlink"/>
                <w:rFonts w:cs="Arial"/>
                <w:noProof/>
                <w:lang w:val="en-US"/>
              </w:rPr>
            </w:rPrChange>
          </w:rPr>
          <w:delText>2.2.3</w:delText>
        </w:r>
        <w:r w:rsidRPr="00C03B2B" w:rsidDel="00C03B2B">
          <w:rPr>
            <w:rFonts w:asciiTheme="minorHAnsi" w:eastAsiaTheme="minorEastAsia" w:hAnsiTheme="minorHAnsi"/>
            <w:noProof/>
            <w:color w:val="auto"/>
            <w:kern w:val="2"/>
            <w:sz w:val="24"/>
            <w:szCs w:val="24"/>
            <w:lang w:val="en-US" w:eastAsia="en-GB"/>
            <w14:ligatures w14:val="standardContextual"/>
            <w:rPrChange w:id="107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sidDel="00C03B2B">
          <w:rPr>
            <w:rFonts w:cs="Arial"/>
            <w:noProof/>
            <w:lang w:val="en-US"/>
            <w:rPrChange w:id="1078" w:author="Attila Vizhanyo" w:date="2024-01-02T18:35:00Z">
              <w:rPr>
                <w:rStyle w:val="Hyperlink"/>
                <w:rFonts w:cs="Arial"/>
                <w:noProof/>
                <w:lang w:val="en-US"/>
              </w:rPr>
            </w:rPrChange>
          </w:rPr>
          <w:delText>Visualization Chessboard</w:delText>
        </w:r>
        <w:r w:rsidRPr="00C03B2B" w:rsidDel="00C03B2B">
          <w:rPr>
            <w:noProof/>
            <w:webHidden/>
            <w:lang w:val="en-US"/>
            <w:rPrChange w:id="1079" w:author="Attila Vizhanyo" w:date="2024-01-02T18:35:00Z">
              <w:rPr>
                <w:noProof/>
                <w:webHidden/>
              </w:rPr>
            </w:rPrChange>
          </w:rPr>
          <w:tab/>
        </w:r>
      </w:del>
      <w:del w:id="1080" w:author="Attila Vizhanyo" w:date="2024-01-02T18:32:00Z">
        <w:r w:rsidRPr="00C03B2B" w:rsidDel="00C03B2B">
          <w:rPr>
            <w:noProof/>
            <w:webHidden/>
            <w:lang w:val="en-US"/>
            <w:rPrChange w:id="1081" w:author="Attila Vizhanyo" w:date="2024-01-02T18:35:00Z">
              <w:rPr>
                <w:noProof/>
                <w:webHidden/>
              </w:rPr>
            </w:rPrChange>
          </w:rPr>
          <w:delText>4</w:delText>
        </w:r>
      </w:del>
    </w:p>
    <w:p w14:paraId="7777D88A" w14:textId="5FBEA445" w:rsidR="0052139D" w:rsidRPr="00C03B2B" w:rsidDel="00C03B2B" w:rsidRDefault="0052139D">
      <w:pPr>
        <w:pStyle w:val="TOC3"/>
        <w:tabs>
          <w:tab w:val="left" w:pos="960"/>
          <w:tab w:val="right" w:leader="dot" w:pos="9061"/>
        </w:tabs>
        <w:rPr>
          <w:del w:id="1082" w:author="Attila Vizhanyo" w:date="2024-01-02T18:33:00Z"/>
          <w:rFonts w:asciiTheme="minorHAnsi" w:eastAsiaTheme="minorEastAsia" w:hAnsiTheme="minorHAnsi"/>
          <w:noProof/>
          <w:color w:val="auto"/>
          <w:kern w:val="2"/>
          <w:sz w:val="24"/>
          <w:szCs w:val="24"/>
          <w:lang w:val="en-US" w:eastAsia="en-GB"/>
          <w14:ligatures w14:val="standardContextual"/>
          <w:rPrChange w:id="1083" w:author="Attila Vizhanyo" w:date="2024-01-02T18:35:00Z">
            <w:rPr>
              <w:del w:id="1084" w:author="Attila Vizhanyo" w:date="2024-01-02T18:33:00Z"/>
              <w:rFonts w:asciiTheme="minorHAnsi" w:eastAsiaTheme="minorEastAsia" w:hAnsiTheme="minorHAnsi"/>
              <w:noProof/>
              <w:color w:val="auto"/>
              <w:kern w:val="2"/>
              <w:sz w:val="24"/>
              <w:szCs w:val="24"/>
              <w:lang w:val="en-CH" w:eastAsia="en-GB"/>
              <w14:ligatures w14:val="standardContextual"/>
            </w:rPr>
          </w:rPrChange>
        </w:rPr>
      </w:pPr>
      <w:del w:id="1085" w:author="Attila Vizhanyo" w:date="2024-01-02T18:33:00Z">
        <w:r w:rsidRPr="00C03B2B" w:rsidDel="00C03B2B">
          <w:rPr>
            <w:rFonts w:cs="Arial"/>
            <w:noProof/>
            <w:lang w:val="en-US"/>
            <w:rPrChange w:id="1086" w:author="Attila Vizhanyo" w:date="2024-01-02T18:35:00Z">
              <w:rPr>
                <w:rStyle w:val="Hyperlink"/>
                <w:rFonts w:cs="Arial"/>
                <w:noProof/>
                <w:lang w:val="en-US"/>
              </w:rPr>
            </w:rPrChange>
          </w:rPr>
          <w:delText>2.2.4</w:delText>
        </w:r>
        <w:r w:rsidRPr="00C03B2B" w:rsidDel="00C03B2B">
          <w:rPr>
            <w:rFonts w:asciiTheme="minorHAnsi" w:eastAsiaTheme="minorEastAsia" w:hAnsiTheme="minorHAnsi"/>
            <w:noProof/>
            <w:color w:val="auto"/>
            <w:kern w:val="2"/>
            <w:sz w:val="24"/>
            <w:szCs w:val="24"/>
            <w:lang w:val="en-US" w:eastAsia="en-GB"/>
            <w14:ligatures w14:val="standardContextual"/>
            <w:rPrChange w:id="108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sidDel="00C03B2B">
          <w:rPr>
            <w:rFonts w:cs="Arial"/>
            <w:noProof/>
            <w:lang w:val="en-US"/>
            <w:rPrChange w:id="1088" w:author="Attila Vizhanyo" w:date="2024-01-02T18:35:00Z">
              <w:rPr>
                <w:rStyle w:val="Hyperlink"/>
                <w:rFonts w:cs="Arial"/>
                <w:noProof/>
                <w:lang w:val="en-US"/>
              </w:rPr>
            </w:rPrChange>
          </w:rPr>
          <w:delText>Update Game after a move</w:delText>
        </w:r>
        <w:r w:rsidRPr="00C03B2B" w:rsidDel="00C03B2B">
          <w:rPr>
            <w:noProof/>
            <w:webHidden/>
            <w:lang w:val="en-US"/>
            <w:rPrChange w:id="1089" w:author="Attila Vizhanyo" w:date="2024-01-02T18:35:00Z">
              <w:rPr>
                <w:noProof/>
                <w:webHidden/>
              </w:rPr>
            </w:rPrChange>
          </w:rPr>
          <w:tab/>
        </w:r>
      </w:del>
      <w:del w:id="1090" w:author="Attila Vizhanyo" w:date="2024-01-02T18:32:00Z">
        <w:r w:rsidRPr="00C03B2B" w:rsidDel="00C03B2B">
          <w:rPr>
            <w:noProof/>
            <w:webHidden/>
            <w:lang w:val="en-US"/>
            <w:rPrChange w:id="1091" w:author="Attila Vizhanyo" w:date="2024-01-02T18:35:00Z">
              <w:rPr>
                <w:noProof/>
                <w:webHidden/>
              </w:rPr>
            </w:rPrChange>
          </w:rPr>
          <w:delText>4</w:delText>
        </w:r>
      </w:del>
    </w:p>
    <w:p w14:paraId="4BBB2A88" w14:textId="2FB0C8CE" w:rsidR="0052139D" w:rsidRPr="00C03B2B" w:rsidDel="00C03B2B" w:rsidRDefault="0052139D">
      <w:pPr>
        <w:pStyle w:val="TOC2"/>
        <w:tabs>
          <w:tab w:val="left" w:pos="720"/>
          <w:tab w:val="right" w:leader="dot" w:pos="9061"/>
        </w:tabs>
        <w:rPr>
          <w:del w:id="1092" w:author="Attila Vizhanyo" w:date="2024-01-02T18:33:00Z"/>
          <w:rFonts w:asciiTheme="minorHAnsi" w:eastAsiaTheme="minorEastAsia" w:hAnsiTheme="minorHAnsi"/>
          <w:noProof/>
          <w:color w:val="auto"/>
          <w:kern w:val="2"/>
          <w:sz w:val="24"/>
          <w:szCs w:val="24"/>
          <w:lang w:val="en-US" w:eastAsia="en-GB"/>
          <w14:ligatures w14:val="standardContextual"/>
          <w:rPrChange w:id="1093" w:author="Attila Vizhanyo" w:date="2024-01-02T18:35:00Z">
            <w:rPr>
              <w:del w:id="1094" w:author="Attila Vizhanyo" w:date="2024-01-02T18:33:00Z"/>
              <w:rFonts w:asciiTheme="minorHAnsi" w:eastAsiaTheme="minorEastAsia" w:hAnsiTheme="minorHAnsi"/>
              <w:noProof/>
              <w:color w:val="auto"/>
              <w:kern w:val="2"/>
              <w:sz w:val="24"/>
              <w:szCs w:val="24"/>
              <w:lang w:val="en-CH" w:eastAsia="en-GB"/>
              <w14:ligatures w14:val="standardContextual"/>
            </w:rPr>
          </w:rPrChange>
        </w:rPr>
      </w:pPr>
      <w:del w:id="1095" w:author="Attila Vizhanyo" w:date="2024-01-02T18:33:00Z">
        <w:r w:rsidRPr="00C03B2B" w:rsidDel="00C03B2B">
          <w:rPr>
            <w:noProof/>
            <w:lang w:val="en-US"/>
            <w:rPrChange w:id="1096" w:author="Attila Vizhanyo" w:date="2024-01-02T18:35:00Z">
              <w:rPr>
                <w:rStyle w:val="Hyperlink"/>
                <w:noProof/>
                <w:lang w:val="en-US"/>
              </w:rPr>
            </w:rPrChange>
          </w:rPr>
          <w:delText>2.3</w:delText>
        </w:r>
        <w:r w:rsidRPr="00C03B2B" w:rsidDel="00C03B2B">
          <w:rPr>
            <w:rFonts w:asciiTheme="minorHAnsi" w:eastAsiaTheme="minorEastAsia" w:hAnsiTheme="minorHAnsi"/>
            <w:noProof/>
            <w:color w:val="auto"/>
            <w:kern w:val="2"/>
            <w:sz w:val="24"/>
            <w:szCs w:val="24"/>
            <w:lang w:val="en-US" w:eastAsia="en-GB"/>
            <w14:ligatures w14:val="standardContextual"/>
            <w:rPrChange w:id="109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sidDel="00C03B2B">
          <w:rPr>
            <w:noProof/>
            <w:lang w:val="en-US"/>
            <w:rPrChange w:id="1098" w:author="Attila Vizhanyo" w:date="2024-01-02T18:35:00Z">
              <w:rPr>
                <w:rStyle w:val="Hyperlink"/>
                <w:noProof/>
                <w:lang w:val="en-US"/>
              </w:rPr>
            </w:rPrChange>
          </w:rPr>
          <w:delText>Function catalog</w:delText>
        </w:r>
        <w:r w:rsidRPr="00C03B2B" w:rsidDel="00C03B2B">
          <w:rPr>
            <w:noProof/>
            <w:webHidden/>
            <w:lang w:val="en-US"/>
            <w:rPrChange w:id="1099" w:author="Attila Vizhanyo" w:date="2024-01-02T18:35:00Z">
              <w:rPr>
                <w:noProof/>
                <w:webHidden/>
              </w:rPr>
            </w:rPrChange>
          </w:rPr>
          <w:tab/>
        </w:r>
      </w:del>
      <w:del w:id="1100" w:author="Attila Vizhanyo" w:date="2024-01-02T18:32:00Z">
        <w:r w:rsidRPr="00C03B2B" w:rsidDel="00C03B2B">
          <w:rPr>
            <w:noProof/>
            <w:webHidden/>
            <w:lang w:val="en-US"/>
            <w:rPrChange w:id="1101" w:author="Attila Vizhanyo" w:date="2024-01-02T18:35:00Z">
              <w:rPr>
                <w:noProof/>
                <w:webHidden/>
              </w:rPr>
            </w:rPrChange>
          </w:rPr>
          <w:delText>4</w:delText>
        </w:r>
      </w:del>
    </w:p>
    <w:p w14:paraId="665B7BBF" w14:textId="2C14433B" w:rsidR="0052139D" w:rsidRPr="00C03B2B" w:rsidDel="00C03B2B" w:rsidRDefault="0052139D">
      <w:pPr>
        <w:pStyle w:val="TOC1"/>
        <w:tabs>
          <w:tab w:val="left" w:pos="720"/>
          <w:tab w:val="right" w:leader="dot" w:pos="9061"/>
        </w:tabs>
        <w:rPr>
          <w:del w:id="1102" w:author="Attila Vizhanyo" w:date="2024-01-02T18:33:00Z"/>
          <w:rFonts w:asciiTheme="minorHAnsi" w:eastAsiaTheme="minorEastAsia" w:hAnsiTheme="minorHAnsi"/>
          <w:b w:val="0"/>
          <w:noProof/>
          <w:color w:val="auto"/>
          <w:kern w:val="2"/>
          <w:sz w:val="24"/>
          <w:szCs w:val="24"/>
          <w:lang w:val="en-US" w:eastAsia="en-GB"/>
          <w14:ligatures w14:val="standardContextual"/>
          <w:rPrChange w:id="1103" w:author="Attila Vizhanyo" w:date="2024-01-02T18:35:00Z">
            <w:rPr>
              <w:del w:id="1104" w:author="Attila Vizhanyo" w:date="2024-01-02T18:33:00Z"/>
              <w:rFonts w:asciiTheme="minorHAnsi" w:eastAsiaTheme="minorEastAsia" w:hAnsiTheme="minorHAnsi"/>
              <w:b w:val="0"/>
              <w:noProof/>
              <w:color w:val="auto"/>
              <w:kern w:val="2"/>
              <w:sz w:val="24"/>
              <w:szCs w:val="24"/>
              <w:lang w:val="en-CH" w:eastAsia="en-GB"/>
              <w14:ligatures w14:val="standardContextual"/>
            </w:rPr>
          </w:rPrChange>
        </w:rPr>
      </w:pPr>
      <w:del w:id="1105" w:author="Attila Vizhanyo" w:date="2024-01-02T18:33:00Z">
        <w:r w:rsidRPr="00C03B2B" w:rsidDel="00C03B2B">
          <w:rPr>
            <w:noProof/>
            <w:lang w:val="en-US"/>
            <w:rPrChange w:id="1106" w:author="Attila Vizhanyo" w:date="2024-01-02T18:35:00Z">
              <w:rPr>
                <w:rStyle w:val="Hyperlink"/>
                <w:noProof/>
                <w:lang w:val="en-US"/>
              </w:rPr>
            </w:rPrChange>
          </w:rPr>
          <w:delText>3</w:delText>
        </w:r>
        <w:r w:rsidRPr="00C03B2B" w:rsidDel="00C03B2B">
          <w:rPr>
            <w:rFonts w:asciiTheme="minorHAnsi" w:eastAsiaTheme="minorEastAsia" w:hAnsiTheme="minorHAnsi"/>
            <w:b w:val="0"/>
            <w:noProof/>
            <w:color w:val="auto"/>
            <w:kern w:val="2"/>
            <w:sz w:val="24"/>
            <w:szCs w:val="24"/>
            <w:lang w:val="en-US" w:eastAsia="en-GB"/>
            <w14:ligatures w14:val="standardContextual"/>
            <w:rPrChange w:id="1107" w:author="Attila Vizhanyo" w:date="2024-01-02T18:35:00Z">
              <w:rPr>
                <w:rFonts w:asciiTheme="minorHAnsi" w:eastAsiaTheme="minorEastAsia" w:hAnsiTheme="minorHAnsi"/>
                <w:b w:val="0"/>
                <w:noProof/>
                <w:color w:val="auto"/>
                <w:kern w:val="2"/>
                <w:sz w:val="24"/>
                <w:szCs w:val="24"/>
                <w:lang w:val="en-CH" w:eastAsia="en-GB"/>
                <w14:ligatures w14:val="standardContextual"/>
              </w:rPr>
            </w:rPrChange>
          </w:rPr>
          <w:tab/>
        </w:r>
        <w:r w:rsidRPr="00C03B2B" w:rsidDel="00C03B2B">
          <w:rPr>
            <w:noProof/>
            <w:lang w:val="en-US"/>
            <w:rPrChange w:id="1108" w:author="Attila Vizhanyo" w:date="2024-01-02T18:35:00Z">
              <w:rPr>
                <w:rStyle w:val="Hyperlink"/>
                <w:noProof/>
                <w:lang w:val="en-US"/>
              </w:rPr>
            </w:rPrChange>
          </w:rPr>
          <w:delText>Color Chess</w:delText>
        </w:r>
        <w:r w:rsidRPr="00C03B2B" w:rsidDel="00C03B2B">
          <w:rPr>
            <w:noProof/>
            <w:webHidden/>
            <w:lang w:val="en-US"/>
            <w:rPrChange w:id="1109" w:author="Attila Vizhanyo" w:date="2024-01-02T18:35:00Z">
              <w:rPr>
                <w:noProof/>
                <w:webHidden/>
              </w:rPr>
            </w:rPrChange>
          </w:rPr>
          <w:tab/>
        </w:r>
      </w:del>
      <w:del w:id="1110" w:author="Attila Vizhanyo" w:date="2024-01-02T18:32:00Z">
        <w:r w:rsidRPr="00C03B2B" w:rsidDel="00C03B2B">
          <w:rPr>
            <w:noProof/>
            <w:webHidden/>
            <w:lang w:val="en-US"/>
            <w:rPrChange w:id="1111" w:author="Attila Vizhanyo" w:date="2024-01-02T18:35:00Z">
              <w:rPr>
                <w:noProof/>
                <w:webHidden/>
              </w:rPr>
            </w:rPrChange>
          </w:rPr>
          <w:delText>5</w:delText>
        </w:r>
      </w:del>
    </w:p>
    <w:p w14:paraId="5EA72E25" w14:textId="2063F159" w:rsidR="0052139D" w:rsidRPr="00C03B2B" w:rsidDel="00C03B2B" w:rsidRDefault="0052139D">
      <w:pPr>
        <w:pStyle w:val="TOC2"/>
        <w:tabs>
          <w:tab w:val="left" w:pos="720"/>
          <w:tab w:val="right" w:leader="dot" w:pos="9061"/>
        </w:tabs>
        <w:rPr>
          <w:del w:id="1112" w:author="Attila Vizhanyo" w:date="2024-01-02T18:33:00Z"/>
          <w:rFonts w:asciiTheme="minorHAnsi" w:eastAsiaTheme="minorEastAsia" w:hAnsiTheme="minorHAnsi"/>
          <w:noProof/>
          <w:color w:val="auto"/>
          <w:kern w:val="2"/>
          <w:sz w:val="24"/>
          <w:szCs w:val="24"/>
          <w:lang w:val="en-US" w:eastAsia="en-GB"/>
          <w14:ligatures w14:val="standardContextual"/>
          <w:rPrChange w:id="1113" w:author="Attila Vizhanyo" w:date="2024-01-02T18:35:00Z">
            <w:rPr>
              <w:del w:id="1114" w:author="Attila Vizhanyo" w:date="2024-01-02T18:33:00Z"/>
              <w:rFonts w:asciiTheme="minorHAnsi" w:eastAsiaTheme="minorEastAsia" w:hAnsiTheme="minorHAnsi"/>
              <w:noProof/>
              <w:color w:val="auto"/>
              <w:kern w:val="2"/>
              <w:sz w:val="24"/>
              <w:szCs w:val="24"/>
              <w:lang w:val="en-CH" w:eastAsia="en-GB"/>
              <w14:ligatures w14:val="standardContextual"/>
            </w:rPr>
          </w:rPrChange>
        </w:rPr>
      </w:pPr>
      <w:del w:id="1115" w:author="Attila Vizhanyo" w:date="2024-01-02T18:33:00Z">
        <w:r w:rsidRPr="00C03B2B" w:rsidDel="00C03B2B">
          <w:rPr>
            <w:noProof/>
            <w:lang w:val="en-US"/>
            <w:rPrChange w:id="1116" w:author="Attila Vizhanyo" w:date="2024-01-02T18:35:00Z">
              <w:rPr>
                <w:rStyle w:val="Hyperlink"/>
                <w:noProof/>
                <w:lang w:val="en-US"/>
              </w:rPr>
            </w:rPrChange>
          </w:rPr>
          <w:delText>3.1</w:delText>
        </w:r>
        <w:r w:rsidRPr="00C03B2B" w:rsidDel="00C03B2B">
          <w:rPr>
            <w:rFonts w:asciiTheme="minorHAnsi" w:eastAsiaTheme="minorEastAsia" w:hAnsiTheme="minorHAnsi"/>
            <w:noProof/>
            <w:color w:val="auto"/>
            <w:kern w:val="2"/>
            <w:sz w:val="24"/>
            <w:szCs w:val="24"/>
            <w:lang w:val="en-US" w:eastAsia="en-GB"/>
            <w14:ligatures w14:val="standardContextual"/>
            <w:rPrChange w:id="111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sidDel="00C03B2B">
          <w:rPr>
            <w:noProof/>
            <w:lang w:val="en-US"/>
            <w:rPrChange w:id="1118" w:author="Attila Vizhanyo" w:date="2024-01-02T18:35:00Z">
              <w:rPr>
                <w:rStyle w:val="Hyperlink"/>
                <w:noProof/>
                <w:lang w:val="en-US"/>
              </w:rPr>
            </w:rPrChange>
          </w:rPr>
          <w:delText>Rules of Color Chess</w:delText>
        </w:r>
        <w:r w:rsidRPr="00C03B2B" w:rsidDel="00C03B2B">
          <w:rPr>
            <w:noProof/>
            <w:webHidden/>
            <w:lang w:val="en-US"/>
            <w:rPrChange w:id="1119" w:author="Attila Vizhanyo" w:date="2024-01-02T18:35:00Z">
              <w:rPr>
                <w:noProof/>
                <w:webHidden/>
              </w:rPr>
            </w:rPrChange>
          </w:rPr>
          <w:tab/>
        </w:r>
      </w:del>
      <w:del w:id="1120" w:author="Attila Vizhanyo" w:date="2024-01-02T18:32:00Z">
        <w:r w:rsidRPr="00C03B2B" w:rsidDel="00C03B2B">
          <w:rPr>
            <w:noProof/>
            <w:webHidden/>
            <w:lang w:val="en-US"/>
            <w:rPrChange w:id="1121" w:author="Attila Vizhanyo" w:date="2024-01-02T18:35:00Z">
              <w:rPr>
                <w:noProof/>
                <w:webHidden/>
              </w:rPr>
            </w:rPrChange>
          </w:rPr>
          <w:delText>5</w:delText>
        </w:r>
      </w:del>
    </w:p>
    <w:p w14:paraId="4EA22086" w14:textId="352E9EAD" w:rsidR="0052139D" w:rsidRPr="00C03B2B" w:rsidDel="00C03B2B" w:rsidRDefault="0052139D">
      <w:pPr>
        <w:pStyle w:val="TOC2"/>
        <w:tabs>
          <w:tab w:val="left" w:pos="720"/>
          <w:tab w:val="right" w:leader="dot" w:pos="9061"/>
        </w:tabs>
        <w:rPr>
          <w:del w:id="1122" w:author="Attila Vizhanyo" w:date="2024-01-02T18:33:00Z"/>
          <w:rFonts w:asciiTheme="minorHAnsi" w:eastAsiaTheme="minorEastAsia" w:hAnsiTheme="minorHAnsi"/>
          <w:noProof/>
          <w:color w:val="auto"/>
          <w:kern w:val="2"/>
          <w:sz w:val="24"/>
          <w:szCs w:val="24"/>
          <w:lang w:val="en-US" w:eastAsia="en-GB"/>
          <w14:ligatures w14:val="standardContextual"/>
          <w:rPrChange w:id="1123" w:author="Attila Vizhanyo" w:date="2024-01-02T18:35:00Z">
            <w:rPr>
              <w:del w:id="1124" w:author="Attila Vizhanyo" w:date="2024-01-02T18:33:00Z"/>
              <w:rFonts w:asciiTheme="minorHAnsi" w:eastAsiaTheme="minorEastAsia" w:hAnsiTheme="minorHAnsi"/>
              <w:noProof/>
              <w:color w:val="auto"/>
              <w:kern w:val="2"/>
              <w:sz w:val="24"/>
              <w:szCs w:val="24"/>
              <w:lang w:val="en-CH" w:eastAsia="en-GB"/>
              <w14:ligatures w14:val="standardContextual"/>
            </w:rPr>
          </w:rPrChange>
        </w:rPr>
      </w:pPr>
      <w:del w:id="1125" w:author="Attila Vizhanyo" w:date="2024-01-02T18:33:00Z">
        <w:r w:rsidRPr="00C03B2B" w:rsidDel="00C03B2B">
          <w:rPr>
            <w:noProof/>
            <w:lang w:val="en-US"/>
            <w:rPrChange w:id="1126" w:author="Attila Vizhanyo" w:date="2024-01-02T18:35:00Z">
              <w:rPr>
                <w:rStyle w:val="Hyperlink"/>
                <w:noProof/>
                <w:lang w:val="en-US"/>
              </w:rPr>
            </w:rPrChange>
          </w:rPr>
          <w:delText>3.2</w:delText>
        </w:r>
        <w:r w:rsidRPr="00C03B2B" w:rsidDel="00C03B2B">
          <w:rPr>
            <w:rFonts w:asciiTheme="minorHAnsi" w:eastAsiaTheme="minorEastAsia" w:hAnsiTheme="minorHAnsi"/>
            <w:noProof/>
            <w:color w:val="auto"/>
            <w:kern w:val="2"/>
            <w:sz w:val="24"/>
            <w:szCs w:val="24"/>
            <w:lang w:val="en-US" w:eastAsia="en-GB"/>
            <w14:ligatures w14:val="standardContextual"/>
            <w:rPrChange w:id="112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sidDel="00C03B2B">
          <w:rPr>
            <w:noProof/>
            <w:lang w:val="en-US"/>
            <w:rPrChange w:id="1128" w:author="Attila Vizhanyo" w:date="2024-01-02T18:35:00Z">
              <w:rPr>
                <w:rStyle w:val="Hyperlink"/>
                <w:noProof/>
                <w:lang w:val="en-US"/>
              </w:rPr>
            </w:rPrChange>
          </w:rPr>
          <w:delText>Implementation of Color Chess</w:delText>
        </w:r>
        <w:r w:rsidRPr="00C03B2B" w:rsidDel="00C03B2B">
          <w:rPr>
            <w:noProof/>
            <w:webHidden/>
            <w:lang w:val="en-US"/>
            <w:rPrChange w:id="1129" w:author="Attila Vizhanyo" w:date="2024-01-02T18:35:00Z">
              <w:rPr>
                <w:noProof/>
                <w:webHidden/>
              </w:rPr>
            </w:rPrChange>
          </w:rPr>
          <w:tab/>
        </w:r>
      </w:del>
      <w:del w:id="1130" w:author="Attila Vizhanyo" w:date="2024-01-02T18:32:00Z">
        <w:r w:rsidRPr="00C03B2B" w:rsidDel="00C03B2B">
          <w:rPr>
            <w:noProof/>
            <w:webHidden/>
            <w:lang w:val="en-US"/>
            <w:rPrChange w:id="1131" w:author="Attila Vizhanyo" w:date="2024-01-02T18:35:00Z">
              <w:rPr>
                <w:noProof/>
                <w:webHidden/>
              </w:rPr>
            </w:rPrChange>
          </w:rPr>
          <w:delText>5</w:delText>
        </w:r>
      </w:del>
    </w:p>
    <w:p w14:paraId="3CC6A1C7" w14:textId="588A274A" w:rsidR="0052139D" w:rsidRPr="00C03B2B" w:rsidDel="00C03B2B" w:rsidRDefault="0052139D">
      <w:pPr>
        <w:pStyle w:val="TOC1"/>
        <w:tabs>
          <w:tab w:val="left" w:pos="720"/>
          <w:tab w:val="right" w:leader="dot" w:pos="9061"/>
        </w:tabs>
        <w:rPr>
          <w:del w:id="1132" w:author="Attila Vizhanyo" w:date="2024-01-02T18:33:00Z"/>
          <w:rFonts w:asciiTheme="minorHAnsi" w:eastAsiaTheme="minorEastAsia" w:hAnsiTheme="minorHAnsi"/>
          <w:b w:val="0"/>
          <w:noProof/>
          <w:color w:val="auto"/>
          <w:kern w:val="2"/>
          <w:sz w:val="24"/>
          <w:szCs w:val="24"/>
          <w:lang w:val="en-US" w:eastAsia="en-GB"/>
          <w14:ligatures w14:val="standardContextual"/>
          <w:rPrChange w:id="1133" w:author="Attila Vizhanyo" w:date="2024-01-02T18:35:00Z">
            <w:rPr>
              <w:del w:id="1134" w:author="Attila Vizhanyo" w:date="2024-01-02T18:33:00Z"/>
              <w:rFonts w:asciiTheme="minorHAnsi" w:eastAsiaTheme="minorEastAsia" w:hAnsiTheme="minorHAnsi"/>
              <w:b w:val="0"/>
              <w:noProof/>
              <w:color w:val="auto"/>
              <w:kern w:val="2"/>
              <w:sz w:val="24"/>
              <w:szCs w:val="24"/>
              <w:lang w:val="en-CH" w:eastAsia="en-GB"/>
              <w14:ligatures w14:val="standardContextual"/>
            </w:rPr>
          </w:rPrChange>
        </w:rPr>
      </w:pPr>
      <w:del w:id="1135" w:author="Attila Vizhanyo" w:date="2024-01-02T18:33:00Z">
        <w:r w:rsidRPr="00C03B2B" w:rsidDel="00C03B2B">
          <w:rPr>
            <w:noProof/>
            <w:lang w:val="en-US"/>
            <w:rPrChange w:id="1136" w:author="Attila Vizhanyo" w:date="2024-01-02T18:35:00Z">
              <w:rPr>
                <w:rStyle w:val="Hyperlink"/>
                <w:noProof/>
                <w:lang w:val="en-US"/>
              </w:rPr>
            </w:rPrChange>
          </w:rPr>
          <w:delText>4</w:delText>
        </w:r>
        <w:r w:rsidRPr="00C03B2B" w:rsidDel="00C03B2B">
          <w:rPr>
            <w:rFonts w:asciiTheme="minorHAnsi" w:eastAsiaTheme="minorEastAsia" w:hAnsiTheme="minorHAnsi"/>
            <w:b w:val="0"/>
            <w:noProof/>
            <w:color w:val="auto"/>
            <w:kern w:val="2"/>
            <w:sz w:val="24"/>
            <w:szCs w:val="24"/>
            <w:lang w:val="en-US" w:eastAsia="en-GB"/>
            <w14:ligatures w14:val="standardContextual"/>
            <w:rPrChange w:id="1137" w:author="Attila Vizhanyo" w:date="2024-01-02T18:35:00Z">
              <w:rPr>
                <w:rFonts w:asciiTheme="minorHAnsi" w:eastAsiaTheme="minorEastAsia" w:hAnsiTheme="minorHAnsi"/>
                <w:b w:val="0"/>
                <w:noProof/>
                <w:color w:val="auto"/>
                <w:kern w:val="2"/>
                <w:sz w:val="24"/>
                <w:szCs w:val="24"/>
                <w:lang w:val="en-CH" w:eastAsia="en-GB"/>
                <w14:ligatures w14:val="standardContextual"/>
              </w:rPr>
            </w:rPrChange>
          </w:rPr>
          <w:tab/>
        </w:r>
        <w:r w:rsidRPr="00C03B2B" w:rsidDel="00C03B2B">
          <w:rPr>
            <w:noProof/>
            <w:lang w:val="en-US"/>
            <w:rPrChange w:id="1138" w:author="Attila Vizhanyo" w:date="2024-01-02T18:35:00Z">
              <w:rPr>
                <w:rStyle w:val="Hyperlink"/>
                <w:noProof/>
                <w:lang w:val="en-US"/>
              </w:rPr>
            </w:rPrChange>
          </w:rPr>
          <w:delText>Chaotic Chess</w:delText>
        </w:r>
        <w:r w:rsidRPr="00C03B2B" w:rsidDel="00C03B2B">
          <w:rPr>
            <w:noProof/>
            <w:webHidden/>
            <w:lang w:val="en-US"/>
            <w:rPrChange w:id="1139" w:author="Attila Vizhanyo" w:date="2024-01-02T18:35:00Z">
              <w:rPr>
                <w:noProof/>
                <w:webHidden/>
              </w:rPr>
            </w:rPrChange>
          </w:rPr>
          <w:tab/>
        </w:r>
      </w:del>
      <w:del w:id="1140" w:author="Attila Vizhanyo" w:date="2024-01-02T18:32:00Z">
        <w:r w:rsidRPr="00C03B2B" w:rsidDel="00C03B2B">
          <w:rPr>
            <w:noProof/>
            <w:webHidden/>
            <w:lang w:val="en-US"/>
            <w:rPrChange w:id="1141" w:author="Attila Vizhanyo" w:date="2024-01-02T18:35:00Z">
              <w:rPr>
                <w:noProof/>
                <w:webHidden/>
              </w:rPr>
            </w:rPrChange>
          </w:rPr>
          <w:delText>6</w:delText>
        </w:r>
      </w:del>
    </w:p>
    <w:p w14:paraId="2B3914C1" w14:textId="471236EC" w:rsidR="0052139D" w:rsidRPr="00C03B2B" w:rsidDel="00C03B2B" w:rsidRDefault="0052139D">
      <w:pPr>
        <w:pStyle w:val="TOC2"/>
        <w:tabs>
          <w:tab w:val="left" w:pos="720"/>
          <w:tab w:val="right" w:leader="dot" w:pos="9061"/>
        </w:tabs>
        <w:rPr>
          <w:del w:id="1142" w:author="Attila Vizhanyo" w:date="2024-01-02T18:33:00Z"/>
          <w:rFonts w:asciiTheme="minorHAnsi" w:eastAsiaTheme="minorEastAsia" w:hAnsiTheme="minorHAnsi"/>
          <w:noProof/>
          <w:color w:val="auto"/>
          <w:kern w:val="2"/>
          <w:sz w:val="24"/>
          <w:szCs w:val="24"/>
          <w:lang w:val="en-US" w:eastAsia="en-GB"/>
          <w14:ligatures w14:val="standardContextual"/>
          <w:rPrChange w:id="1143" w:author="Attila Vizhanyo" w:date="2024-01-02T18:35:00Z">
            <w:rPr>
              <w:del w:id="1144" w:author="Attila Vizhanyo" w:date="2024-01-02T18:33:00Z"/>
              <w:rFonts w:asciiTheme="minorHAnsi" w:eastAsiaTheme="minorEastAsia" w:hAnsiTheme="minorHAnsi"/>
              <w:noProof/>
              <w:color w:val="auto"/>
              <w:kern w:val="2"/>
              <w:sz w:val="24"/>
              <w:szCs w:val="24"/>
              <w:lang w:val="en-CH" w:eastAsia="en-GB"/>
              <w14:ligatures w14:val="standardContextual"/>
            </w:rPr>
          </w:rPrChange>
        </w:rPr>
      </w:pPr>
      <w:del w:id="1145" w:author="Attila Vizhanyo" w:date="2024-01-02T18:33:00Z">
        <w:r w:rsidRPr="00C03B2B" w:rsidDel="00C03B2B">
          <w:rPr>
            <w:noProof/>
            <w:lang w:val="en-US"/>
            <w:rPrChange w:id="1146" w:author="Attila Vizhanyo" w:date="2024-01-02T18:35:00Z">
              <w:rPr>
                <w:rStyle w:val="Hyperlink"/>
                <w:noProof/>
                <w:lang w:val="en-US"/>
              </w:rPr>
            </w:rPrChange>
          </w:rPr>
          <w:delText>4.1</w:delText>
        </w:r>
        <w:r w:rsidRPr="00C03B2B" w:rsidDel="00C03B2B">
          <w:rPr>
            <w:rFonts w:asciiTheme="minorHAnsi" w:eastAsiaTheme="minorEastAsia" w:hAnsiTheme="minorHAnsi"/>
            <w:noProof/>
            <w:color w:val="auto"/>
            <w:kern w:val="2"/>
            <w:sz w:val="24"/>
            <w:szCs w:val="24"/>
            <w:lang w:val="en-US" w:eastAsia="en-GB"/>
            <w14:ligatures w14:val="standardContextual"/>
            <w:rPrChange w:id="114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sidDel="00C03B2B">
          <w:rPr>
            <w:noProof/>
            <w:lang w:val="en-US"/>
            <w:rPrChange w:id="1148" w:author="Attila Vizhanyo" w:date="2024-01-02T18:35:00Z">
              <w:rPr>
                <w:rStyle w:val="Hyperlink"/>
                <w:noProof/>
                <w:lang w:val="en-US"/>
              </w:rPr>
            </w:rPrChange>
          </w:rPr>
          <w:delText>Rules of Chaotic Chess</w:delText>
        </w:r>
        <w:r w:rsidRPr="00C03B2B" w:rsidDel="00C03B2B">
          <w:rPr>
            <w:noProof/>
            <w:webHidden/>
            <w:lang w:val="en-US"/>
            <w:rPrChange w:id="1149" w:author="Attila Vizhanyo" w:date="2024-01-02T18:35:00Z">
              <w:rPr>
                <w:noProof/>
                <w:webHidden/>
              </w:rPr>
            </w:rPrChange>
          </w:rPr>
          <w:tab/>
        </w:r>
      </w:del>
      <w:del w:id="1150" w:author="Attila Vizhanyo" w:date="2024-01-02T18:32:00Z">
        <w:r w:rsidRPr="00C03B2B" w:rsidDel="00C03B2B">
          <w:rPr>
            <w:noProof/>
            <w:webHidden/>
            <w:lang w:val="en-US"/>
            <w:rPrChange w:id="1151" w:author="Attila Vizhanyo" w:date="2024-01-02T18:35:00Z">
              <w:rPr>
                <w:noProof/>
                <w:webHidden/>
              </w:rPr>
            </w:rPrChange>
          </w:rPr>
          <w:delText>6</w:delText>
        </w:r>
      </w:del>
    </w:p>
    <w:p w14:paraId="47DDF233" w14:textId="20D1CAF0" w:rsidR="0052139D" w:rsidRPr="00C03B2B" w:rsidDel="00C03B2B" w:rsidRDefault="0052139D">
      <w:pPr>
        <w:pStyle w:val="TOC3"/>
        <w:tabs>
          <w:tab w:val="left" w:pos="960"/>
          <w:tab w:val="right" w:leader="dot" w:pos="9061"/>
        </w:tabs>
        <w:rPr>
          <w:del w:id="1152" w:author="Attila Vizhanyo" w:date="2024-01-02T18:33:00Z"/>
          <w:rFonts w:asciiTheme="minorHAnsi" w:eastAsiaTheme="minorEastAsia" w:hAnsiTheme="minorHAnsi"/>
          <w:noProof/>
          <w:color w:val="auto"/>
          <w:kern w:val="2"/>
          <w:sz w:val="24"/>
          <w:szCs w:val="24"/>
          <w:lang w:val="en-US" w:eastAsia="en-GB"/>
          <w14:ligatures w14:val="standardContextual"/>
          <w:rPrChange w:id="1153" w:author="Attila Vizhanyo" w:date="2024-01-02T18:35:00Z">
            <w:rPr>
              <w:del w:id="1154" w:author="Attila Vizhanyo" w:date="2024-01-02T18:33:00Z"/>
              <w:rFonts w:asciiTheme="minorHAnsi" w:eastAsiaTheme="minorEastAsia" w:hAnsiTheme="minorHAnsi"/>
              <w:noProof/>
              <w:color w:val="auto"/>
              <w:kern w:val="2"/>
              <w:sz w:val="24"/>
              <w:szCs w:val="24"/>
              <w:lang w:val="en-CH" w:eastAsia="en-GB"/>
              <w14:ligatures w14:val="standardContextual"/>
            </w:rPr>
          </w:rPrChange>
        </w:rPr>
      </w:pPr>
      <w:del w:id="1155" w:author="Attila Vizhanyo" w:date="2024-01-02T18:33:00Z">
        <w:r w:rsidRPr="00C03B2B" w:rsidDel="00C03B2B">
          <w:rPr>
            <w:noProof/>
            <w:lang w:val="en-US"/>
            <w:rPrChange w:id="1156" w:author="Attila Vizhanyo" w:date="2024-01-02T18:35:00Z">
              <w:rPr>
                <w:rStyle w:val="Hyperlink"/>
                <w:noProof/>
                <w:lang w:val="en-US"/>
              </w:rPr>
            </w:rPrChange>
          </w:rPr>
          <w:delText>4.1.1</w:delText>
        </w:r>
        <w:r w:rsidRPr="00C03B2B" w:rsidDel="00C03B2B">
          <w:rPr>
            <w:rFonts w:asciiTheme="minorHAnsi" w:eastAsiaTheme="minorEastAsia" w:hAnsiTheme="minorHAnsi"/>
            <w:noProof/>
            <w:color w:val="auto"/>
            <w:kern w:val="2"/>
            <w:sz w:val="24"/>
            <w:szCs w:val="24"/>
            <w:lang w:val="en-US" w:eastAsia="en-GB"/>
            <w14:ligatures w14:val="standardContextual"/>
            <w:rPrChange w:id="115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sidDel="00C03B2B">
          <w:rPr>
            <w:noProof/>
            <w:lang w:val="en-US"/>
            <w:rPrChange w:id="1158" w:author="Attila Vizhanyo" w:date="2024-01-02T18:35:00Z">
              <w:rPr>
                <w:rStyle w:val="Hyperlink"/>
                <w:noProof/>
                <w:lang w:val="en-US"/>
              </w:rPr>
            </w:rPrChange>
          </w:rPr>
          <w:delText>Barrier</w:delText>
        </w:r>
        <w:r w:rsidRPr="00C03B2B" w:rsidDel="00C03B2B">
          <w:rPr>
            <w:noProof/>
            <w:webHidden/>
            <w:lang w:val="en-US"/>
            <w:rPrChange w:id="1159" w:author="Attila Vizhanyo" w:date="2024-01-02T18:35:00Z">
              <w:rPr>
                <w:noProof/>
                <w:webHidden/>
              </w:rPr>
            </w:rPrChange>
          </w:rPr>
          <w:tab/>
        </w:r>
      </w:del>
      <w:del w:id="1160" w:author="Attila Vizhanyo" w:date="2024-01-02T18:32:00Z">
        <w:r w:rsidRPr="00C03B2B" w:rsidDel="00C03B2B">
          <w:rPr>
            <w:noProof/>
            <w:webHidden/>
            <w:lang w:val="en-US"/>
            <w:rPrChange w:id="1161" w:author="Attila Vizhanyo" w:date="2024-01-02T18:35:00Z">
              <w:rPr>
                <w:noProof/>
                <w:webHidden/>
              </w:rPr>
            </w:rPrChange>
          </w:rPr>
          <w:delText>6</w:delText>
        </w:r>
      </w:del>
    </w:p>
    <w:p w14:paraId="28A1704F" w14:textId="2B630C71" w:rsidR="0052139D" w:rsidRPr="00C03B2B" w:rsidDel="00C03B2B" w:rsidRDefault="0052139D">
      <w:pPr>
        <w:pStyle w:val="TOC3"/>
        <w:tabs>
          <w:tab w:val="left" w:pos="960"/>
          <w:tab w:val="right" w:leader="dot" w:pos="9061"/>
        </w:tabs>
        <w:rPr>
          <w:del w:id="1162" w:author="Attila Vizhanyo" w:date="2024-01-02T18:33:00Z"/>
          <w:rFonts w:asciiTheme="minorHAnsi" w:eastAsiaTheme="minorEastAsia" w:hAnsiTheme="minorHAnsi"/>
          <w:noProof/>
          <w:color w:val="auto"/>
          <w:kern w:val="2"/>
          <w:sz w:val="24"/>
          <w:szCs w:val="24"/>
          <w:lang w:val="en-US" w:eastAsia="en-GB"/>
          <w14:ligatures w14:val="standardContextual"/>
          <w:rPrChange w:id="1163" w:author="Attila Vizhanyo" w:date="2024-01-02T18:35:00Z">
            <w:rPr>
              <w:del w:id="1164" w:author="Attila Vizhanyo" w:date="2024-01-02T18:33:00Z"/>
              <w:rFonts w:asciiTheme="minorHAnsi" w:eastAsiaTheme="minorEastAsia" w:hAnsiTheme="minorHAnsi"/>
              <w:noProof/>
              <w:color w:val="auto"/>
              <w:kern w:val="2"/>
              <w:sz w:val="24"/>
              <w:szCs w:val="24"/>
              <w:lang w:val="en-CH" w:eastAsia="en-GB"/>
              <w14:ligatures w14:val="standardContextual"/>
            </w:rPr>
          </w:rPrChange>
        </w:rPr>
      </w:pPr>
      <w:del w:id="1165" w:author="Attila Vizhanyo" w:date="2024-01-02T18:33:00Z">
        <w:r w:rsidRPr="00C03B2B" w:rsidDel="00C03B2B">
          <w:rPr>
            <w:noProof/>
            <w:lang w:val="en-US"/>
            <w:rPrChange w:id="1166" w:author="Attila Vizhanyo" w:date="2024-01-02T18:35:00Z">
              <w:rPr>
                <w:rStyle w:val="Hyperlink"/>
                <w:noProof/>
                <w:lang w:val="en-US"/>
              </w:rPr>
            </w:rPrChange>
          </w:rPr>
          <w:delText>4.1.2</w:delText>
        </w:r>
        <w:r w:rsidRPr="00C03B2B" w:rsidDel="00C03B2B">
          <w:rPr>
            <w:rFonts w:asciiTheme="minorHAnsi" w:eastAsiaTheme="minorEastAsia" w:hAnsiTheme="minorHAnsi"/>
            <w:noProof/>
            <w:color w:val="auto"/>
            <w:kern w:val="2"/>
            <w:sz w:val="24"/>
            <w:szCs w:val="24"/>
            <w:lang w:val="en-US" w:eastAsia="en-GB"/>
            <w14:ligatures w14:val="standardContextual"/>
            <w:rPrChange w:id="116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sidDel="00C03B2B">
          <w:rPr>
            <w:noProof/>
            <w:lang w:val="en-US"/>
            <w:rPrChange w:id="1168" w:author="Attila Vizhanyo" w:date="2024-01-02T18:35:00Z">
              <w:rPr>
                <w:rStyle w:val="Hyperlink"/>
                <w:noProof/>
                <w:lang w:val="en-US"/>
              </w:rPr>
            </w:rPrChange>
          </w:rPr>
          <w:delText>Shield</w:delText>
        </w:r>
        <w:r w:rsidRPr="00C03B2B" w:rsidDel="00C03B2B">
          <w:rPr>
            <w:noProof/>
            <w:webHidden/>
            <w:lang w:val="en-US"/>
            <w:rPrChange w:id="1169" w:author="Attila Vizhanyo" w:date="2024-01-02T18:35:00Z">
              <w:rPr>
                <w:noProof/>
                <w:webHidden/>
              </w:rPr>
            </w:rPrChange>
          </w:rPr>
          <w:tab/>
        </w:r>
      </w:del>
      <w:del w:id="1170" w:author="Attila Vizhanyo" w:date="2024-01-02T18:32:00Z">
        <w:r w:rsidRPr="00C03B2B" w:rsidDel="00C03B2B">
          <w:rPr>
            <w:noProof/>
            <w:webHidden/>
            <w:lang w:val="en-US"/>
            <w:rPrChange w:id="1171" w:author="Attila Vizhanyo" w:date="2024-01-02T18:35:00Z">
              <w:rPr>
                <w:noProof/>
                <w:webHidden/>
              </w:rPr>
            </w:rPrChange>
          </w:rPr>
          <w:delText>6</w:delText>
        </w:r>
      </w:del>
    </w:p>
    <w:p w14:paraId="545E621C" w14:textId="11E107D2" w:rsidR="0052139D" w:rsidRPr="00C03B2B" w:rsidDel="00C03B2B" w:rsidRDefault="0052139D">
      <w:pPr>
        <w:pStyle w:val="TOC3"/>
        <w:tabs>
          <w:tab w:val="left" w:pos="960"/>
          <w:tab w:val="right" w:leader="dot" w:pos="9061"/>
        </w:tabs>
        <w:rPr>
          <w:del w:id="1172" w:author="Attila Vizhanyo" w:date="2024-01-02T18:33:00Z"/>
          <w:rFonts w:asciiTheme="minorHAnsi" w:eastAsiaTheme="minorEastAsia" w:hAnsiTheme="minorHAnsi"/>
          <w:noProof/>
          <w:color w:val="auto"/>
          <w:kern w:val="2"/>
          <w:sz w:val="24"/>
          <w:szCs w:val="24"/>
          <w:lang w:val="en-US" w:eastAsia="en-GB"/>
          <w14:ligatures w14:val="standardContextual"/>
          <w:rPrChange w:id="1173" w:author="Attila Vizhanyo" w:date="2024-01-02T18:35:00Z">
            <w:rPr>
              <w:del w:id="1174" w:author="Attila Vizhanyo" w:date="2024-01-02T18:33:00Z"/>
              <w:rFonts w:asciiTheme="minorHAnsi" w:eastAsiaTheme="minorEastAsia" w:hAnsiTheme="minorHAnsi"/>
              <w:noProof/>
              <w:color w:val="auto"/>
              <w:kern w:val="2"/>
              <w:sz w:val="24"/>
              <w:szCs w:val="24"/>
              <w:lang w:val="en-CH" w:eastAsia="en-GB"/>
              <w14:ligatures w14:val="standardContextual"/>
            </w:rPr>
          </w:rPrChange>
        </w:rPr>
      </w:pPr>
      <w:del w:id="1175" w:author="Attila Vizhanyo" w:date="2024-01-02T18:33:00Z">
        <w:r w:rsidRPr="00C03B2B" w:rsidDel="00C03B2B">
          <w:rPr>
            <w:noProof/>
            <w:lang w:val="en-US"/>
            <w:rPrChange w:id="1176" w:author="Attila Vizhanyo" w:date="2024-01-02T18:35:00Z">
              <w:rPr>
                <w:rStyle w:val="Hyperlink"/>
                <w:noProof/>
                <w:lang w:val="en-US"/>
              </w:rPr>
            </w:rPrChange>
          </w:rPr>
          <w:delText>4.1.3</w:delText>
        </w:r>
        <w:r w:rsidRPr="00C03B2B" w:rsidDel="00C03B2B">
          <w:rPr>
            <w:rFonts w:asciiTheme="minorHAnsi" w:eastAsiaTheme="minorEastAsia" w:hAnsiTheme="minorHAnsi"/>
            <w:noProof/>
            <w:color w:val="auto"/>
            <w:kern w:val="2"/>
            <w:sz w:val="24"/>
            <w:szCs w:val="24"/>
            <w:lang w:val="en-US" w:eastAsia="en-GB"/>
            <w14:ligatures w14:val="standardContextual"/>
            <w:rPrChange w:id="117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sidDel="00C03B2B">
          <w:rPr>
            <w:noProof/>
            <w:lang w:val="en-US"/>
            <w:rPrChange w:id="1178" w:author="Attila Vizhanyo" w:date="2024-01-02T18:35:00Z">
              <w:rPr>
                <w:rStyle w:val="Hyperlink"/>
                <w:noProof/>
                <w:lang w:val="en-US"/>
              </w:rPr>
            </w:rPrChange>
          </w:rPr>
          <w:delText>Coin</w:delText>
        </w:r>
        <w:r w:rsidRPr="00C03B2B" w:rsidDel="00C03B2B">
          <w:rPr>
            <w:noProof/>
            <w:webHidden/>
            <w:lang w:val="en-US"/>
            <w:rPrChange w:id="1179" w:author="Attila Vizhanyo" w:date="2024-01-02T18:35:00Z">
              <w:rPr>
                <w:noProof/>
                <w:webHidden/>
              </w:rPr>
            </w:rPrChange>
          </w:rPr>
          <w:tab/>
        </w:r>
      </w:del>
      <w:del w:id="1180" w:author="Attila Vizhanyo" w:date="2024-01-02T18:32:00Z">
        <w:r w:rsidRPr="00C03B2B" w:rsidDel="00C03B2B">
          <w:rPr>
            <w:noProof/>
            <w:webHidden/>
            <w:lang w:val="en-US"/>
            <w:rPrChange w:id="1181" w:author="Attila Vizhanyo" w:date="2024-01-02T18:35:00Z">
              <w:rPr>
                <w:noProof/>
                <w:webHidden/>
              </w:rPr>
            </w:rPrChange>
          </w:rPr>
          <w:delText>6</w:delText>
        </w:r>
      </w:del>
    </w:p>
    <w:p w14:paraId="43E6BD17" w14:textId="00F5C2AF" w:rsidR="0052139D" w:rsidRPr="00C03B2B" w:rsidDel="00C03B2B" w:rsidRDefault="0052139D">
      <w:pPr>
        <w:pStyle w:val="TOC3"/>
        <w:tabs>
          <w:tab w:val="left" w:pos="960"/>
          <w:tab w:val="right" w:leader="dot" w:pos="9061"/>
        </w:tabs>
        <w:rPr>
          <w:del w:id="1182" w:author="Attila Vizhanyo" w:date="2024-01-02T18:33:00Z"/>
          <w:rFonts w:asciiTheme="minorHAnsi" w:eastAsiaTheme="minorEastAsia" w:hAnsiTheme="minorHAnsi"/>
          <w:noProof/>
          <w:color w:val="auto"/>
          <w:kern w:val="2"/>
          <w:sz w:val="24"/>
          <w:szCs w:val="24"/>
          <w:lang w:val="en-US" w:eastAsia="en-GB"/>
          <w14:ligatures w14:val="standardContextual"/>
          <w:rPrChange w:id="1183" w:author="Attila Vizhanyo" w:date="2024-01-02T18:35:00Z">
            <w:rPr>
              <w:del w:id="1184" w:author="Attila Vizhanyo" w:date="2024-01-02T18:33:00Z"/>
              <w:rFonts w:asciiTheme="minorHAnsi" w:eastAsiaTheme="minorEastAsia" w:hAnsiTheme="minorHAnsi"/>
              <w:noProof/>
              <w:color w:val="auto"/>
              <w:kern w:val="2"/>
              <w:sz w:val="24"/>
              <w:szCs w:val="24"/>
              <w:lang w:val="en-CH" w:eastAsia="en-GB"/>
              <w14:ligatures w14:val="standardContextual"/>
            </w:rPr>
          </w:rPrChange>
        </w:rPr>
      </w:pPr>
      <w:del w:id="1185" w:author="Attila Vizhanyo" w:date="2024-01-02T18:33:00Z">
        <w:r w:rsidRPr="00C03B2B" w:rsidDel="00C03B2B">
          <w:rPr>
            <w:noProof/>
            <w:lang w:val="en-US"/>
            <w:rPrChange w:id="1186" w:author="Attila Vizhanyo" w:date="2024-01-02T18:35:00Z">
              <w:rPr>
                <w:rStyle w:val="Hyperlink"/>
                <w:noProof/>
                <w:lang w:val="en-US"/>
              </w:rPr>
            </w:rPrChange>
          </w:rPr>
          <w:delText>4.1.4</w:delText>
        </w:r>
        <w:r w:rsidRPr="00C03B2B" w:rsidDel="00C03B2B">
          <w:rPr>
            <w:rFonts w:asciiTheme="minorHAnsi" w:eastAsiaTheme="minorEastAsia" w:hAnsiTheme="minorHAnsi"/>
            <w:noProof/>
            <w:color w:val="auto"/>
            <w:kern w:val="2"/>
            <w:sz w:val="24"/>
            <w:szCs w:val="24"/>
            <w:lang w:val="en-US" w:eastAsia="en-GB"/>
            <w14:ligatures w14:val="standardContextual"/>
            <w:rPrChange w:id="118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sidDel="00C03B2B">
          <w:rPr>
            <w:noProof/>
            <w:lang w:val="en-US"/>
            <w:rPrChange w:id="1188" w:author="Attila Vizhanyo" w:date="2024-01-02T18:35:00Z">
              <w:rPr>
                <w:rStyle w:val="Hyperlink"/>
                <w:noProof/>
                <w:lang w:val="en-US"/>
              </w:rPr>
            </w:rPrChange>
          </w:rPr>
          <w:delText>Bomb</w:delText>
        </w:r>
        <w:r w:rsidRPr="00C03B2B" w:rsidDel="00C03B2B">
          <w:rPr>
            <w:noProof/>
            <w:webHidden/>
            <w:lang w:val="en-US"/>
            <w:rPrChange w:id="1189" w:author="Attila Vizhanyo" w:date="2024-01-02T18:35:00Z">
              <w:rPr>
                <w:noProof/>
                <w:webHidden/>
              </w:rPr>
            </w:rPrChange>
          </w:rPr>
          <w:tab/>
        </w:r>
      </w:del>
      <w:del w:id="1190" w:author="Attila Vizhanyo" w:date="2024-01-02T18:32:00Z">
        <w:r w:rsidRPr="00C03B2B" w:rsidDel="00C03B2B">
          <w:rPr>
            <w:noProof/>
            <w:webHidden/>
            <w:lang w:val="en-US"/>
            <w:rPrChange w:id="1191" w:author="Attila Vizhanyo" w:date="2024-01-02T18:35:00Z">
              <w:rPr>
                <w:noProof/>
                <w:webHidden/>
              </w:rPr>
            </w:rPrChange>
          </w:rPr>
          <w:delText>6</w:delText>
        </w:r>
      </w:del>
    </w:p>
    <w:p w14:paraId="05F0EAEF" w14:textId="6F3A5A4F" w:rsidR="0052139D" w:rsidRPr="00C03B2B" w:rsidDel="00C03B2B" w:rsidRDefault="0052139D">
      <w:pPr>
        <w:pStyle w:val="TOC2"/>
        <w:tabs>
          <w:tab w:val="left" w:pos="720"/>
          <w:tab w:val="right" w:leader="dot" w:pos="9061"/>
        </w:tabs>
        <w:rPr>
          <w:del w:id="1192" w:author="Attila Vizhanyo" w:date="2024-01-02T18:33:00Z"/>
          <w:rFonts w:asciiTheme="minorHAnsi" w:eastAsiaTheme="minorEastAsia" w:hAnsiTheme="minorHAnsi"/>
          <w:noProof/>
          <w:color w:val="auto"/>
          <w:kern w:val="2"/>
          <w:sz w:val="24"/>
          <w:szCs w:val="24"/>
          <w:lang w:val="en-US" w:eastAsia="en-GB"/>
          <w14:ligatures w14:val="standardContextual"/>
          <w:rPrChange w:id="1193" w:author="Attila Vizhanyo" w:date="2024-01-02T18:35:00Z">
            <w:rPr>
              <w:del w:id="1194" w:author="Attila Vizhanyo" w:date="2024-01-02T18:33:00Z"/>
              <w:rFonts w:asciiTheme="minorHAnsi" w:eastAsiaTheme="minorEastAsia" w:hAnsiTheme="minorHAnsi"/>
              <w:noProof/>
              <w:color w:val="auto"/>
              <w:kern w:val="2"/>
              <w:sz w:val="24"/>
              <w:szCs w:val="24"/>
              <w:lang w:val="en-CH" w:eastAsia="en-GB"/>
              <w14:ligatures w14:val="standardContextual"/>
            </w:rPr>
          </w:rPrChange>
        </w:rPr>
      </w:pPr>
      <w:del w:id="1195" w:author="Attila Vizhanyo" w:date="2024-01-02T18:33:00Z">
        <w:r w:rsidRPr="00C03B2B" w:rsidDel="00C03B2B">
          <w:rPr>
            <w:noProof/>
            <w:lang w:val="en-US"/>
            <w:rPrChange w:id="1196" w:author="Attila Vizhanyo" w:date="2024-01-02T18:35:00Z">
              <w:rPr>
                <w:rStyle w:val="Hyperlink"/>
                <w:noProof/>
                <w:lang w:val="en-US"/>
              </w:rPr>
            </w:rPrChange>
          </w:rPr>
          <w:delText>4.2</w:delText>
        </w:r>
        <w:r w:rsidRPr="00C03B2B" w:rsidDel="00C03B2B">
          <w:rPr>
            <w:rFonts w:asciiTheme="minorHAnsi" w:eastAsiaTheme="minorEastAsia" w:hAnsiTheme="minorHAnsi"/>
            <w:noProof/>
            <w:color w:val="auto"/>
            <w:kern w:val="2"/>
            <w:sz w:val="24"/>
            <w:szCs w:val="24"/>
            <w:lang w:val="en-US" w:eastAsia="en-GB"/>
            <w14:ligatures w14:val="standardContextual"/>
            <w:rPrChange w:id="119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sidDel="00C03B2B">
          <w:rPr>
            <w:noProof/>
            <w:lang w:val="en-US"/>
            <w:rPrChange w:id="1198" w:author="Attila Vizhanyo" w:date="2024-01-02T18:35:00Z">
              <w:rPr>
                <w:rStyle w:val="Hyperlink"/>
                <w:noProof/>
                <w:lang w:val="en-US"/>
              </w:rPr>
            </w:rPrChange>
          </w:rPr>
          <w:delText>Implementation of Chaotic Chess</w:delText>
        </w:r>
        <w:r w:rsidRPr="00C03B2B" w:rsidDel="00C03B2B">
          <w:rPr>
            <w:noProof/>
            <w:webHidden/>
            <w:lang w:val="en-US"/>
            <w:rPrChange w:id="1199" w:author="Attila Vizhanyo" w:date="2024-01-02T18:35:00Z">
              <w:rPr>
                <w:noProof/>
                <w:webHidden/>
              </w:rPr>
            </w:rPrChange>
          </w:rPr>
          <w:tab/>
        </w:r>
      </w:del>
      <w:del w:id="1200" w:author="Attila Vizhanyo" w:date="2024-01-02T18:32:00Z">
        <w:r w:rsidRPr="00C03B2B" w:rsidDel="00C03B2B">
          <w:rPr>
            <w:noProof/>
            <w:webHidden/>
            <w:lang w:val="en-US"/>
            <w:rPrChange w:id="1201" w:author="Attila Vizhanyo" w:date="2024-01-02T18:35:00Z">
              <w:rPr>
                <w:noProof/>
                <w:webHidden/>
              </w:rPr>
            </w:rPrChange>
          </w:rPr>
          <w:delText>6</w:delText>
        </w:r>
      </w:del>
    </w:p>
    <w:p w14:paraId="0671828F" w14:textId="2CA78562" w:rsidR="0052139D" w:rsidRPr="00C03B2B" w:rsidDel="00C03B2B" w:rsidRDefault="0052139D">
      <w:pPr>
        <w:pStyle w:val="TOC3"/>
        <w:tabs>
          <w:tab w:val="left" w:pos="960"/>
          <w:tab w:val="right" w:leader="dot" w:pos="9061"/>
        </w:tabs>
        <w:rPr>
          <w:del w:id="1202" w:author="Attila Vizhanyo" w:date="2024-01-02T18:33:00Z"/>
          <w:rFonts w:asciiTheme="minorHAnsi" w:eastAsiaTheme="minorEastAsia" w:hAnsiTheme="minorHAnsi"/>
          <w:noProof/>
          <w:color w:val="auto"/>
          <w:kern w:val="2"/>
          <w:sz w:val="24"/>
          <w:szCs w:val="24"/>
          <w:lang w:val="en-US" w:eastAsia="en-GB"/>
          <w14:ligatures w14:val="standardContextual"/>
          <w:rPrChange w:id="1203" w:author="Attila Vizhanyo" w:date="2024-01-02T18:35:00Z">
            <w:rPr>
              <w:del w:id="1204" w:author="Attila Vizhanyo" w:date="2024-01-02T18:33:00Z"/>
              <w:rFonts w:asciiTheme="minorHAnsi" w:eastAsiaTheme="minorEastAsia" w:hAnsiTheme="minorHAnsi"/>
              <w:noProof/>
              <w:color w:val="auto"/>
              <w:kern w:val="2"/>
              <w:sz w:val="24"/>
              <w:szCs w:val="24"/>
              <w:lang w:val="en-CH" w:eastAsia="en-GB"/>
              <w14:ligatures w14:val="standardContextual"/>
            </w:rPr>
          </w:rPrChange>
        </w:rPr>
      </w:pPr>
      <w:del w:id="1205" w:author="Attila Vizhanyo" w:date="2024-01-02T18:33:00Z">
        <w:r w:rsidRPr="00C03B2B" w:rsidDel="00C03B2B">
          <w:rPr>
            <w:noProof/>
            <w:lang w:val="en-US"/>
            <w:rPrChange w:id="1206" w:author="Attila Vizhanyo" w:date="2024-01-02T18:35:00Z">
              <w:rPr>
                <w:rStyle w:val="Hyperlink"/>
                <w:noProof/>
                <w:lang w:val="en-US"/>
              </w:rPr>
            </w:rPrChange>
          </w:rPr>
          <w:delText>4.2.1</w:delText>
        </w:r>
        <w:r w:rsidRPr="00C03B2B" w:rsidDel="00C03B2B">
          <w:rPr>
            <w:rFonts w:asciiTheme="minorHAnsi" w:eastAsiaTheme="minorEastAsia" w:hAnsiTheme="minorHAnsi"/>
            <w:noProof/>
            <w:color w:val="auto"/>
            <w:kern w:val="2"/>
            <w:sz w:val="24"/>
            <w:szCs w:val="24"/>
            <w:lang w:val="en-US" w:eastAsia="en-GB"/>
            <w14:ligatures w14:val="standardContextual"/>
            <w:rPrChange w:id="120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sidDel="00C03B2B">
          <w:rPr>
            <w:noProof/>
            <w:lang w:val="en-US"/>
            <w:rPrChange w:id="1208" w:author="Attila Vizhanyo" w:date="2024-01-02T18:35:00Z">
              <w:rPr>
                <w:rStyle w:val="Hyperlink"/>
                <w:noProof/>
                <w:lang w:val="en-US"/>
              </w:rPr>
            </w:rPrChange>
          </w:rPr>
          <w:delText>Overview</w:delText>
        </w:r>
        <w:r w:rsidRPr="00C03B2B" w:rsidDel="00C03B2B">
          <w:rPr>
            <w:noProof/>
            <w:webHidden/>
            <w:lang w:val="en-US"/>
            <w:rPrChange w:id="1209" w:author="Attila Vizhanyo" w:date="2024-01-02T18:35:00Z">
              <w:rPr>
                <w:noProof/>
                <w:webHidden/>
              </w:rPr>
            </w:rPrChange>
          </w:rPr>
          <w:tab/>
        </w:r>
      </w:del>
      <w:del w:id="1210" w:author="Attila Vizhanyo" w:date="2024-01-02T18:32:00Z">
        <w:r w:rsidRPr="00C03B2B" w:rsidDel="00C03B2B">
          <w:rPr>
            <w:noProof/>
            <w:webHidden/>
            <w:lang w:val="en-US"/>
            <w:rPrChange w:id="1211" w:author="Attila Vizhanyo" w:date="2024-01-02T18:35:00Z">
              <w:rPr>
                <w:noProof/>
                <w:webHidden/>
              </w:rPr>
            </w:rPrChange>
          </w:rPr>
          <w:delText>6</w:delText>
        </w:r>
      </w:del>
    </w:p>
    <w:p w14:paraId="4BAA501C" w14:textId="31B4C935" w:rsidR="0052139D" w:rsidRPr="00C03B2B" w:rsidDel="00C03B2B" w:rsidRDefault="0052139D">
      <w:pPr>
        <w:pStyle w:val="TOC3"/>
        <w:tabs>
          <w:tab w:val="left" w:pos="960"/>
          <w:tab w:val="right" w:leader="dot" w:pos="9061"/>
        </w:tabs>
        <w:rPr>
          <w:del w:id="1212" w:author="Attila Vizhanyo" w:date="2024-01-02T18:33:00Z"/>
          <w:rFonts w:asciiTheme="minorHAnsi" w:eastAsiaTheme="minorEastAsia" w:hAnsiTheme="minorHAnsi"/>
          <w:noProof/>
          <w:color w:val="auto"/>
          <w:kern w:val="2"/>
          <w:sz w:val="24"/>
          <w:szCs w:val="24"/>
          <w:lang w:val="en-US" w:eastAsia="en-GB"/>
          <w14:ligatures w14:val="standardContextual"/>
          <w:rPrChange w:id="1213" w:author="Attila Vizhanyo" w:date="2024-01-02T18:35:00Z">
            <w:rPr>
              <w:del w:id="1214" w:author="Attila Vizhanyo" w:date="2024-01-02T18:33:00Z"/>
              <w:rFonts w:asciiTheme="minorHAnsi" w:eastAsiaTheme="minorEastAsia" w:hAnsiTheme="minorHAnsi"/>
              <w:noProof/>
              <w:color w:val="auto"/>
              <w:kern w:val="2"/>
              <w:sz w:val="24"/>
              <w:szCs w:val="24"/>
              <w:lang w:val="en-CH" w:eastAsia="en-GB"/>
              <w14:ligatures w14:val="standardContextual"/>
            </w:rPr>
          </w:rPrChange>
        </w:rPr>
      </w:pPr>
      <w:del w:id="1215" w:author="Attila Vizhanyo" w:date="2024-01-02T18:33:00Z">
        <w:r w:rsidRPr="00C03B2B" w:rsidDel="00C03B2B">
          <w:rPr>
            <w:noProof/>
            <w:lang w:val="en-US"/>
            <w:rPrChange w:id="1216" w:author="Attila Vizhanyo" w:date="2024-01-02T18:35:00Z">
              <w:rPr>
                <w:rStyle w:val="Hyperlink"/>
                <w:noProof/>
                <w:lang w:val="en-US"/>
              </w:rPr>
            </w:rPrChange>
          </w:rPr>
          <w:delText>4.2.2</w:delText>
        </w:r>
        <w:r w:rsidRPr="00C03B2B" w:rsidDel="00C03B2B">
          <w:rPr>
            <w:rFonts w:asciiTheme="minorHAnsi" w:eastAsiaTheme="minorEastAsia" w:hAnsiTheme="minorHAnsi"/>
            <w:noProof/>
            <w:color w:val="auto"/>
            <w:kern w:val="2"/>
            <w:sz w:val="24"/>
            <w:szCs w:val="24"/>
            <w:lang w:val="en-US" w:eastAsia="en-GB"/>
            <w14:ligatures w14:val="standardContextual"/>
            <w:rPrChange w:id="121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sidDel="00C03B2B">
          <w:rPr>
            <w:noProof/>
            <w:lang w:val="en-US"/>
            <w:rPrChange w:id="1218" w:author="Attila Vizhanyo" w:date="2024-01-02T18:35:00Z">
              <w:rPr>
                <w:rStyle w:val="Hyperlink"/>
                <w:noProof/>
                <w:lang w:val="en-US"/>
              </w:rPr>
            </w:rPrChange>
          </w:rPr>
          <w:delText>Barrier</w:delText>
        </w:r>
        <w:r w:rsidRPr="00C03B2B" w:rsidDel="00C03B2B">
          <w:rPr>
            <w:noProof/>
            <w:webHidden/>
            <w:lang w:val="en-US"/>
            <w:rPrChange w:id="1219" w:author="Attila Vizhanyo" w:date="2024-01-02T18:35:00Z">
              <w:rPr>
                <w:noProof/>
                <w:webHidden/>
              </w:rPr>
            </w:rPrChange>
          </w:rPr>
          <w:tab/>
        </w:r>
      </w:del>
      <w:del w:id="1220" w:author="Attila Vizhanyo" w:date="2024-01-02T18:32:00Z">
        <w:r w:rsidRPr="00C03B2B" w:rsidDel="00C03B2B">
          <w:rPr>
            <w:noProof/>
            <w:webHidden/>
            <w:lang w:val="en-US"/>
            <w:rPrChange w:id="1221" w:author="Attila Vizhanyo" w:date="2024-01-02T18:35:00Z">
              <w:rPr>
                <w:noProof/>
                <w:webHidden/>
              </w:rPr>
            </w:rPrChange>
          </w:rPr>
          <w:delText>6</w:delText>
        </w:r>
      </w:del>
    </w:p>
    <w:p w14:paraId="5FD029CC" w14:textId="7F97D077" w:rsidR="0052139D" w:rsidRPr="00C03B2B" w:rsidDel="00C03B2B" w:rsidRDefault="0052139D">
      <w:pPr>
        <w:pStyle w:val="TOC3"/>
        <w:tabs>
          <w:tab w:val="left" w:pos="960"/>
          <w:tab w:val="right" w:leader="dot" w:pos="9061"/>
        </w:tabs>
        <w:rPr>
          <w:del w:id="1222" w:author="Attila Vizhanyo" w:date="2024-01-02T18:33:00Z"/>
          <w:rFonts w:asciiTheme="minorHAnsi" w:eastAsiaTheme="minorEastAsia" w:hAnsiTheme="minorHAnsi"/>
          <w:noProof/>
          <w:color w:val="auto"/>
          <w:kern w:val="2"/>
          <w:sz w:val="24"/>
          <w:szCs w:val="24"/>
          <w:lang w:val="en-US" w:eastAsia="en-GB"/>
          <w14:ligatures w14:val="standardContextual"/>
          <w:rPrChange w:id="1223" w:author="Attila Vizhanyo" w:date="2024-01-02T18:35:00Z">
            <w:rPr>
              <w:del w:id="1224" w:author="Attila Vizhanyo" w:date="2024-01-02T18:33:00Z"/>
              <w:rFonts w:asciiTheme="minorHAnsi" w:eastAsiaTheme="minorEastAsia" w:hAnsiTheme="minorHAnsi"/>
              <w:noProof/>
              <w:color w:val="auto"/>
              <w:kern w:val="2"/>
              <w:sz w:val="24"/>
              <w:szCs w:val="24"/>
              <w:lang w:val="en-CH" w:eastAsia="en-GB"/>
              <w14:ligatures w14:val="standardContextual"/>
            </w:rPr>
          </w:rPrChange>
        </w:rPr>
      </w:pPr>
      <w:del w:id="1225" w:author="Attila Vizhanyo" w:date="2024-01-02T18:33:00Z">
        <w:r w:rsidRPr="00C03B2B" w:rsidDel="00C03B2B">
          <w:rPr>
            <w:noProof/>
            <w:lang w:val="en-US"/>
            <w:rPrChange w:id="1226" w:author="Attila Vizhanyo" w:date="2024-01-02T18:35:00Z">
              <w:rPr>
                <w:rStyle w:val="Hyperlink"/>
                <w:noProof/>
                <w:lang w:val="en-US"/>
              </w:rPr>
            </w:rPrChange>
          </w:rPr>
          <w:delText>4.2.3</w:delText>
        </w:r>
        <w:r w:rsidRPr="00C03B2B" w:rsidDel="00C03B2B">
          <w:rPr>
            <w:rFonts w:asciiTheme="minorHAnsi" w:eastAsiaTheme="minorEastAsia" w:hAnsiTheme="minorHAnsi"/>
            <w:noProof/>
            <w:color w:val="auto"/>
            <w:kern w:val="2"/>
            <w:sz w:val="24"/>
            <w:szCs w:val="24"/>
            <w:lang w:val="en-US" w:eastAsia="en-GB"/>
            <w14:ligatures w14:val="standardContextual"/>
            <w:rPrChange w:id="122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sidDel="00C03B2B">
          <w:rPr>
            <w:noProof/>
            <w:lang w:val="en-US"/>
            <w:rPrChange w:id="1228" w:author="Attila Vizhanyo" w:date="2024-01-02T18:35:00Z">
              <w:rPr>
                <w:rStyle w:val="Hyperlink"/>
                <w:noProof/>
                <w:lang w:val="en-US"/>
              </w:rPr>
            </w:rPrChange>
          </w:rPr>
          <w:delText>Shield</w:delText>
        </w:r>
        <w:r w:rsidRPr="00C03B2B" w:rsidDel="00C03B2B">
          <w:rPr>
            <w:noProof/>
            <w:webHidden/>
            <w:lang w:val="en-US"/>
            <w:rPrChange w:id="1229" w:author="Attila Vizhanyo" w:date="2024-01-02T18:35:00Z">
              <w:rPr>
                <w:noProof/>
                <w:webHidden/>
              </w:rPr>
            </w:rPrChange>
          </w:rPr>
          <w:tab/>
        </w:r>
      </w:del>
      <w:del w:id="1230" w:author="Attila Vizhanyo" w:date="2024-01-02T18:32:00Z">
        <w:r w:rsidRPr="00C03B2B" w:rsidDel="00C03B2B">
          <w:rPr>
            <w:noProof/>
            <w:webHidden/>
            <w:lang w:val="en-US"/>
            <w:rPrChange w:id="1231" w:author="Attila Vizhanyo" w:date="2024-01-02T18:35:00Z">
              <w:rPr>
                <w:noProof/>
                <w:webHidden/>
              </w:rPr>
            </w:rPrChange>
          </w:rPr>
          <w:delText>6</w:delText>
        </w:r>
      </w:del>
    </w:p>
    <w:p w14:paraId="4FE058F7" w14:textId="7E2559BE" w:rsidR="0052139D" w:rsidRPr="00C03B2B" w:rsidDel="00C03B2B" w:rsidRDefault="0052139D">
      <w:pPr>
        <w:pStyle w:val="TOC3"/>
        <w:tabs>
          <w:tab w:val="left" w:pos="960"/>
          <w:tab w:val="right" w:leader="dot" w:pos="9061"/>
        </w:tabs>
        <w:rPr>
          <w:del w:id="1232" w:author="Attila Vizhanyo" w:date="2024-01-02T18:33:00Z"/>
          <w:rFonts w:asciiTheme="minorHAnsi" w:eastAsiaTheme="minorEastAsia" w:hAnsiTheme="minorHAnsi"/>
          <w:noProof/>
          <w:color w:val="auto"/>
          <w:kern w:val="2"/>
          <w:sz w:val="24"/>
          <w:szCs w:val="24"/>
          <w:lang w:val="en-US" w:eastAsia="en-GB"/>
          <w14:ligatures w14:val="standardContextual"/>
          <w:rPrChange w:id="1233" w:author="Attila Vizhanyo" w:date="2024-01-02T18:35:00Z">
            <w:rPr>
              <w:del w:id="1234" w:author="Attila Vizhanyo" w:date="2024-01-02T18:33:00Z"/>
              <w:rFonts w:asciiTheme="minorHAnsi" w:eastAsiaTheme="minorEastAsia" w:hAnsiTheme="minorHAnsi"/>
              <w:noProof/>
              <w:color w:val="auto"/>
              <w:kern w:val="2"/>
              <w:sz w:val="24"/>
              <w:szCs w:val="24"/>
              <w:lang w:val="en-CH" w:eastAsia="en-GB"/>
              <w14:ligatures w14:val="standardContextual"/>
            </w:rPr>
          </w:rPrChange>
        </w:rPr>
      </w:pPr>
      <w:del w:id="1235" w:author="Attila Vizhanyo" w:date="2024-01-02T18:33:00Z">
        <w:r w:rsidRPr="00C03B2B" w:rsidDel="00C03B2B">
          <w:rPr>
            <w:noProof/>
            <w:lang w:val="en-US"/>
            <w:rPrChange w:id="1236" w:author="Attila Vizhanyo" w:date="2024-01-02T18:35:00Z">
              <w:rPr>
                <w:rStyle w:val="Hyperlink"/>
                <w:noProof/>
                <w:lang w:val="en-US"/>
              </w:rPr>
            </w:rPrChange>
          </w:rPr>
          <w:delText>4.2.4</w:delText>
        </w:r>
        <w:r w:rsidRPr="00C03B2B" w:rsidDel="00C03B2B">
          <w:rPr>
            <w:rFonts w:asciiTheme="minorHAnsi" w:eastAsiaTheme="minorEastAsia" w:hAnsiTheme="minorHAnsi"/>
            <w:noProof/>
            <w:color w:val="auto"/>
            <w:kern w:val="2"/>
            <w:sz w:val="24"/>
            <w:szCs w:val="24"/>
            <w:lang w:val="en-US" w:eastAsia="en-GB"/>
            <w14:ligatures w14:val="standardContextual"/>
            <w:rPrChange w:id="123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sidDel="00C03B2B">
          <w:rPr>
            <w:noProof/>
            <w:lang w:val="en-US"/>
            <w:rPrChange w:id="1238" w:author="Attila Vizhanyo" w:date="2024-01-02T18:35:00Z">
              <w:rPr>
                <w:rStyle w:val="Hyperlink"/>
                <w:noProof/>
                <w:lang w:val="en-US"/>
              </w:rPr>
            </w:rPrChange>
          </w:rPr>
          <w:delText>Coin</w:delText>
        </w:r>
        <w:r w:rsidRPr="00C03B2B" w:rsidDel="00C03B2B">
          <w:rPr>
            <w:noProof/>
            <w:webHidden/>
            <w:lang w:val="en-US"/>
            <w:rPrChange w:id="1239" w:author="Attila Vizhanyo" w:date="2024-01-02T18:35:00Z">
              <w:rPr>
                <w:noProof/>
                <w:webHidden/>
              </w:rPr>
            </w:rPrChange>
          </w:rPr>
          <w:tab/>
        </w:r>
      </w:del>
      <w:del w:id="1240" w:author="Attila Vizhanyo" w:date="2024-01-02T18:32:00Z">
        <w:r w:rsidRPr="00C03B2B" w:rsidDel="00C03B2B">
          <w:rPr>
            <w:noProof/>
            <w:webHidden/>
            <w:lang w:val="en-US"/>
            <w:rPrChange w:id="1241" w:author="Attila Vizhanyo" w:date="2024-01-02T18:35:00Z">
              <w:rPr>
                <w:noProof/>
                <w:webHidden/>
              </w:rPr>
            </w:rPrChange>
          </w:rPr>
          <w:delText>6</w:delText>
        </w:r>
      </w:del>
    </w:p>
    <w:p w14:paraId="6CC1DE1C" w14:textId="79F0B93E" w:rsidR="0052139D" w:rsidRPr="00C03B2B" w:rsidDel="00C03B2B" w:rsidRDefault="0052139D">
      <w:pPr>
        <w:pStyle w:val="TOC3"/>
        <w:tabs>
          <w:tab w:val="left" w:pos="960"/>
          <w:tab w:val="right" w:leader="dot" w:pos="9061"/>
        </w:tabs>
        <w:rPr>
          <w:del w:id="1242" w:author="Attila Vizhanyo" w:date="2024-01-02T18:33:00Z"/>
          <w:rFonts w:asciiTheme="minorHAnsi" w:eastAsiaTheme="minorEastAsia" w:hAnsiTheme="minorHAnsi"/>
          <w:noProof/>
          <w:color w:val="auto"/>
          <w:kern w:val="2"/>
          <w:sz w:val="24"/>
          <w:szCs w:val="24"/>
          <w:lang w:val="en-US" w:eastAsia="en-GB"/>
          <w14:ligatures w14:val="standardContextual"/>
          <w:rPrChange w:id="1243" w:author="Attila Vizhanyo" w:date="2024-01-02T18:35:00Z">
            <w:rPr>
              <w:del w:id="1244" w:author="Attila Vizhanyo" w:date="2024-01-02T18:33:00Z"/>
              <w:rFonts w:asciiTheme="minorHAnsi" w:eastAsiaTheme="minorEastAsia" w:hAnsiTheme="minorHAnsi"/>
              <w:noProof/>
              <w:color w:val="auto"/>
              <w:kern w:val="2"/>
              <w:sz w:val="24"/>
              <w:szCs w:val="24"/>
              <w:lang w:val="en-CH" w:eastAsia="en-GB"/>
              <w14:ligatures w14:val="standardContextual"/>
            </w:rPr>
          </w:rPrChange>
        </w:rPr>
      </w:pPr>
      <w:del w:id="1245" w:author="Attila Vizhanyo" w:date="2024-01-02T18:33:00Z">
        <w:r w:rsidRPr="00C03B2B" w:rsidDel="00C03B2B">
          <w:rPr>
            <w:noProof/>
            <w:lang w:val="en-US"/>
            <w:rPrChange w:id="1246" w:author="Attila Vizhanyo" w:date="2024-01-02T18:35:00Z">
              <w:rPr>
                <w:rStyle w:val="Hyperlink"/>
                <w:noProof/>
                <w:lang w:val="en-US"/>
              </w:rPr>
            </w:rPrChange>
          </w:rPr>
          <w:delText>4.2.5</w:delText>
        </w:r>
        <w:r w:rsidRPr="00C03B2B" w:rsidDel="00C03B2B">
          <w:rPr>
            <w:rFonts w:asciiTheme="minorHAnsi" w:eastAsiaTheme="minorEastAsia" w:hAnsiTheme="minorHAnsi"/>
            <w:noProof/>
            <w:color w:val="auto"/>
            <w:kern w:val="2"/>
            <w:sz w:val="24"/>
            <w:szCs w:val="24"/>
            <w:lang w:val="en-US" w:eastAsia="en-GB"/>
            <w14:ligatures w14:val="standardContextual"/>
            <w:rPrChange w:id="124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sidDel="00C03B2B">
          <w:rPr>
            <w:noProof/>
            <w:lang w:val="en-US"/>
            <w:rPrChange w:id="1248" w:author="Attila Vizhanyo" w:date="2024-01-02T18:35:00Z">
              <w:rPr>
                <w:rStyle w:val="Hyperlink"/>
                <w:noProof/>
                <w:lang w:val="en-US"/>
              </w:rPr>
            </w:rPrChange>
          </w:rPr>
          <w:delText>Bomb</w:delText>
        </w:r>
        <w:r w:rsidRPr="00C03B2B" w:rsidDel="00C03B2B">
          <w:rPr>
            <w:noProof/>
            <w:webHidden/>
            <w:lang w:val="en-US"/>
            <w:rPrChange w:id="1249" w:author="Attila Vizhanyo" w:date="2024-01-02T18:35:00Z">
              <w:rPr>
                <w:noProof/>
                <w:webHidden/>
              </w:rPr>
            </w:rPrChange>
          </w:rPr>
          <w:tab/>
        </w:r>
      </w:del>
      <w:del w:id="1250" w:author="Attila Vizhanyo" w:date="2024-01-02T18:32:00Z">
        <w:r w:rsidRPr="00C03B2B" w:rsidDel="00C03B2B">
          <w:rPr>
            <w:noProof/>
            <w:webHidden/>
            <w:lang w:val="en-US"/>
            <w:rPrChange w:id="1251" w:author="Attila Vizhanyo" w:date="2024-01-02T18:35:00Z">
              <w:rPr>
                <w:noProof/>
                <w:webHidden/>
              </w:rPr>
            </w:rPrChange>
          </w:rPr>
          <w:delText>6</w:delText>
        </w:r>
      </w:del>
    </w:p>
    <w:p w14:paraId="6472C4F7" w14:textId="22FF7D08" w:rsidR="0052139D" w:rsidRPr="00C03B2B" w:rsidDel="00C03B2B" w:rsidRDefault="0052139D">
      <w:pPr>
        <w:pStyle w:val="TOC1"/>
        <w:tabs>
          <w:tab w:val="left" w:pos="720"/>
          <w:tab w:val="right" w:leader="dot" w:pos="9061"/>
        </w:tabs>
        <w:rPr>
          <w:del w:id="1252" w:author="Attila Vizhanyo" w:date="2024-01-02T18:33:00Z"/>
          <w:rFonts w:asciiTheme="minorHAnsi" w:eastAsiaTheme="minorEastAsia" w:hAnsiTheme="minorHAnsi"/>
          <w:b w:val="0"/>
          <w:noProof/>
          <w:color w:val="auto"/>
          <w:kern w:val="2"/>
          <w:sz w:val="24"/>
          <w:szCs w:val="24"/>
          <w:lang w:val="en-US" w:eastAsia="en-GB"/>
          <w14:ligatures w14:val="standardContextual"/>
          <w:rPrChange w:id="1253" w:author="Attila Vizhanyo" w:date="2024-01-02T18:35:00Z">
            <w:rPr>
              <w:del w:id="1254" w:author="Attila Vizhanyo" w:date="2024-01-02T18:33:00Z"/>
              <w:rFonts w:asciiTheme="minorHAnsi" w:eastAsiaTheme="minorEastAsia" w:hAnsiTheme="minorHAnsi"/>
              <w:b w:val="0"/>
              <w:noProof/>
              <w:color w:val="auto"/>
              <w:kern w:val="2"/>
              <w:sz w:val="24"/>
              <w:szCs w:val="24"/>
              <w:lang w:val="en-CH" w:eastAsia="en-GB"/>
              <w14:ligatures w14:val="standardContextual"/>
            </w:rPr>
          </w:rPrChange>
        </w:rPr>
      </w:pPr>
      <w:del w:id="1255" w:author="Attila Vizhanyo" w:date="2024-01-02T18:33:00Z">
        <w:r w:rsidRPr="00C03B2B" w:rsidDel="00C03B2B">
          <w:rPr>
            <w:noProof/>
            <w:lang w:val="en-US"/>
            <w:rPrChange w:id="1256" w:author="Attila Vizhanyo" w:date="2024-01-02T18:35:00Z">
              <w:rPr>
                <w:rStyle w:val="Hyperlink"/>
                <w:noProof/>
                <w:lang w:val="en-US"/>
              </w:rPr>
            </w:rPrChange>
          </w:rPr>
          <w:delText>5</w:delText>
        </w:r>
        <w:r w:rsidRPr="00C03B2B" w:rsidDel="00C03B2B">
          <w:rPr>
            <w:rFonts w:asciiTheme="minorHAnsi" w:eastAsiaTheme="minorEastAsia" w:hAnsiTheme="minorHAnsi"/>
            <w:b w:val="0"/>
            <w:noProof/>
            <w:color w:val="auto"/>
            <w:kern w:val="2"/>
            <w:sz w:val="24"/>
            <w:szCs w:val="24"/>
            <w:lang w:val="en-US" w:eastAsia="en-GB"/>
            <w14:ligatures w14:val="standardContextual"/>
            <w:rPrChange w:id="1257" w:author="Attila Vizhanyo" w:date="2024-01-02T18:35:00Z">
              <w:rPr>
                <w:rFonts w:asciiTheme="minorHAnsi" w:eastAsiaTheme="minorEastAsia" w:hAnsiTheme="minorHAnsi"/>
                <w:b w:val="0"/>
                <w:noProof/>
                <w:color w:val="auto"/>
                <w:kern w:val="2"/>
                <w:sz w:val="24"/>
                <w:szCs w:val="24"/>
                <w:lang w:val="en-CH" w:eastAsia="en-GB"/>
                <w14:ligatures w14:val="standardContextual"/>
              </w:rPr>
            </w:rPrChange>
          </w:rPr>
          <w:tab/>
        </w:r>
        <w:r w:rsidRPr="00C03B2B" w:rsidDel="00C03B2B">
          <w:rPr>
            <w:noProof/>
            <w:lang w:val="en-US"/>
            <w:rPrChange w:id="1258" w:author="Attila Vizhanyo" w:date="2024-01-02T18:35:00Z">
              <w:rPr>
                <w:rStyle w:val="Hyperlink"/>
                <w:noProof/>
                <w:lang w:val="en-US"/>
              </w:rPr>
            </w:rPrChange>
          </w:rPr>
          <w:delText>Summary</w:delText>
        </w:r>
        <w:r w:rsidRPr="00C03B2B" w:rsidDel="00C03B2B">
          <w:rPr>
            <w:noProof/>
            <w:webHidden/>
            <w:lang w:val="en-US"/>
            <w:rPrChange w:id="1259" w:author="Attila Vizhanyo" w:date="2024-01-02T18:35:00Z">
              <w:rPr>
                <w:noProof/>
                <w:webHidden/>
              </w:rPr>
            </w:rPrChange>
          </w:rPr>
          <w:tab/>
        </w:r>
      </w:del>
      <w:del w:id="1260" w:author="Attila Vizhanyo" w:date="2024-01-02T18:32:00Z">
        <w:r w:rsidRPr="00C03B2B" w:rsidDel="00C03B2B">
          <w:rPr>
            <w:noProof/>
            <w:webHidden/>
            <w:lang w:val="en-US"/>
            <w:rPrChange w:id="1261" w:author="Attila Vizhanyo" w:date="2024-01-02T18:35:00Z">
              <w:rPr>
                <w:noProof/>
                <w:webHidden/>
              </w:rPr>
            </w:rPrChange>
          </w:rPr>
          <w:delText>7</w:delText>
        </w:r>
      </w:del>
    </w:p>
    <w:p w14:paraId="21FB2E0B" w14:textId="49C9CC75" w:rsidR="0052139D" w:rsidRPr="00C03B2B" w:rsidDel="00C03B2B" w:rsidRDefault="0052139D">
      <w:pPr>
        <w:pStyle w:val="TOC1"/>
        <w:tabs>
          <w:tab w:val="right" w:leader="dot" w:pos="9061"/>
        </w:tabs>
        <w:rPr>
          <w:del w:id="1262" w:author="Attila Vizhanyo" w:date="2024-01-02T18:33:00Z"/>
          <w:rFonts w:asciiTheme="minorHAnsi" w:eastAsiaTheme="minorEastAsia" w:hAnsiTheme="minorHAnsi"/>
          <w:b w:val="0"/>
          <w:noProof/>
          <w:color w:val="auto"/>
          <w:kern w:val="2"/>
          <w:sz w:val="24"/>
          <w:szCs w:val="24"/>
          <w:lang w:val="en-US" w:eastAsia="en-GB"/>
          <w14:ligatures w14:val="standardContextual"/>
          <w:rPrChange w:id="1263" w:author="Attila Vizhanyo" w:date="2024-01-02T18:35:00Z">
            <w:rPr>
              <w:del w:id="1264" w:author="Attila Vizhanyo" w:date="2024-01-02T18:33:00Z"/>
              <w:rFonts w:asciiTheme="minorHAnsi" w:eastAsiaTheme="minorEastAsia" w:hAnsiTheme="minorHAnsi"/>
              <w:b w:val="0"/>
              <w:noProof/>
              <w:color w:val="auto"/>
              <w:kern w:val="2"/>
              <w:sz w:val="24"/>
              <w:szCs w:val="24"/>
              <w:lang w:val="en-CH" w:eastAsia="en-GB"/>
              <w14:ligatures w14:val="standardContextual"/>
            </w:rPr>
          </w:rPrChange>
        </w:rPr>
      </w:pPr>
      <w:del w:id="1265" w:author="Attila Vizhanyo" w:date="2024-01-02T18:33:00Z">
        <w:r w:rsidRPr="00C03B2B" w:rsidDel="00C03B2B">
          <w:rPr>
            <w:noProof/>
            <w:lang w:val="en-US"/>
            <w:rPrChange w:id="1266" w:author="Attila Vizhanyo" w:date="2024-01-02T18:35:00Z">
              <w:rPr>
                <w:rStyle w:val="Hyperlink"/>
                <w:noProof/>
                <w:lang w:val="en-US"/>
              </w:rPr>
            </w:rPrChange>
          </w:rPr>
          <w:delText>Bibliography</w:delText>
        </w:r>
        <w:r w:rsidRPr="00C03B2B" w:rsidDel="00C03B2B">
          <w:rPr>
            <w:noProof/>
            <w:webHidden/>
            <w:lang w:val="en-US"/>
            <w:rPrChange w:id="1267" w:author="Attila Vizhanyo" w:date="2024-01-02T18:35:00Z">
              <w:rPr>
                <w:noProof/>
                <w:webHidden/>
              </w:rPr>
            </w:rPrChange>
          </w:rPr>
          <w:tab/>
        </w:r>
        <w:r w:rsidR="00C03B2B" w:rsidRPr="00C03B2B" w:rsidDel="00C03B2B">
          <w:rPr>
            <w:noProof/>
            <w:webHidden/>
            <w:lang w:val="en-US"/>
            <w:rPrChange w:id="1268" w:author="Attila Vizhanyo" w:date="2024-01-02T18:35:00Z">
              <w:rPr>
                <w:noProof/>
                <w:webHidden/>
              </w:rPr>
            </w:rPrChange>
          </w:rPr>
          <w:delText>IV</w:delText>
        </w:r>
      </w:del>
    </w:p>
    <w:p w14:paraId="3C222E91" w14:textId="0715D75C" w:rsidR="0052139D" w:rsidRPr="00C03B2B" w:rsidDel="00C03B2B" w:rsidRDefault="0052139D">
      <w:pPr>
        <w:pStyle w:val="TOC1"/>
        <w:tabs>
          <w:tab w:val="right" w:leader="dot" w:pos="9061"/>
        </w:tabs>
        <w:rPr>
          <w:del w:id="1269" w:author="Attila Vizhanyo" w:date="2024-01-02T18:33:00Z"/>
          <w:rFonts w:asciiTheme="minorHAnsi" w:eastAsiaTheme="minorEastAsia" w:hAnsiTheme="minorHAnsi"/>
          <w:b w:val="0"/>
          <w:noProof/>
          <w:color w:val="auto"/>
          <w:kern w:val="2"/>
          <w:sz w:val="24"/>
          <w:szCs w:val="24"/>
          <w:lang w:val="en-US" w:eastAsia="en-GB"/>
          <w14:ligatures w14:val="standardContextual"/>
          <w:rPrChange w:id="1270" w:author="Attila Vizhanyo" w:date="2024-01-02T18:35:00Z">
            <w:rPr>
              <w:del w:id="1271" w:author="Attila Vizhanyo" w:date="2024-01-02T18:33:00Z"/>
              <w:rFonts w:asciiTheme="minorHAnsi" w:eastAsiaTheme="minorEastAsia" w:hAnsiTheme="minorHAnsi"/>
              <w:b w:val="0"/>
              <w:noProof/>
              <w:color w:val="auto"/>
              <w:kern w:val="2"/>
              <w:sz w:val="24"/>
              <w:szCs w:val="24"/>
              <w:lang w:val="en-CH" w:eastAsia="en-GB"/>
              <w14:ligatures w14:val="standardContextual"/>
            </w:rPr>
          </w:rPrChange>
        </w:rPr>
      </w:pPr>
      <w:del w:id="1272" w:author="Attila Vizhanyo" w:date="2024-01-02T18:33:00Z">
        <w:r w:rsidRPr="00C03B2B" w:rsidDel="00C03B2B">
          <w:rPr>
            <w:noProof/>
            <w:lang w:val="en-US"/>
            <w:rPrChange w:id="1273" w:author="Attila Vizhanyo" w:date="2024-01-02T18:35:00Z">
              <w:rPr>
                <w:rStyle w:val="Hyperlink"/>
                <w:noProof/>
                <w:lang w:val="en-US"/>
              </w:rPr>
            </w:rPrChange>
          </w:rPr>
          <w:delText>Table of Figures</w:delText>
        </w:r>
        <w:r w:rsidRPr="00C03B2B" w:rsidDel="00C03B2B">
          <w:rPr>
            <w:noProof/>
            <w:webHidden/>
            <w:lang w:val="en-US"/>
            <w:rPrChange w:id="1274" w:author="Attila Vizhanyo" w:date="2024-01-02T18:35:00Z">
              <w:rPr>
                <w:noProof/>
                <w:webHidden/>
              </w:rPr>
            </w:rPrChange>
          </w:rPr>
          <w:tab/>
        </w:r>
        <w:r w:rsidR="00C03B2B" w:rsidRPr="00C03B2B" w:rsidDel="00C03B2B">
          <w:rPr>
            <w:noProof/>
            <w:webHidden/>
            <w:lang w:val="en-US"/>
            <w:rPrChange w:id="1275" w:author="Attila Vizhanyo" w:date="2024-01-02T18:35:00Z">
              <w:rPr>
                <w:noProof/>
                <w:webHidden/>
              </w:rPr>
            </w:rPrChange>
          </w:rPr>
          <w:delText>V</w:delText>
        </w:r>
      </w:del>
    </w:p>
    <w:p w14:paraId="066150F6" w14:textId="19E5493C" w:rsidR="0052139D" w:rsidRPr="00C03B2B" w:rsidDel="00C03B2B" w:rsidRDefault="0052139D">
      <w:pPr>
        <w:pStyle w:val="TOC1"/>
        <w:tabs>
          <w:tab w:val="right" w:leader="dot" w:pos="9061"/>
        </w:tabs>
        <w:rPr>
          <w:del w:id="1276" w:author="Attila Vizhanyo" w:date="2024-01-02T18:33:00Z"/>
          <w:rFonts w:asciiTheme="minorHAnsi" w:eastAsiaTheme="minorEastAsia" w:hAnsiTheme="minorHAnsi"/>
          <w:b w:val="0"/>
          <w:noProof/>
          <w:color w:val="auto"/>
          <w:kern w:val="2"/>
          <w:sz w:val="24"/>
          <w:szCs w:val="24"/>
          <w:lang w:val="en-US" w:eastAsia="en-GB"/>
          <w14:ligatures w14:val="standardContextual"/>
          <w:rPrChange w:id="1277" w:author="Attila Vizhanyo" w:date="2024-01-02T18:35:00Z">
            <w:rPr>
              <w:del w:id="1278" w:author="Attila Vizhanyo" w:date="2024-01-02T18:33:00Z"/>
              <w:rFonts w:asciiTheme="minorHAnsi" w:eastAsiaTheme="minorEastAsia" w:hAnsiTheme="minorHAnsi"/>
              <w:b w:val="0"/>
              <w:noProof/>
              <w:color w:val="auto"/>
              <w:kern w:val="2"/>
              <w:sz w:val="24"/>
              <w:szCs w:val="24"/>
              <w:lang w:val="en-CH" w:eastAsia="en-GB"/>
              <w14:ligatures w14:val="standardContextual"/>
            </w:rPr>
          </w:rPrChange>
        </w:rPr>
      </w:pPr>
      <w:del w:id="1279" w:author="Attila Vizhanyo" w:date="2024-01-02T18:33:00Z">
        <w:r w:rsidRPr="00C03B2B" w:rsidDel="00C03B2B">
          <w:rPr>
            <w:noProof/>
            <w:lang w:val="en-US"/>
            <w:rPrChange w:id="1280" w:author="Attila Vizhanyo" w:date="2024-01-02T18:35:00Z">
              <w:rPr>
                <w:rStyle w:val="Hyperlink"/>
                <w:noProof/>
                <w:lang w:val="en-US"/>
              </w:rPr>
            </w:rPrChange>
          </w:rPr>
          <w:delText>Appendix</w:delText>
        </w:r>
        <w:r w:rsidRPr="00C03B2B" w:rsidDel="00C03B2B">
          <w:rPr>
            <w:noProof/>
            <w:webHidden/>
            <w:lang w:val="en-US"/>
            <w:rPrChange w:id="1281" w:author="Attila Vizhanyo" w:date="2024-01-02T18:35:00Z">
              <w:rPr>
                <w:noProof/>
                <w:webHidden/>
              </w:rPr>
            </w:rPrChange>
          </w:rPr>
          <w:tab/>
        </w:r>
        <w:r w:rsidR="00C03B2B" w:rsidRPr="00C03B2B" w:rsidDel="00C03B2B">
          <w:rPr>
            <w:noProof/>
            <w:webHidden/>
            <w:lang w:val="en-US"/>
            <w:rPrChange w:id="1282" w:author="Attila Vizhanyo" w:date="2024-01-02T18:35:00Z">
              <w:rPr>
                <w:noProof/>
                <w:webHidden/>
              </w:rPr>
            </w:rPrChange>
          </w:rPr>
          <w:delText>VI</w:delText>
        </w:r>
      </w:del>
    </w:p>
    <w:p w14:paraId="5E6BB080" w14:textId="5AC19711" w:rsidR="0052139D" w:rsidRPr="00C03B2B" w:rsidDel="00C03B2B" w:rsidRDefault="0052139D">
      <w:pPr>
        <w:pStyle w:val="TOC2"/>
        <w:tabs>
          <w:tab w:val="left" w:pos="720"/>
          <w:tab w:val="right" w:leader="dot" w:pos="9061"/>
        </w:tabs>
        <w:rPr>
          <w:del w:id="1283" w:author="Attila Vizhanyo" w:date="2024-01-02T18:33:00Z"/>
          <w:rFonts w:asciiTheme="minorHAnsi" w:eastAsiaTheme="minorEastAsia" w:hAnsiTheme="minorHAnsi"/>
          <w:noProof/>
          <w:color w:val="auto"/>
          <w:kern w:val="2"/>
          <w:sz w:val="24"/>
          <w:szCs w:val="24"/>
          <w:lang w:val="en-US" w:eastAsia="en-GB"/>
          <w14:ligatures w14:val="standardContextual"/>
          <w:rPrChange w:id="1284" w:author="Attila Vizhanyo" w:date="2024-01-02T18:35:00Z">
            <w:rPr>
              <w:del w:id="1285" w:author="Attila Vizhanyo" w:date="2024-01-02T18:33:00Z"/>
              <w:rFonts w:asciiTheme="minorHAnsi" w:eastAsiaTheme="minorEastAsia" w:hAnsiTheme="minorHAnsi"/>
              <w:noProof/>
              <w:color w:val="auto"/>
              <w:kern w:val="2"/>
              <w:sz w:val="24"/>
              <w:szCs w:val="24"/>
              <w:lang w:val="en-CH" w:eastAsia="en-GB"/>
              <w14:ligatures w14:val="standardContextual"/>
            </w:rPr>
          </w:rPrChange>
        </w:rPr>
      </w:pPr>
      <w:del w:id="1286" w:author="Attila Vizhanyo" w:date="2024-01-02T18:33:00Z">
        <w:r w:rsidRPr="00C03B2B" w:rsidDel="00C03B2B">
          <w:rPr>
            <w:noProof/>
            <w:lang w:val="en-US"/>
            <w:rPrChange w:id="1287" w:author="Attila Vizhanyo" w:date="2024-01-02T18:35:00Z">
              <w:rPr>
                <w:rStyle w:val="Hyperlink"/>
                <w:noProof/>
                <w:lang w:val="en-US"/>
              </w:rPr>
            </w:rPrChange>
          </w:rPr>
          <w:delText>A.</w:delText>
        </w:r>
        <w:r w:rsidRPr="00C03B2B" w:rsidDel="00C03B2B">
          <w:rPr>
            <w:rFonts w:asciiTheme="minorHAnsi" w:eastAsiaTheme="minorEastAsia" w:hAnsiTheme="minorHAnsi"/>
            <w:noProof/>
            <w:color w:val="auto"/>
            <w:kern w:val="2"/>
            <w:sz w:val="24"/>
            <w:szCs w:val="24"/>
            <w:lang w:val="en-US" w:eastAsia="en-GB"/>
            <w14:ligatures w14:val="standardContextual"/>
            <w:rPrChange w:id="1288"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sidDel="00C03B2B">
          <w:rPr>
            <w:noProof/>
            <w:lang w:val="en-US"/>
            <w:rPrChange w:id="1289" w:author="Attila Vizhanyo" w:date="2024-01-02T18:35:00Z">
              <w:rPr>
                <w:rStyle w:val="Hyperlink"/>
                <w:noProof/>
                <w:lang w:val="en-US"/>
              </w:rPr>
            </w:rPrChange>
          </w:rPr>
          <w:delText>Appendix 1</w:delText>
        </w:r>
        <w:r w:rsidRPr="00C03B2B" w:rsidDel="00C03B2B">
          <w:rPr>
            <w:noProof/>
            <w:webHidden/>
            <w:lang w:val="en-US"/>
            <w:rPrChange w:id="1290" w:author="Attila Vizhanyo" w:date="2024-01-02T18:35:00Z">
              <w:rPr>
                <w:noProof/>
                <w:webHidden/>
              </w:rPr>
            </w:rPrChange>
          </w:rPr>
          <w:tab/>
        </w:r>
        <w:r w:rsidR="00C03B2B" w:rsidRPr="00C03B2B" w:rsidDel="00C03B2B">
          <w:rPr>
            <w:noProof/>
            <w:webHidden/>
            <w:lang w:val="en-US"/>
            <w:rPrChange w:id="1291" w:author="Attila Vizhanyo" w:date="2024-01-02T18:35:00Z">
              <w:rPr>
                <w:noProof/>
                <w:webHidden/>
              </w:rPr>
            </w:rPrChange>
          </w:rPr>
          <w:delText>VI</w:delText>
        </w:r>
      </w:del>
    </w:p>
    <w:p w14:paraId="645F151C" w14:textId="0ECA0916" w:rsidR="0052139D" w:rsidRPr="00C03B2B" w:rsidDel="00C03B2B" w:rsidRDefault="0052139D">
      <w:pPr>
        <w:pStyle w:val="TOC2"/>
        <w:tabs>
          <w:tab w:val="left" w:pos="720"/>
          <w:tab w:val="right" w:leader="dot" w:pos="9061"/>
        </w:tabs>
        <w:rPr>
          <w:del w:id="1292" w:author="Attila Vizhanyo" w:date="2024-01-02T18:33:00Z"/>
          <w:rFonts w:asciiTheme="minorHAnsi" w:eastAsiaTheme="minorEastAsia" w:hAnsiTheme="minorHAnsi"/>
          <w:noProof/>
          <w:color w:val="auto"/>
          <w:kern w:val="2"/>
          <w:sz w:val="24"/>
          <w:szCs w:val="24"/>
          <w:lang w:val="en-US" w:eastAsia="en-GB"/>
          <w14:ligatures w14:val="standardContextual"/>
          <w:rPrChange w:id="1293" w:author="Attila Vizhanyo" w:date="2024-01-02T18:35:00Z">
            <w:rPr>
              <w:del w:id="1294" w:author="Attila Vizhanyo" w:date="2024-01-02T18:33:00Z"/>
              <w:rFonts w:asciiTheme="minorHAnsi" w:eastAsiaTheme="minorEastAsia" w:hAnsiTheme="minorHAnsi"/>
              <w:noProof/>
              <w:color w:val="auto"/>
              <w:kern w:val="2"/>
              <w:sz w:val="24"/>
              <w:szCs w:val="24"/>
              <w:lang w:val="en-CH" w:eastAsia="en-GB"/>
              <w14:ligatures w14:val="standardContextual"/>
            </w:rPr>
          </w:rPrChange>
        </w:rPr>
      </w:pPr>
      <w:del w:id="1295" w:author="Attila Vizhanyo" w:date="2024-01-02T18:33:00Z">
        <w:r w:rsidRPr="00C03B2B" w:rsidDel="00C03B2B">
          <w:rPr>
            <w:noProof/>
            <w:lang w:val="en-US"/>
            <w:rPrChange w:id="1296" w:author="Attila Vizhanyo" w:date="2024-01-02T18:35:00Z">
              <w:rPr>
                <w:rStyle w:val="Hyperlink"/>
                <w:noProof/>
                <w:lang w:val="en-US"/>
              </w:rPr>
            </w:rPrChange>
          </w:rPr>
          <w:delText>B.</w:delText>
        </w:r>
        <w:r w:rsidRPr="00C03B2B" w:rsidDel="00C03B2B">
          <w:rPr>
            <w:rFonts w:asciiTheme="minorHAnsi" w:eastAsiaTheme="minorEastAsia" w:hAnsiTheme="minorHAnsi"/>
            <w:noProof/>
            <w:color w:val="auto"/>
            <w:kern w:val="2"/>
            <w:sz w:val="24"/>
            <w:szCs w:val="24"/>
            <w:lang w:val="en-US" w:eastAsia="en-GB"/>
            <w14:ligatures w14:val="standardContextual"/>
            <w:rPrChange w:id="1297"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sidDel="00C03B2B">
          <w:rPr>
            <w:noProof/>
            <w:lang w:val="en-US"/>
            <w:rPrChange w:id="1298" w:author="Attila Vizhanyo" w:date="2024-01-02T18:35:00Z">
              <w:rPr>
                <w:rStyle w:val="Hyperlink"/>
                <w:noProof/>
                <w:lang w:val="en-US"/>
              </w:rPr>
            </w:rPrChange>
          </w:rPr>
          <w:delText>Appendix 2</w:delText>
        </w:r>
        <w:r w:rsidRPr="00C03B2B" w:rsidDel="00C03B2B">
          <w:rPr>
            <w:noProof/>
            <w:webHidden/>
            <w:lang w:val="en-US"/>
            <w:rPrChange w:id="1299" w:author="Attila Vizhanyo" w:date="2024-01-02T18:35:00Z">
              <w:rPr>
                <w:noProof/>
                <w:webHidden/>
              </w:rPr>
            </w:rPrChange>
          </w:rPr>
          <w:tab/>
        </w:r>
        <w:r w:rsidR="00C03B2B" w:rsidRPr="00C03B2B" w:rsidDel="00C03B2B">
          <w:rPr>
            <w:noProof/>
            <w:webHidden/>
            <w:lang w:val="en-US"/>
            <w:rPrChange w:id="1300" w:author="Attila Vizhanyo" w:date="2024-01-02T18:35:00Z">
              <w:rPr>
                <w:noProof/>
                <w:webHidden/>
              </w:rPr>
            </w:rPrChange>
          </w:rPr>
          <w:delText>VII</w:delText>
        </w:r>
      </w:del>
    </w:p>
    <w:p w14:paraId="2EB9C19E" w14:textId="67EA89B0" w:rsidR="0052139D" w:rsidRPr="00C03B2B" w:rsidDel="00C03B2B" w:rsidRDefault="0052139D">
      <w:pPr>
        <w:pStyle w:val="TOC2"/>
        <w:tabs>
          <w:tab w:val="left" w:pos="720"/>
          <w:tab w:val="right" w:leader="dot" w:pos="9061"/>
        </w:tabs>
        <w:rPr>
          <w:del w:id="1301" w:author="Attila Vizhanyo" w:date="2024-01-02T18:33:00Z"/>
          <w:rFonts w:asciiTheme="minorHAnsi" w:eastAsiaTheme="minorEastAsia" w:hAnsiTheme="minorHAnsi"/>
          <w:noProof/>
          <w:color w:val="auto"/>
          <w:kern w:val="2"/>
          <w:sz w:val="24"/>
          <w:szCs w:val="24"/>
          <w:lang w:val="en-US" w:eastAsia="en-GB"/>
          <w14:ligatures w14:val="standardContextual"/>
          <w:rPrChange w:id="1302" w:author="Attila Vizhanyo" w:date="2024-01-02T18:35:00Z">
            <w:rPr>
              <w:del w:id="1303" w:author="Attila Vizhanyo" w:date="2024-01-02T18:33:00Z"/>
              <w:rFonts w:asciiTheme="minorHAnsi" w:eastAsiaTheme="minorEastAsia" w:hAnsiTheme="minorHAnsi"/>
              <w:noProof/>
              <w:color w:val="auto"/>
              <w:kern w:val="2"/>
              <w:sz w:val="24"/>
              <w:szCs w:val="24"/>
              <w:lang w:val="en-CH" w:eastAsia="en-GB"/>
              <w14:ligatures w14:val="standardContextual"/>
            </w:rPr>
          </w:rPrChange>
        </w:rPr>
      </w:pPr>
      <w:del w:id="1304" w:author="Attila Vizhanyo" w:date="2024-01-02T18:33:00Z">
        <w:r w:rsidRPr="00C03B2B" w:rsidDel="00C03B2B">
          <w:rPr>
            <w:noProof/>
            <w:lang w:val="en-US"/>
            <w:rPrChange w:id="1305" w:author="Attila Vizhanyo" w:date="2024-01-02T18:35:00Z">
              <w:rPr>
                <w:rStyle w:val="Hyperlink"/>
                <w:noProof/>
                <w:lang w:val="en-US"/>
              </w:rPr>
            </w:rPrChange>
          </w:rPr>
          <w:delText>C.</w:delText>
        </w:r>
        <w:r w:rsidRPr="00C03B2B" w:rsidDel="00C03B2B">
          <w:rPr>
            <w:rFonts w:asciiTheme="minorHAnsi" w:eastAsiaTheme="minorEastAsia" w:hAnsiTheme="minorHAnsi"/>
            <w:noProof/>
            <w:color w:val="auto"/>
            <w:kern w:val="2"/>
            <w:sz w:val="24"/>
            <w:szCs w:val="24"/>
            <w:lang w:val="en-US" w:eastAsia="en-GB"/>
            <w14:ligatures w14:val="standardContextual"/>
            <w:rPrChange w:id="1306" w:author="Attila Vizhanyo" w:date="2024-01-02T18:35:00Z">
              <w:rPr>
                <w:rFonts w:asciiTheme="minorHAnsi" w:eastAsiaTheme="minorEastAsia" w:hAnsiTheme="minorHAnsi"/>
                <w:noProof/>
                <w:color w:val="auto"/>
                <w:kern w:val="2"/>
                <w:sz w:val="24"/>
                <w:szCs w:val="24"/>
                <w:lang w:val="en-CH" w:eastAsia="en-GB"/>
                <w14:ligatures w14:val="standardContextual"/>
              </w:rPr>
            </w:rPrChange>
          </w:rPr>
          <w:tab/>
        </w:r>
        <w:r w:rsidRPr="00C03B2B" w:rsidDel="00C03B2B">
          <w:rPr>
            <w:noProof/>
            <w:lang w:val="en-US"/>
            <w:rPrChange w:id="1307" w:author="Attila Vizhanyo" w:date="2024-01-02T18:35:00Z">
              <w:rPr>
                <w:rStyle w:val="Hyperlink"/>
                <w:noProof/>
                <w:lang w:val="en-US"/>
              </w:rPr>
            </w:rPrChange>
          </w:rPr>
          <w:delText>Declaration of Authenticity</w:delText>
        </w:r>
        <w:r w:rsidRPr="00C03B2B" w:rsidDel="00C03B2B">
          <w:rPr>
            <w:noProof/>
            <w:webHidden/>
            <w:lang w:val="en-US"/>
            <w:rPrChange w:id="1308" w:author="Attila Vizhanyo" w:date="2024-01-02T18:35:00Z">
              <w:rPr>
                <w:noProof/>
                <w:webHidden/>
              </w:rPr>
            </w:rPrChange>
          </w:rPr>
          <w:tab/>
        </w:r>
        <w:r w:rsidR="00C03B2B" w:rsidRPr="00C03B2B" w:rsidDel="00C03B2B">
          <w:rPr>
            <w:noProof/>
            <w:webHidden/>
            <w:lang w:val="en-US"/>
            <w:rPrChange w:id="1309" w:author="Attila Vizhanyo" w:date="2024-01-02T18:35:00Z">
              <w:rPr>
                <w:noProof/>
                <w:webHidden/>
              </w:rPr>
            </w:rPrChange>
          </w:rPr>
          <w:delText>VIII</w:delText>
        </w:r>
      </w:del>
    </w:p>
    <w:p w14:paraId="66C29BB4" w14:textId="27459A33" w:rsidR="009A2ACE" w:rsidRPr="00C03B2B" w:rsidRDefault="000C36A4" w:rsidP="007B33AF">
      <w:pPr>
        <w:rPr>
          <w:lang w:val="en-US"/>
        </w:rPr>
      </w:pPr>
      <w:r w:rsidRPr="00C03B2B">
        <w:rPr>
          <w:b/>
          <w:lang w:val="en-US"/>
        </w:rPr>
        <w:fldChar w:fldCharType="end"/>
      </w:r>
    </w:p>
    <w:p w14:paraId="52DC3BB4" w14:textId="77777777" w:rsidR="00EA589D" w:rsidRPr="00C03B2B" w:rsidRDefault="00EA589D" w:rsidP="006A1226">
      <w:pPr>
        <w:pStyle w:val="Heading1"/>
        <w:numPr>
          <w:ilvl w:val="0"/>
          <w:numId w:val="0"/>
        </w:numPr>
        <w:rPr>
          <w:lang w:val="en-US"/>
        </w:rPr>
        <w:sectPr w:rsidR="00EA589D" w:rsidRPr="00C03B2B" w:rsidSect="00530B06">
          <w:headerReference w:type="default" r:id="rId14"/>
          <w:pgSz w:w="11906" w:h="16838"/>
          <w:pgMar w:top="1418" w:right="1134" w:bottom="1134" w:left="1701" w:header="709" w:footer="709" w:gutter="0"/>
          <w:pgNumType w:fmt="upperRoman"/>
          <w:cols w:space="708"/>
          <w:titlePg/>
          <w:docGrid w:linePitch="360"/>
        </w:sectPr>
      </w:pPr>
    </w:p>
    <w:p w14:paraId="65EB5722" w14:textId="77777777" w:rsidR="009A2ACE" w:rsidRPr="00C03B2B" w:rsidRDefault="00094606" w:rsidP="00EA589D">
      <w:pPr>
        <w:pStyle w:val="Heading1"/>
        <w:rPr>
          <w:lang w:val="en-US"/>
        </w:rPr>
      </w:pPr>
      <w:bookmarkStart w:id="1310" w:name="_Toc155112884"/>
      <w:r w:rsidRPr="00C03B2B">
        <w:rPr>
          <w:lang w:val="en-US"/>
        </w:rPr>
        <w:lastRenderedPageBreak/>
        <w:t>Introduction</w:t>
      </w:r>
      <w:bookmarkEnd w:id="1310"/>
    </w:p>
    <w:p w14:paraId="107A9F07" w14:textId="77777777" w:rsidR="00604FD4" w:rsidRPr="00C03B2B" w:rsidRDefault="00094606" w:rsidP="00604FD4">
      <w:pPr>
        <w:pStyle w:val="Heading2"/>
        <w:rPr>
          <w:ins w:id="1311" w:author="Attila Vizhanyo" w:date="2024-01-02T16:15:00Z"/>
          <w:lang w:val="en-US"/>
        </w:rPr>
      </w:pPr>
      <w:bookmarkStart w:id="1312" w:name="_Toc155112885"/>
      <w:r w:rsidRPr="00C03B2B">
        <w:rPr>
          <w:lang w:val="en-US"/>
        </w:rPr>
        <w:t>Objectives and Guiding Questions</w:t>
      </w:r>
      <w:bookmarkEnd w:id="1312"/>
    </w:p>
    <w:p w14:paraId="045B0700" w14:textId="344D90E9" w:rsidR="00D519D8" w:rsidRPr="00C03B2B" w:rsidRDefault="00D519D8" w:rsidP="00D519D8">
      <w:pPr>
        <w:rPr>
          <w:lang w:val="en-US"/>
        </w:rPr>
        <w:pPrChange w:id="1313" w:author="Attila Vizhanyo" w:date="2024-01-02T16:15:00Z">
          <w:pPr>
            <w:pStyle w:val="Heading2"/>
          </w:pPr>
        </w:pPrChange>
      </w:pPr>
      <w:ins w:id="1314" w:author="Attila Vizhanyo" w:date="2024-01-02T16:16:00Z">
        <w:r w:rsidRPr="00C03B2B">
          <w:rPr>
            <w:lang w:val="en-US"/>
          </w:rPr>
          <w:t>With my chess variations I aim to create a game that is visually represented</w:t>
        </w:r>
      </w:ins>
      <w:ins w:id="1315" w:author="Attila Vizhanyo" w:date="2024-01-02T16:39:00Z">
        <w:r w:rsidR="00087AE1" w:rsidRPr="00C03B2B">
          <w:rPr>
            <w:lang w:val="en-US"/>
          </w:rPr>
          <w:t xml:space="preserve"> on a display</w:t>
        </w:r>
      </w:ins>
      <w:ins w:id="1316" w:author="Attila Vizhanyo" w:date="2024-01-02T16:16:00Z">
        <w:r w:rsidRPr="00C03B2B">
          <w:rPr>
            <w:lang w:val="en-US"/>
          </w:rPr>
          <w:t>. I want to create</w:t>
        </w:r>
      </w:ins>
      <w:ins w:id="1317" w:author="Attila Vizhanyo" w:date="2024-01-02T16:17:00Z">
        <w:r w:rsidRPr="00C03B2B">
          <w:rPr>
            <w:lang w:val="en-US"/>
          </w:rPr>
          <w:t xml:space="preserve"> a program that check the legitimacy of each chess move and </w:t>
        </w:r>
      </w:ins>
      <w:ins w:id="1318" w:author="Attila Vizhanyo" w:date="2024-01-02T19:51:00Z">
        <w:r w:rsidR="008F0949">
          <w:rPr>
            <w:lang w:val="en-US"/>
          </w:rPr>
          <w:t xml:space="preserve">prevent </w:t>
        </w:r>
      </w:ins>
      <w:ins w:id="1319" w:author="Attila Vizhanyo" w:date="2024-01-02T16:17:00Z">
        <w:r w:rsidRPr="00C03B2B">
          <w:rPr>
            <w:lang w:val="en-US"/>
          </w:rPr>
          <w:t xml:space="preserve">it, if the move is not valid. </w:t>
        </w:r>
      </w:ins>
      <w:ins w:id="1320" w:author="Attila Vizhanyo" w:date="2024-01-02T16:40:00Z">
        <w:r w:rsidR="00087AE1" w:rsidRPr="00C03B2B">
          <w:rPr>
            <w:lang w:val="en-US"/>
          </w:rPr>
          <w:t>I aim to enforce the rules of the game, which include my two chess variation</w:t>
        </w:r>
      </w:ins>
      <w:ins w:id="1321" w:author="Attila Vizhanyo" w:date="2024-01-02T16:41:00Z">
        <w:r w:rsidR="00087AE1" w:rsidRPr="00C03B2B">
          <w:rPr>
            <w:lang w:val="en-US"/>
          </w:rPr>
          <w:t>s.</w:t>
        </w:r>
      </w:ins>
    </w:p>
    <w:p w14:paraId="0047B9B4" w14:textId="77777777" w:rsidR="00C11681" w:rsidRPr="00C03B2B" w:rsidRDefault="00C11681" w:rsidP="00C11681">
      <w:pPr>
        <w:rPr>
          <w:lang w:val="en-US"/>
        </w:rPr>
      </w:pPr>
      <w:r w:rsidRPr="00C03B2B">
        <w:rPr>
          <w:lang w:val="en-US"/>
        </w:rPr>
        <w:t xml:space="preserve">Compute the legit moves of each piece. Visualize the game. </w:t>
      </w:r>
    </w:p>
    <w:p w14:paraId="6A0625F6" w14:textId="3DA95F14" w:rsidR="00C11681" w:rsidRPr="00C03B2B" w:rsidRDefault="00C11681" w:rsidP="00C11681">
      <w:pPr>
        <w:rPr>
          <w:lang w:val="en-US"/>
        </w:rPr>
      </w:pPr>
      <w:r w:rsidRPr="00C03B2B">
        <w:rPr>
          <w:lang w:val="en-US"/>
        </w:rPr>
        <w:t>Enforce the rules of the game, which includes…</w:t>
      </w:r>
    </w:p>
    <w:p w14:paraId="4B3383B1" w14:textId="77777777" w:rsidR="009A2ACE" w:rsidRPr="00C03B2B" w:rsidRDefault="00094606" w:rsidP="00EA589D">
      <w:pPr>
        <w:pStyle w:val="Heading2"/>
        <w:rPr>
          <w:lang w:val="en-US"/>
        </w:rPr>
      </w:pPr>
      <w:bookmarkStart w:id="1322" w:name="_Toc155112886"/>
      <w:r w:rsidRPr="00C03B2B">
        <w:rPr>
          <w:lang w:val="en-US"/>
        </w:rPr>
        <w:t>Procedure and Method</w:t>
      </w:r>
      <w:bookmarkEnd w:id="1322"/>
    </w:p>
    <w:p w14:paraId="432856F7" w14:textId="77777777" w:rsidR="00C23DA6" w:rsidRPr="00C03B2B" w:rsidRDefault="00C23DA6" w:rsidP="00C23DA6">
      <w:pPr>
        <w:rPr>
          <w:lang w:val="en-US"/>
        </w:rPr>
      </w:pPr>
      <w:r w:rsidRPr="00C03B2B">
        <w:rPr>
          <w:lang w:val="en-US"/>
        </w:rPr>
        <w:t>At the start of my project, I had to determine in which programming language I wanted my project to be written in. Since I had little knowledge about programming, I opted for an easy to understand and beginner friendly computer language. Python is one of the most well-known starting programming languages, making it an ideal choice for my project. Since I had no prior experience with Python, I had to learn the language from scratch. I started my learning journey with a great introduction tutorial I found on YouTube. The author of the video explains the basic functions and variables of Python and reinforces the information with step-by-step projects. I found this guide helpful and engaging, resulting in my improvement in programming.</w:t>
      </w:r>
    </w:p>
    <w:p w14:paraId="7D9D19FE" w14:textId="77777777" w:rsidR="00C23DA6" w:rsidRPr="00C03B2B" w:rsidRDefault="00C23DA6" w:rsidP="00C23DA6">
      <w:pPr>
        <w:rPr>
          <w:lang w:val="en-US"/>
        </w:rPr>
      </w:pPr>
      <w:r w:rsidRPr="00C03B2B">
        <w:rPr>
          <w:lang w:val="en-US"/>
        </w:rPr>
        <w:t>Next up, I had to choose a chess code, that I could understand well and that can be modified to create new chess variations. I found my way over to GitHub where thousands of programmers are sharing their code with the world. GitHub search features allowed me to look for a chess code that is written in python. After looking through dozens of chess programs, I finally found one to my liking. The one I found did not have major errors and its board was constructed with buttons. I found working with buttons simple, because each button had a distinct identity and when pressed it can call a function.</w:t>
      </w:r>
    </w:p>
    <w:p w14:paraId="0EFB246E" w14:textId="77777777" w:rsidR="00C23DA6" w:rsidRPr="00C03B2B" w:rsidRDefault="00C23DA6" w:rsidP="00C23DA6">
      <w:pPr>
        <w:rPr>
          <w:lang w:val="en-US"/>
        </w:rPr>
      </w:pPr>
      <w:r w:rsidRPr="00C03B2B">
        <w:rPr>
          <w:lang w:val="en-US"/>
        </w:rPr>
        <w:t xml:space="preserve">GitHub allowed me to save my projects in a history data base, which is crucial in programming. When writing any code, it is important to make many backups to jump back to the code if a long-term error or mistake happens. </w:t>
      </w:r>
    </w:p>
    <w:p w14:paraId="53B14CE0" w14:textId="77777777" w:rsidR="00C23DA6" w:rsidRPr="00C03B2B" w:rsidRDefault="00C23DA6" w:rsidP="00C23DA6">
      <w:pPr>
        <w:rPr>
          <w:lang w:val="en-US"/>
        </w:rPr>
      </w:pPr>
      <w:r w:rsidRPr="00C03B2B">
        <w:rPr>
          <w:lang w:val="en-US"/>
        </w:rPr>
        <w:t>For my workspace of my program, I chose visual studio code. Visual studio is a well-known source code editor that I have used in school prior to my work. It’s supporting a wide range of programming languages with loads of extensions. During my work however I came across one problem with this workspace, from time to time it marked that I had an indent error in my code, which wasn’t the case. To fix this I had to rearrange my code, for it not to be shown as an error.</w:t>
      </w:r>
    </w:p>
    <w:p w14:paraId="53DF2110" w14:textId="77777777" w:rsidR="00C23DA6" w:rsidRPr="00C03B2B" w:rsidRDefault="00C23DA6" w:rsidP="00C23DA6">
      <w:pPr>
        <w:rPr>
          <w:lang w:val="en-US"/>
        </w:rPr>
      </w:pPr>
      <w:r w:rsidRPr="00C03B2B">
        <w:rPr>
          <w:lang w:val="en-US"/>
        </w:rPr>
        <w:t>The next step was to fully understand the chosen code functions and variables. When I first inspected the code, it appeared very unclear and was difficult to understand. It ranged with a lot of functions and variables that had a lot of code inside of them. For me to fully understand the program I had to go line by line and understand what each variable and function is for. This took a long time, since the code was written by a more experience Python user than me. So, I had to look up a lot of theory regarding Python. Eventually I started understanding the code better and I got ideas how I could modify the code to create my both chess variants.</w:t>
      </w:r>
    </w:p>
    <w:p w14:paraId="12140C2E" w14:textId="017E0F61" w:rsidR="00C23DA6" w:rsidRPr="00C03B2B" w:rsidRDefault="00C23DA6" w:rsidP="00C23DA6">
      <w:pPr>
        <w:rPr>
          <w:lang w:val="en-US"/>
        </w:rPr>
      </w:pPr>
      <w:r w:rsidRPr="00C03B2B">
        <w:rPr>
          <w:lang w:val="en-US"/>
        </w:rPr>
        <w:t>During my coding of Chaotic Chess, I took use of modules. A module is a separate coding space, that contains functions that you want to include in your initial code.</w:t>
      </w:r>
    </w:p>
    <w:p w14:paraId="12500754" w14:textId="77777777" w:rsidR="009A2ACE" w:rsidRPr="00363065" w:rsidDel="00774095" w:rsidRDefault="00094606" w:rsidP="00EA589D">
      <w:pPr>
        <w:pStyle w:val="Heading2"/>
        <w:rPr>
          <w:del w:id="1323" w:author="Attila Vizhanyo" w:date="2024-01-02T16:04:00Z"/>
          <w:lang w:val="en-US"/>
        </w:rPr>
      </w:pPr>
      <w:bookmarkStart w:id="1324" w:name="_Toc155112887"/>
      <w:r w:rsidRPr="00C03B2B">
        <w:rPr>
          <w:lang w:val="en-US"/>
        </w:rPr>
        <w:lastRenderedPageBreak/>
        <w:t>Structure of the Paper</w:t>
      </w:r>
      <w:bookmarkEnd w:id="1324"/>
    </w:p>
    <w:p w14:paraId="6DA94113" w14:textId="14B22981" w:rsidR="00C23DA6" w:rsidRPr="00C03B2B" w:rsidRDefault="00C23DA6" w:rsidP="00C23DA6">
      <w:pPr>
        <w:pStyle w:val="Heading2"/>
        <w:rPr>
          <w:lang w:val="en-US"/>
        </w:rPr>
        <w:pPrChange w:id="1325" w:author="Attila Vizhanyo" w:date="2024-01-02T16:04:00Z">
          <w:pPr/>
        </w:pPrChange>
      </w:pPr>
      <w:bookmarkStart w:id="1326" w:name="_Toc155112888"/>
      <w:bookmarkEnd w:id="1326"/>
    </w:p>
    <w:p w14:paraId="2335D5D1" w14:textId="2E666590" w:rsidR="009A2ACE" w:rsidDel="008F0949" w:rsidRDefault="008F0949" w:rsidP="00774095">
      <w:pPr>
        <w:rPr>
          <w:del w:id="1327" w:author="Attila Vizhanyo" w:date="2024-01-02T16:04:00Z"/>
          <w:lang w:val="en-US"/>
        </w:rPr>
      </w:pPr>
      <w:ins w:id="1328" w:author="Attila Vizhanyo" w:date="2024-01-02T19:53:00Z">
        <w:r>
          <w:rPr>
            <w:lang w:val="en-US"/>
          </w:rPr>
          <w:t xml:space="preserve">In this paper, I will present two chess </w:t>
        </w:r>
      </w:ins>
      <w:ins w:id="1329" w:author="Attila Vizhanyo" w:date="2024-01-02T19:54:00Z">
        <w:r>
          <w:rPr>
            <w:lang w:val="en-US"/>
          </w:rPr>
          <w:t>games which are variations of the standard chess.</w:t>
        </w:r>
      </w:ins>
      <w:del w:id="1330" w:author="Attila Vizhanyo" w:date="2024-01-02T16:04:00Z">
        <w:r w:rsidR="009A2ACE" w:rsidRPr="00C03B2B" w:rsidDel="00774095">
          <w:rPr>
            <w:lang w:val="en-US"/>
          </w:rPr>
          <w:br w:type="page"/>
        </w:r>
      </w:del>
    </w:p>
    <w:p w14:paraId="1FDC96CE" w14:textId="77777777" w:rsidR="008F0949" w:rsidRPr="00C03B2B" w:rsidRDefault="008F0949" w:rsidP="008F0949">
      <w:pPr>
        <w:rPr>
          <w:ins w:id="1331" w:author="Attila Vizhanyo" w:date="2024-01-02T19:52:00Z"/>
          <w:lang w:val="en-US"/>
        </w:rPr>
        <w:pPrChange w:id="1332" w:author="Attila Vizhanyo" w:date="2024-01-02T19:52:00Z">
          <w:pPr>
            <w:pStyle w:val="Heading1"/>
          </w:pPr>
        </w:pPrChange>
      </w:pPr>
    </w:p>
    <w:p w14:paraId="6C0ED6E7" w14:textId="2E537D40" w:rsidR="00774095" w:rsidRPr="00C03B2B" w:rsidRDefault="00774095" w:rsidP="00774095">
      <w:pPr>
        <w:rPr>
          <w:ins w:id="1333" w:author="Attila Vizhanyo" w:date="2024-01-02T16:05:00Z"/>
          <w:lang w:val="en-US"/>
        </w:rPr>
      </w:pPr>
      <w:ins w:id="1334" w:author="Attila Vizhanyo" w:date="2024-01-02T16:04:00Z">
        <w:r w:rsidRPr="00C03B2B">
          <w:rPr>
            <w:lang w:val="en-US"/>
          </w:rPr>
          <w:t xml:space="preserve">Through my project, I aim to guide you in creating two chess variants. Whether or not you have experience with coding, my goal is to present this information in a way that is </w:t>
        </w:r>
      </w:ins>
      <w:ins w:id="1335" w:author="Attila Vizhanyo" w:date="2024-01-02T16:05:00Z">
        <w:r w:rsidRPr="00C03B2B">
          <w:rPr>
            <w:lang w:val="en-US"/>
          </w:rPr>
          <w:t>understandable for</w:t>
        </w:r>
      </w:ins>
      <w:ins w:id="1336" w:author="Attila Vizhanyo" w:date="2024-01-02T16:04:00Z">
        <w:r w:rsidRPr="00C03B2B">
          <w:rPr>
            <w:lang w:val="en-US"/>
          </w:rPr>
          <w:t xml:space="preserve"> everyone.</w:t>
        </w:r>
      </w:ins>
    </w:p>
    <w:p w14:paraId="62B8D9CB" w14:textId="3411D388" w:rsidR="00774095" w:rsidRPr="00C03B2B" w:rsidRDefault="00774095" w:rsidP="00774095">
      <w:pPr>
        <w:rPr>
          <w:ins w:id="1337" w:author="Attila Vizhanyo" w:date="2024-01-02T16:15:00Z"/>
          <w:lang w:val="en-US"/>
        </w:rPr>
      </w:pPr>
      <w:ins w:id="1338" w:author="Attila Vizhanyo" w:date="2024-01-02T16:06:00Z">
        <w:r w:rsidRPr="00C03B2B">
          <w:rPr>
            <w:lang w:val="en-US"/>
          </w:rPr>
          <w:t>In the first chapter I will expl</w:t>
        </w:r>
      </w:ins>
      <w:ins w:id="1339" w:author="Attila Vizhanyo" w:date="2024-01-02T16:07:00Z">
        <w:r w:rsidRPr="00C03B2B">
          <w:rPr>
            <w:lang w:val="en-US"/>
          </w:rPr>
          <w:t xml:space="preserve">ain the underlying chess program </w:t>
        </w:r>
      </w:ins>
      <w:ins w:id="1340" w:author="Attila Vizhanyo" w:date="2024-01-02T19:55:00Z">
        <w:r w:rsidR="008F0949">
          <w:rPr>
            <w:lang w:val="en-US"/>
          </w:rPr>
          <w:t xml:space="preserve">which I took “as a starting point” for </w:t>
        </w:r>
      </w:ins>
      <w:ins w:id="1341" w:author="Attila Vizhanyo" w:date="2024-01-02T19:56:00Z">
        <w:r w:rsidR="008F0949">
          <w:rPr>
            <w:lang w:val="en-US"/>
          </w:rPr>
          <w:t>my project</w:t>
        </w:r>
      </w:ins>
      <w:ins w:id="1342" w:author="Attila Vizhanyo" w:date="2024-01-02T16:07:00Z">
        <w:r w:rsidRPr="00C03B2B">
          <w:rPr>
            <w:lang w:val="en-US"/>
          </w:rPr>
          <w:t xml:space="preserve">. </w:t>
        </w:r>
      </w:ins>
      <w:ins w:id="1343" w:author="Attila Vizhanyo" w:date="2024-01-02T16:09:00Z">
        <w:r w:rsidR="00D519D8" w:rsidRPr="00C03B2B">
          <w:rPr>
            <w:lang w:val="en-US"/>
          </w:rPr>
          <w:t xml:space="preserve">Understanding the original chess </w:t>
        </w:r>
      </w:ins>
      <w:ins w:id="1344" w:author="Attila Vizhanyo" w:date="2024-01-02T19:56:00Z">
        <w:r w:rsidR="008F0949">
          <w:rPr>
            <w:lang w:val="en-US"/>
          </w:rPr>
          <w:t>program</w:t>
        </w:r>
      </w:ins>
      <w:ins w:id="1345" w:author="Attila Vizhanyo" w:date="2024-01-02T16:09:00Z">
        <w:r w:rsidR="00D519D8" w:rsidRPr="00C03B2B">
          <w:rPr>
            <w:lang w:val="en-US"/>
          </w:rPr>
          <w:t xml:space="preserve"> is required to be able to </w:t>
        </w:r>
      </w:ins>
      <w:ins w:id="1346" w:author="Attila Vizhanyo" w:date="2024-01-02T19:57:00Z">
        <w:r w:rsidR="008F0949">
          <w:rPr>
            <w:lang w:val="en-US"/>
          </w:rPr>
          <w:t xml:space="preserve">understand </w:t>
        </w:r>
      </w:ins>
      <w:ins w:id="1347" w:author="Attila Vizhanyo" w:date="2024-01-02T19:59:00Z">
        <w:r w:rsidR="008F0949">
          <w:rPr>
            <w:lang w:val="en-US"/>
          </w:rPr>
          <w:t xml:space="preserve">the </w:t>
        </w:r>
      </w:ins>
      <w:ins w:id="1348" w:author="Attila Vizhanyo" w:date="2024-01-02T19:57:00Z">
        <w:r w:rsidR="008F0949">
          <w:rPr>
            <w:lang w:val="en-US"/>
          </w:rPr>
          <w:t>rest of</w:t>
        </w:r>
      </w:ins>
      <w:ins w:id="1349" w:author="Attila Vizhanyo" w:date="2024-01-02T19:59:00Z">
        <w:r w:rsidR="008F0949">
          <w:rPr>
            <w:lang w:val="en-US"/>
          </w:rPr>
          <w:t xml:space="preserve"> my work</w:t>
        </w:r>
      </w:ins>
      <w:ins w:id="1350" w:author="Attila Vizhanyo" w:date="2024-01-02T16:09:00Z">
        <w:r w:rsidR="00D519D8" w:rsidRPr="00C03B2B">
          <w:rPr>
            <w:lang w:val="en-US"/>
          </w:rPr>
          <w:t xml:space="preserve">. </w:t>
        </w:r>
      </w:ins>
      <w:ins w:id="1351" w:author="Attila Vizhanyo" w:date="2024-01-02T16:11:00Z">
        <w:r w:rsidR="00D519D8" w:rsidRPr="00C03B2B">
          <w:rPr>
            <w:lang w:val="en-US"/>
          </w:rPr>
          <w:t>I will break down the program into its logic and display.</w:t>
        </w:r>
      </w:ins>
      <w:ins w:id="1352" w:author="Attila Vizhanyo" w:date="2024-01-02T16:12:00Z">
        <w:r w:rsidR="00D519D8" w:rsidRPr="00C03B2B">
          <w:rPr>
            <w:lang w:val="en-US"/>
          </w:rPr>
          <w:t xml:space="preserve"> </w:t>
        </w:r>
      </w:ins>
      <w:ins w:id="1353" w:author="Attila Vizhanyo" w:date="2024-01-02T16:14:00Z">
        <w:r w:rsidR="00D519D8" w:rsidRPr="00C03B2B">
          <w:rPr>
            <w:lang w:val="en-US"/>
          </w:rPr>
          <w:t xml:space="preserve">I will </w:t>
        </w:r>
      </w:ins>
      <w:ins w:id="1354" w:author="Attila Vizhanyo" w:date="2024-01-02T19:59:00Z">
        <w:r w:rsidR="008F0949">
          <w:rPr>
            <w:lang w:val="en-US"/>
          </w:rPr>
          <w:t xml:space="preserve">describe </w:t>
        </w:r>
      </w:ins>
      <w:ins w:id="1355" w:author="Attila Vizhanyo" w:date="2024-01-02T16:14:00Z">
        <w:r w:rsidR="00D519D8" w:rsidRPr="00C03B2B">
          <w:rPr>
            <w:lang w:val="en-US"/>
          </w:rPr>
          <w:t xml:space="preserve">its functions and </w:t>
        </w:r>
        <w:proofErr w:type="gramStart"/>
        <w:r w:rsidR="00D519D8" w:rsidRPr="00C03B2B">
          <w:rPr>
            <w:lang w:val="en-US"/>
          </w:rPr>
          <w:t>variables, and</w:t>
        </w:r>
        <w:proofErr w:type="gramEnd"/>
        <w:r w:rsidR="00D519D8" w:rsidRPr="00C03B2B">
          <w:rPr>
            <w:lang w:val="en-US"/>
          </w:rPr>
          <w:t xml:space="preserve"> explain how </w:t>
        </w:r>
      </w:ins>
      <w:ins w:id="1356" w:author="Attila Vizhanyo" w:date="2024-01-02T20:00:00Z">
        <w:r w:rsidR="008F0949">
          <w:rPr>
            <w:lang w:val="en-US"/>
          </w:rPr>
          <w:t>the game is visualized.</w:t>
        </w:r>
      </w:ins>
    </w:p>
    <w:p w14:paraId="174DBCEE" w14:textId="1078251D" w:rsidR="00D519D8" w:rsidRPr="00C03B2B" w:rsidRDefault="008F0949" w:rsidP="00774095">
      <w:pPr>
        <w:rPr>
          <w:ins w:id="1357" w:author="Attila Vizhanyo" w:date="2024-01-02T16:15:00Z"/>
          <w:lang w:val="en-US"/>
        </w:rPr>
      </w:pPr>
      <w:ins w:id="1358" w:author="Attila Vizhanyo" w:date="2024-01-02T20:00:00Z">
        <w:r>
          <w:rPr>
            <w:lang w:val="en-US"/>
          </w:rPr>
          <w:t>In</w:t>
        </w:r>
      </w:ins>
      <w:ins w:id="1359" w:author="Attila Vizhanyo" w:date="2024-01-02T16:15:00Z">
        <w:r w:rsidR="00D519D8" w:rsidRPr="00C03B2B">
          <w:rPr>
            <w:lang w:val="en-US"/>
          </w:rPr>
          <w:t xml:space="preserve"> the second chapter…</w:t>
        </w:r>
      </w:ins>
    </w:p>
    <w:p w14:paraId="4B41033D" w14:textId="77777777" w:rsidR="00D519D8" w:rsidRPr="00C03B2B" w:rsidRDefault="00D519D8" w:rsidP="00774095">
      <w:pPr>
        <w:rPr>
          <w:ins w:id="1360" w:author="Attila Vizhanyo" w:date="2024-01-02T16:04:00Z"/>
          <w:lang w:val="en-US"/>
        </w:rPr>
      </w:pPr>
    </w:p>
    <w:p w14:paraId="63588485" w14:textId="1FAD4AF6" w:rsidR="009A2ACE" w:rsidRPr="00C03B2B" w:rsidRDefault="00C07A2B" w:rsidP="00EA589D">
      <w:pPr>
        <w:pStyle w:val="Heading1"/>
        <w:rPr>
          <w:lang w:val="en-US"/>
        </w:rPr>
      </w:pPr>
      <w:bookmarkStart w:id="1361" w:name="_Toc155112889"/>
      <w:r w:rsidRPr="00C03B2B">
        <w:rPr>
          <w:lang w:val="en-US"/>
        </w:rPr>
        <w:t>Initial Chess Code</w:t>
      </w:r>
      <w:bookmarkEnd w:id="1361"/>
    </w:p>
    <w:p w14:paraId="55E0DB1A" w14:textId="557FBDBD" w:rsidR="009A2ACE" w:rsidRPr="00C03B2B" w:rsidRDefault="00C07A2B" w:rsidP="00EA589D">
      <w:pPr>
        <w:pStyle w:val="Heading2"/>
        <w:rPr>
          <w:lang w:val="en-US"/>
        </w:rPr>
      </w:pPr>
      <w:bookmarkStart w:id="1362" w:name="_Toc155112890"/>
      <w:r w:rsidRPr="00C03B2B">
        <w:rPr>
          <w:lang w:val="en-US"/>
        </w:rPr>
        <w:t>Logic of initial chess code</w:t>
      </w:r>
      <w:bookmarkEnd w:id="1362"/>
    </w:p>
    <w:p w14:paraId="5EB99735" w14:textId="25D796CD" w:rsidR="00C07A2B" w:rsidRPr="00C03B2B" w:rsidRDefault="00C07A2B" w:rsidP="00C07A2B">
      <w:pPr>
        <w:pStyle w:val="Heading3"/>
        <w:rPr>
          <w:lang w:val="en-US"/>
        </w:rPr>
      </w:pPr>
      <w:bookmarkStart w:id="1363" w:name="_Toc155112891"/>
      <w:r w:rsidRPr="00C03B2B">
        <w:rPr>
          <w:lang w:val="en-US"/>
        </w:rPr>
        <w:t>Overview</w:t>
      </w:r>
      <w:bookmarkEnd w:id="1363"/>
    </w:p>
    <w:p w14:paraId="2BE254CA" w14:textId="77777777" w:rsidR="007D3196" w:rsidRPr="00C03B2B" w:rsidRDefault="007D3196" w:rsidP="007D3196">
      <w:pPr>
        <w:rPr>
          <w:lang w:val="en-US"/>
        </w:rPr>
      </w:pPr>
    </w:p>
    <w:p w14:paraId="147B0F15" w14:textId="7865E42F" w:rsidR="00C07A2B" w:rsidRPr="00C03B2B" w:rsidRDefault="00C07A2B" w:rsidP="00C11681">
      <w:pPr>
        <w:rPr>
          <w:lang w:val="en-US"/>
        </w:rPr>
      </w:pPr>
      <w:r w:rsidRPr="00C03B2B">
        <w:rPr>
          <w:lang w:val="en-US"/>
        </w:rPr>
        <w:t>Concept</w:t>
      </w:r>
    </w:p>
    <w:p w14:paraId="5FE345FB" w14:textId="77777777" w:rsidR="00C11681" w:rsidRPr="00C03B2B" w:rsidRDefault="00C11681" w:rsidP="00C11681">
      <w:pPr>
        <w:pStyle w:val="Heading4"/>
        <w:rPr>
          <w:lang w:val="en-US"/>
        </w:rPr>
      </w:pPr>
      <w:r w:rsidRPr="00C03B2B">
        <w:rPr>
          <w:lang w:val="en-US"/>
        </w:rPr>
        <w:t>Figure (or Piece)</w:t>
      </w:r>
    </w:p>
    <w:p w14:paraId="6F2A32AE" w14:textId="44668FA5" w:rsidR="009E1174" w:rsidRPr="00C03B2B" w:rsidRDefault="009E1174" w:rsidP="009E1174">
      <w:pPr>
        <w:rPr>
          <w:shd w:val="clear" w:color="auto" w:fill="FFFFFF"/>
          <w:lang w:val="en-US"/>
        </w:rPr>
      </w:pPr>
      <w:r w:rsidRPr="00C03B2B">
        <w:rPr>
          <w:shd w:val="clear" w:color="auto" w:fill="FFFFFF"/>
          <w:lang w:val="en-US"/>
        </w:rPr>
        <w:t>A Class is like an object constructor, or a "blueprint" for creating objects.</w:t>
      </w:r>
      <w:sdt>
        <w:sdtPr>
          <w:rPr>
            <w:shd w:val="clear" w:color="auto" w:fill="FFFFFF"/>
            <w:lang w:val="en-US"/>
          </w:rPr>
          <w:id w:val="646328722"/>
          <w:citation/>
        </w:sdtPr>
        <w:sdtContent>
          <w:r w:rsidRPr="00C03B2B">
            <w:rPr>
              <w:shd w:val="clear" w:color="auto" w:fill="FFFFFF"/>
              <w:lang w:val="en-US"/>
            </w:rPr>
            <w:fldChar w:fldCharType="begin"/>
          </w:r>
          <w:r w:rsidRPr="00C03B2B">
            <w:rPr>
              <w:shd w:val="clear" w:color="auto" w:fill="FFFFFF"/>
              <w:lang w:val="en-US"/>
            </w:rPr>
            <w:instrText xml:space="preserve"> CITATION W3S \l 4108 </w:instrText>
          </w:r>
          <w:r w:rsidRPr="00C03B2B">
            <w:rPr>
              <w:shd w:val="clear" w:color="auto" w:fill="FFFFFF"/>
              <w:lang w:val="en-US"/>
            </w:rPr>
            <w:fldChar w:fldCharType="separate"/>
          </w:r>
          <w:ins w:id="1364" w:author="Attila Vizhanyo" w:date="2024-01-02T18:34:00Z">
            <w:r w:rsidR="00C03B2B" w:rsidRPr="00C03B2B">
              <w:rPr>
                <w:noProof/>
                <w:shd w:val="clear" w:color="auto" w:fill="FFFFFF"/>
                <w:lang w:val="en-US"/>
              </w:rPr>
              <w:t xml:space="preserve"> </w:t>
            </w:r>
            <w:r w:rsidR="00C03B2B" w:rsidRPr="00C03B2B">
              <w:rPr>
                <w:noProof/>
                <w:shd w:val="clear" w:color="auto" w:fill="FFFFFF"/>
                <w:lang w:val="en-US"/>
                <w:rPrChange w:id="1365" w:author="Attila Vizhanyo" w:date="2024-01-02T18:35:00Z">
                  <w:rPr>
                    <w:lang w:val="fr-CH"/>
                  </w:rPr>
                </w:rPrChange>
              </w:rPr>
              <w:t>(W3Schools, s.d.)</w:t>
            </w:r>
          </w:ins>
          <w:del w:id="1366" w:author="Attila Vizhanyo" w:date="2024-01-02T18:32:00Z">
            <w:r w:rsidRPr="00C03B2B" w:rsidDel="00C03B2B">
              <w:rPr>
                <w:noProof/>
                <w:shd w:val="clear" w:color="auto" w:fill="FFFFFF"/>
                <w:lang w:val="en-US"/>
              </w:rPr>
              <w:delText xml:space="preserve"> (W3Schools, s.d.)</w:delText>
            </w:r>
          </w:del>
          <w:r w:rsidRPr="00C03B2B">
            <w:rPr>
              <w:shd w:val="clear" w:color="auto" w:fill="FFFFFF"/>
              <w:lang w:val="en-US"/>
            </w:rPr>
            <w:fldChar w:fldCharType="end"/>
          </w:r>
        </w:sdtContent>
      </w:sdt>
    </w:p>
    <w:p w14:paraId="09530877" w14:textId="77777777" w:rsidR="00C11681" w:rsidRPr="00C03B2B" w:rsidRDefault="00C11681" w:rsidP="00C11681">
      <w:pPr>
        <w:rPr>
          <w:lang w:val="en-US"/>
        </w:rPr>
      </w:pPr>
      <w:r w:rsidRPr="00C03B2B">
        <w:rPr>
          <w:lang w:val="en-US"/>
        </w:rPr>
        <w:t xml:space="preserve">The first key concept that needs to be modeled in any chess program is the concept of the chess pieces, also called the figures. There are sixteen pieces of each color, black and white: one king, one queen, two rooks, two bishops, two knights, and eight pawns. Each piece has a type and a position. Each piece has a defined starting position at the beginning of the game. During the game, the players move the white and black pieces in alternate turns, thus the position of the pieces need to be updated. The pieces can move to a square that is either unoccupied or occupied by the opponent’s piece. Each figure needs to know which squares it can move to, based on its type. </w:t>
      </w:r>
    </w:p>
    <w:p w14:paraId="78CD9443" w14:textId="5C5C778A" w:rsidR="00C11681" w:rsidRPr="00C03B2B" w:rsidRDefault="00C11681" w:rsidP="009E1174">
      <w:pPr>
        <w:rPr>
          <w:lang w:val="en-US"/>
        </w:rPr>
      </w:pPr>
      <w:r w:rsidRPr="00C03B2B">
        <w:rPr>
          <w:noProof/>
          <w:lang w:val="en-US"/>
        </w:rPr>
        <w:drawing>
          <wp:inline distT="0" distB="0" distL="0" distR="0" wp14:anchorId="6262D03B" wp14:editId="03DB653E">
            <wp:extent cx="4435200" cy="1353600"/>
            <wp:effectExtent l="0" t="0" r="0" b="5715"/>
            <wp:docPr id="168889083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90830" name="Picture 1" descr="A white paper with black text&#10;&#10;Description automatically generated"/>
                    <pic:cNvPicPr/>
                  </pic:nvPicPr>
                  <pic:blipFill>
                    <a:blip r:embed="rId15"/>
                    <a:stretch>
                      <a:fillRect/>
                    </a:stretch>
                  </pic:blipFill>
                  <pic:spPr>
                    <a:xfrm>
                      <a:off x="0" y="0"/>
                      <a:ext cx="4435200" cy="1353600"/>
                    </a:xfrm>
                    <a:prstGeom prst="rect">
                      <a:avLst/>
                    </a:prstGeom>
                  </pic:spPr>
                </pic:pic>
              </a:graphicData>
            </a:graphic>
          </wp:inline>
        </w:drawing>
      </w:r>
    </w:p>
    <w:tbl>
      <w:tblPr>
        <w:tblStyle w:val="GridTable4-Accent1"/>
        <w:tblW w:w="0" w:type="auto"/>
        <w:tblLook w:val="04A0" w:firstRow="1" w:lastRow="0" w:firstColumn="1" w:lastColumn="0" w:noHBand="0" w:noVBand="1"/>
      </w:tblPr>
      <w:tblGrid>
        <w:gridCol w:w="2405"/>
        <w:gridCol w:w="4111"/>
        <w:gridCol w:w="2545"/>
      </w:tblGrid>
      <w:tr w:rsidR="00C11681" w:rsidRPr="00C03B2B" w14:paraId="1648D07C" w14:textId="77777777" w:rsidTr="0086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4AEA70F" w14:textId="77777777" w:rsidR="00C11681" w:rsidRPr="00C03B2B" w:rsidRDefault="00C11681" w:rsidP="00861C65">
            <w:pPr>
              <w:jc w:val="left"/>
              <w:rPr>
                <w:lang w:val="en-US"/>
              </w:rPr>
            </w:pPr>
            <w:r w:rsidRPr="00C03B2B">
              <w:rPr>
                <w:lang w:val="en-US"/>
              </w:rPr>
              <w:t>Member name</w:t>
            </w:r>
          </w:p>
        </w:tc>
        <w:tc>
          <w:tcPr>
            <w:tcW w:w="4111" w:type="dxa"/>
          </w:tcPr>
          <w:p w14:paraId="6B4BD67E" w14:textId="77777777" w:rsidR="00C11681" w:rsidRPr="00C03B2B" w:rsidRDefault="00C11681" w:rsidP="00861C65">
            <w:pPr>
              <w:jc w:val="left"/>
              <w:cnfStyle w:val="100000000000" w:firstRow="1" w:lastRow="0" w:firstColumn="0" w:lastColumn="0" w:oddVBand="0" w:evenVBand="0" w:oddHBand="0" w:evenHBand="0" w:firstRowFirstColumn="0" w:firstRowLastColumn="0" w:lastRowFirstColumn="0" w:lastRowLastColumn="0"/>
              <w:rPr>
                <w:lang w:val="en-US"/>
              </w:rPr>
            </w:pPr>
            <w:r w:rsidRPr="00C03B2B">
              <w:rPr>
                <w:lang w:val="en-US"/>
              </w:rPr>
              <w:t>Description</w:t>
            </w:r>
          </w:p>
        </w:tc>
        <w:tc>
          <w:tcPr>
            <w:tcW w:w="2545" w:type="dxa"/>
          </w:tcPr>
          <w:p w14:paraId="57709D21" w14:textId="77777777" w:rsidR="00C11681" w:rsidRPr="00C03B2B" w:rsidRDefault="00C11681" w:rsidP="00861C65">
            <w:pPr>
              <w:jc w:val="left"/>
              <w:cnfStyle w:val="100000000000" w:firstRow="1" w:lastRow="0" w:firstColumn="0" w:lastColumn="0" w:oddVBand="0" w:evenVBand="0" w:oddHBand="0" w:evenHBand="0" w:firstRowFirstColumn="0" w:firstRowLastColumn="0" w:lastRowFirstColumn="0" w:lastRowLastColumn="0"/>
              <w:rPr>
                <w:lang w:val="en-US"/>
              </w:rPr>
            </w:pPr>
            <w:r w:rsidRPr="00C03B2B">
              <w:rPr>
                <w:lang w:val="en-US"/>
              </w:rPr>
              <w:t>Comments</w:t>
            </w:r>
          </w:p>
        </w:tc>
      </w:tr>
      <w:tr w:rsidR="00C11681" w:rsidRPr="00C03B2B" w14:paraId="037AA75F" w14:textId="77777777"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272E231" w14:textId="77777777" w:rsidR="00C11681" w:rsidRPr="00C03B2B" w:rsidRDefault="00C11681" w:rsidP="00861C65">
            <w:pPr>
              <w:jc w:val="left"/>
              <w:rPr>
                <w:lang w:val="en-US"/>
              </w:rPr>
            </w:pPr>
            <w:r w:rsidRPr="00C03B2B">
              <w:rPr>
                <w:lang w:val="en-US"/>
              </w:rPr>
              <w:t>name</w:t>
            </w:r>
          </w:p>
        </w:tc>
        <w:tc>
          <w:tcPr>
            <w:tcW w:w="4111" w:type="dxa"/>
          </w:tcPr>
          <w:p w14:paraId="0C5C2DAC" w14:textId="77777777" w:rsidR="00C11681" w:rsidRPr="00C03B2B" w:rsidRDefault="00C11681" w:rsidP="00861C65">
            <w:pPr>
              <w:jc w:val="left"/>
              <w:cnfStyle w:val="000000100000" w:firstRow="0" w:lastRow="0" w:firstColumn="0" w:lastColumn="0" w:oddVBand="0" w:evenVBand="0" w:oddHBand="1" w:evenHBand="0" w:firstRowFirstColumn="0" w:firstRowLastColumn="0" w:lastRowFirstColumn="0" w:lastRowLastColumn="0"/>
              <w:rPr>
                <w:lang w:val="en-US"/>
              </w:rPr>
            </w:pPr>
          </w:p>
        </w:tc>
        <w:tc>
          <w:tcPr>
            <w:tcW w:w="2545" w:type="dxa"/>
          </w:tcPr>
          <w:p w14:paraId="4750D7FC" w14:textId="77777777" w:rsidR="00C11681" w:rsidRPr="00C03B2B" w:rsidRDefault="00C11681" w:rsidP="00861C65">
            <w:pPr>
              <w:jc w:val="left"/>
              <w:cnfStyle w:val="000000100000" w:firstRow="0" w:lastRow="0" w:firstColumn="0" w:lastColumn="0" w:oddVBand="0" w:evenVBand="0" w:oddHBand="1" w:evenHBand="0" w:firstRowFirstColumn="0" w:firstRowLastColumn="0" w:lastRowFirstColumn="0" w:lastRowLastColumn="0"/>
              <w:rPr>
                <w:lang w:val="en-US"/>
              </w:rPr>
            </w:pPr>
          </w:p>
        </w:tc>
      </w:tr>
      <w:tr w:rsidR="00C11681" w:rsidRPr="00C03B2B" w14:paraId="2AE4FAC4" w14:textId="77777777" w:rsidTr="00861C65">
        <w:tc>
          <w:tcPr>
            <w:cnfStyle w:val="001000000000" w:firstRow="0" w:lastRow="0" w:firstColumn="1" w:lastColumn="0" w:oddVBand="0" w:evenVBand="0" w:oddHBand="0" w:evenHBand="0" w:firstRowFirstColumn="0" w:firstRowLastColumn="0" w:lastRowFirstColumn="0" w:lastRowLastColumn="0"/>
            <w:tcW w:w="2405" w:type="dxa"/>
          </w:tcPr>
          <w:p w14:paraId="1373A0FC" w14:textId="77777777" w:rsidR="00C11681" w:rsidRPr="00C03B2B" w:rsidRDefault="00C11681" w:rsidP="00861C65">
            <w:pPr>
              <w:jc w:val="left"/>
              <w:rPr>
                <w:lang w:val="en-US"/>
              </w:rPr>
            </w:pPr>
            <w:proofErr w:type="spellStart"/>
            <w:r w:rsidRPr="00C03B2B">
              <w:rPr>
                <w:lang w:val="en-US"/>
              </w:rPr>
              <w:t>object_name</w:t>
            </w:r>
            <w:proofErr w:type="spellEnd"/>
          </w:p>
        </w:tc>
        <w:tc>
          <w:tcPr>
            <w:tcW w:w="4111" w:type="dxa"/>
          </w:tcPr>
          <w:p w14:paraId="55F3A33C" w14:textId="77777777" w:rsidR="00C11681" w:rsidRPr="00C03B2B" w:rsidRDefault="00C11681" w:rsidP="00861C65">
            <w:pPr>
              <w:jc w:val="left"/>
              <w:cnfStyle w:val="000000000000" w:firstRow="0" w:lastRow="0" w:firstColumn="0" w:lastColumn="0" w:oddVBand="0" w:evenVBand="0" w:oddHBand="0" w:evenHBand="0" w:firstRowFirstColumn="0" w:firstRowLastColumn="0" w:lastRowFirstColumn="0" w:lastRowLastColumn="0"/>
              <w:rPr>
                <w:lang w:val="en-US"/>
              </w:rPr>
            </w:pPr>
          </w:p>
        </w:tc>
        <w:tc>
          <w:tcPr>
            <w:tcW w:w="2545" w:type="dxa"/>
          </w:tcPr>
          <w:p w14:paraId="7ECA1DC5" w14:textId="77777777" w:rsidR="00C11681" w:rsidRPr="00C03B2B" w:rsidRDefault="00C11681" w:rsidP="00861C65">
            <w:pPr>
              <w:jc w:val="left"/>
              <w:cnfStyle w:val="000000000000" w:firstRow="0" w:lastRow="0" w:firstColumn="0" w:lastColumn="0" w:oddVBand="0" w:evenVBand="0" w:oddHBand="0" w:evenHBand="0" w:firstRowFirstColumn="0" w:firstRowLastColumn="0" w:lastRowFirstColumn="0" w:lastRowLastColumn="0"/>
              <w:rPr>
                <w:lang w:val="en-US"/>
              </w:rPr>
            </w:pPr>
          </w:p>
        </w:tc>
      </w:tr>
      <w:tr w:rsidR="00C11681" w:rsidRPr="00C03B2B" w14:paraId="17A60116" w14:textId="77777777"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D74EFC5" w14:textId="77777777" w:rsidR="00C11681" w:rsidRPr="00C03B2B" w:rsidRDefault="00C11681" w:rsidP="00861C65">
            <w:pPr>
              <w:jc w:val="left"/>
              <w:rPr>
                <w:lang w:val="en-US"/>
              </w:rPr>
            </w:pPr>
            <w:r w:rsidRPr="00C03B2B">
              <w:rPr>
                <w:lang w:val="en-US"/>
              </w:rPr>
              <w:lastRenderedPageBreak/>
              <w:t>color</w:t>
            </w:r>
          </w:p>
        </w:tc>
        <w:tc>
          <w:tcPr>
            <w:tcW w:w="4111" w:type="dxa"/>
          </w:tcPr>
          <w:p w14:paraId="7A1F25BD" w14:textId="60D26A37" w:rsidR="00C11681" w:rsidRPr="00C03B2B" w:rsidRDefault="00724081" w:rsidP="00861C65">
            <w:pPr>
              <w:jc w:val="left"/>
              <w:cnfStyle w:val="000000100000" w:firstRow="0" w:lastRow="0" w:firstColumn="0" w:lastColumn="0" w:oddVBand="0" w:evenVBand="0" w:oddHBand="1" w:evenHBand="0" w:firstRowFirstColumn="0" w:firstRowLastColumn="0" w:lastRowFirstColumn="0" w:lastRowLastColumn="0"/>
              <w:rPr>
                <w:lang w:val="en-US"/>
              </w:rPr>
            </w:pPr>
            <w:ins w:id="1367" w:author="Attila Vizhanyo" w:date="2024-01-02T15:50:00Z">
              <w:r w:rsidRPr="00C03B2B">
                <w:rPr>
                  <w:lang w:val="en-US"/>
                </w:rPr>
                <w:t xml:space="preserve">Unicode characters to display the </w:t>
              </w:r>
            </w:ins>
            <w:ins w:id="1368" w:author="Attila Vizhanyo" w:date="2024-01-02T20:00:00Z">
              <w:r w:rsidR="0076015E" w:rsidRPr="00C03B2B">
                <w:rPr>
                  <w:lang w:val="en-US"/>
                </w:rPr>
                <w:t>image</w:t>
              </w:r>
            </w:ins>
            <w:ins w:id="1369" w:author="Attila Vizhanyo" w:date="2024-01-02T15:50:00Z">
              <w:r w:rsidRPr="00C03B2B">
                <w:rPr>
                  <w:lang w:val="en-US"/>
                </w:rPr>
                <w:t xml:space="preserve"> of the chess piece.</w:t>
              </w:r>
            </w:ins>
          </w:p>
        </w:tc>
        <w:tc>
          <w:tcPr>
            <w:tcW w:w="2545" w:type="dxa"/>
          </w:tcPr>
          <w:p w14:paraId="17F7C750" w14:textId="77777777" w:rsidR="00C11681" w:rsidRPr="00C03B2B" w:rsidRDefault="00C11681" w:rsidP="00861C65">
            <w:pPr>
              <w:jc w:val="left"/>
              <w:cnfStyle w:val="000000100000" w:firstRow="0" w:lastRow="0" w:firstColumn="0" w:lastColumn="0" w:oddVBand="0" w:evenVBand="0" w:oddHBand="1" w:evenHBand="0" w:firstRowFirstColumn="0" w:firstRowLastColumn="0" w:lastRowFirstColumn="0" w:lastRowLastColumn="0"/>
              <w:rPr>
                <w:lang w:val="en-US"/>
              </w:rPr>
            </w:pPr>
          </w:p>
        </w:tc>
      </w:tr>
      <w:tr w:rsidR="00C11681" w:rsidRPr="00C03B2B" w14:paraId="47C971AB" w14:textId="77777777" w:rsidTr="00861C65">
        <w:tc>
          <w:tcPr>
            <w:cnfStyle w:val="001000000000" w:firstRow="0" w:lastRow="0" w:firstColumn="1" w:lastColumn="0" w:oddVBand="0" w:evenVBand="0" w:oddHBand="0" w:evenHBand="0" w:firstRowFirstColumn="0" w:firstRowLastColumn="0" w:lastRowFirstColumn="0" w:lastRowLastColumn="0"/>
            <w:tcW w:w="2405" w:type="dxa"/>
          </w:tcPr>
          <w:p w14:paraId="5684653C" w14:textId="77777777" w:rsidR="00C11681" w:rsidRPr="00C03B2B" w:rsidRDefault="00C11681" w:rsidP="00861C65">
            <w:pPr>
              <w:jc w:val="left"/>
              <w:rPr>
                <w:lang w:val="en-US"/>
              </w:rPr>
            </w:pPr>
            <w:r w:rsidRPr="00C03B2B">
              <w:rPr>
                <w:lang w:val="en-US"/>
              </w:rPr>
              <w:t>position</w:t>
            </w:r>
          </w:p>
        </w:tc>
        <w:tc>
          <w:tcPr>
            <w:tcW w:w="4111" w:type="dxa"/>
          </w:tcPr>
          <w:p w14:paraId="302C8A23" w14:textId="64C86492" w:rsidR="00C11681" w:rsidRPr="00C03B2B" w:rsidRDefault="00724081" w:rsidP="00861C65">
            <w:pPr>
              <w:jc w:val="left"/>
              <w:cnfStyle w:val="000000000000" w:firstRow="0" w:lastRow="0" w:firstColumn="0" w:lastColumn="0" w:oddVBand="0" w:evenVBand="0" w:oddHBand="0" w:evenHBand="0" w:firstRowFirstColumn="0" w:firstRowLastColumn="0" w:lastRowFirstColumn="0" w:lastRowLastColumn="0"/>
              <w:rPr>
                <w:lang w:val="en-US"/>
              </w:rPr>
            </w:pPr>
            <w:ins w:id="1370" w:author="Attila Vizhanyo" w:date="2024-01-02T15:49:00Z">
              <w:r w:rsidRPr="00C03B2B">
                <w:rPr>
                  <w:lang w:val="en-US"/>
                </w:rPr>
                <w:t>The current coordinates of the piece.</w:t>
              </w:r>
            </w:ins>
          </w:p>
        </w:tc>
        <w:tc>
          <w:tcPr>
            <w:tcW w:w="2545" w:type="dxa"/>
          </w:tcPr>
          <w:p w14:paraId="37BC244D" w14:textId="7C8388CE" w:rsidR="00C11681" w:rsidRPr="00C03B2B" w:rsidRDefault="00113623" w:rsidP="00861C65">
            <w:pPr>
              <w:jc w:val="left"/>
              <w:cnfStyle w:val="000000000000" w:firstRow="0" w:lastRow="0" w:firstColumn="0" w:lastColumn="0" w:oddVBand="0" w:evenVBand="0" w:oddHBand="0" w:evenHBand="0" w:firstRowFirstColumn="0" w:firstRowLastColumn="0" w:lastRowFirstColumn="0" w:lastRowLastColumn="0"/>
              <w:rPr>
                <w:lang w:val="en-US"/>
              </w:rPr>
            </w:pPr>
            <w:ins w:id="1371" w:author="Attila Vizhanyo" w:date="2024-01-02T20:01:00Z">
              <w:r>
                <w:rPr>
                  <w:lang w:val="en-US"/>
                </w:rPr>
                <w:t>e.g. (0,4) – see Section</w:t>
              </w:r>
            </w:ins>
            <w:ins w:id="1372" w:author="Attila Vizhanyo" w:date="2024-01-02T20:03:00Z">
              <w:r>
                <w:rPr>
                  <w:lang w:val="en-US"/>
                </w:rPr>
                <w:t xml:space="preserve"> </w:t>
              </w:r>
            </w:ins>
            <w:ins w:id="1373" w:author="Attila Vizhanyo" w:date="2024-01-02T20:02:00Z">
              <w:r>
                <w:rPr>
                  <w:lang w:val="en-US"/>
                </w:rPr>
                <w:fldChar w:fldCharType="begin"/>
              </w:r>
              <w:r>
                <w:rPr>
                  <w:lang w:val="en-US"/>
                </w:rPr>
                <w:instrText xml:space="preserve"> REF _Ref155118193 \r \h </w:instrText>
              </w:r>
              <w:r>
                <w:rPr>
                  <w:lang w:val="en-US"/>
                </w:rPr>
              </w:r>
            </w:ins>
            <w:r>
              <w:rPr>
                <w:lang w:val="en-US"/>
              </w:rPr>
              <w:fldChar w:fldCharType="separate"/>
            </w:r>
            <w:ins w:id="1374" w:author="Attila Vizhanyo" w:date="2024-01-02T20:02:00Z">
              <w:r>
                <w:rPr>
                  <w:lang w:val="en-US"/>
                </w:rPr>
                <w:t>2.1.1.3</w:t>
              </w:r>
              <w:r>
                <w:rPr>
                  <w:lang w:val="en-US"/>
                </w:rPr>
                <w:fldChar w:fldCharType="end"/>
              </w:r>
            </w:ins>
          </w:p>
        </w:tc>
      </w:tr>
      <w:tr w:rsidR="00C11681" w:rsidRPr="00C03B2B" w14:paraId="0D7ED342" w14:textId="77777777"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1A82D8" w14:textId="77777777" w:rsidR="00C11681" w:rsidRPr="00C03B2B" w:rsidRDefault="00C11681" w:rsidP="00861C65">
            <w:pPr>
              <w:jc w:val="left"/>
              <w:rPr>
                <w:lang w:val="en-US"/>
              </w:rPr>
            </w:pPr>
            <w:proofErr w:type="spellStart"/>
            <w:r w:rsidRPr="00C03B2B">
              <w:rPr>
                <w:lang w:val="en-US"/>
              </w:rPr>
              <w:t>possible_moves</w:t>
            </w:r>
            <w:proofErr w:type="spellEnd"/>
          </w:p>
        </w:tc>
        <w:tc>
          <w:tcPr>
            <w:tcW w:w="4111" w:type="dxa"/>
          </w:tcPr>
          <w:p w14:paraId="121A4428" w14:textId="081E20A6" w:rsidR="00C11681" w:rsidRPr="00C03B2B" w:rsidRDefault="00724081" w:rsidP="00861C65">
            <w:pPr>
              <w:jc w:val="left"/>
              <w:cnfStyle w:val="000000100000" w:firstRow="0" w:lastRow="0" w:firstColumn="0" w:lastColumn="0" w:oddVBand="0" w:evenVBand="0" w:oddHBand="1" w:evenHBand="0" w:firstRowFirstColumn="0" w:firstRowLastColumn="0" w:lastRowFirstColumn="0" w:lastRowLastColumn="0"/>
              <w:rPr>
                <w:lang w:val="en-US"/>
              </w:rPr>
            </w:pPr>
            <w:ins w:id="1375" w:author="Attila Vizhanyo" w:date="2024-01-02T15:49:00Z">
              <w:r w:rsidRPr="00C03B2B">
                <w:rPr>
                  <w:lang w:val="en-US"/>
                </w:rPr>
                <w:t>The coordinates to which the piece can move.</w:t>
              </w:r>
            </w:ins>
          </w:p>
        </w:tc>
        <w:tc>
          <w:tcPr>
            <w:tcW w:w="2545" w:type="dxa"/>
          </w:tcPr>
          <w:p w14:paraId="14B5620A" w14:textId="77777777" w:rsidR="00C11681" w:rsidRPr="00C03B2B" w:rsidRDefault="00C11681" w:rsidP="00861C65">
            <w:pPr>
              <w:jc w:val="left"/>
              <w:cnfStyle w:val="000000100000" w:firstRow="0" w:lastRow="0" w:firstColumn="0" w:lastColumn="0" w:oddVBand="0" w:evenVBand="0" w:oddHBand="1" w:evenHBand="0" w:firstRowFirstColumn="0" w:firstRowLastColumn="0" w:lastRowFirstColumn="0" w:lastRowLastColumn="0"/>
              <w:rPr>
                <w:lang w:val="en-US"/>
              </w:rPr>
            </w:pPr>
          </w:p>
        </w:tc>
      </w:tr>
    </w:tbl>
    <w:p w14:paraId="04B9BB7B" w14:textId="5B83FF61" w:rsidR="00C11681" w:rsidRPr="00C03B2B" w:rsidRDefault="00C11681" w:rsidP="00C11681">
      <w:pPr>
        <w:pStyle w:val="Heading4"/>
        <w:rPr>
          <w:lang w:val="en-US"/>
        </w:rPr>
      </w:pPr>
      <w:r w:rsidRPr="00C03B2B">
        <w:rPr>
          <w:lang w:val="en-US"/>
        </w:rPr>
        <w:t>Chessboard</w:t>
      </w:r>
    </w:p>
    <w:p w14:paraId="1D0B93DC" w14:textId="55D6C001" w:rsidR="00C11681" w:rsidRPr="00C03B2B" w:rsidRDefault="00C11681" w:rsidP="00C11681">
      <w:pPr>
        <w:rPr>
          <w:lang w:val="en-US"/>
        </w:rPr>
      </w:pPr>
      <w:r w:rsidRPr="00C03B2B">
        <w:rPr>
          <w:lang w:val="en-US"/>
        </w:rPr>
        <w:t xml:space="preserve">Chess is played on a square board of eight rows and eight columns. </w:t>
      </w:r>
    </w:p>
    <w:p w14:paraId="533A4865" w14:textId="67E01A24" w:rsidR="00C07A2B" w:rsidRPr="00C03B2B" w:rsidRDefault="00C07A2B" w:rsidP="00C07A2B">
      <w:pPr>
        <w:pStyle w:val="Heading4"/>
        <w:rPr>
          <w:lang w:val="en-US"/>
        </w:rPr>
      </w:pPr>
      <w:bookmarkStart w:id="1376" w:name="_Ref155118193"/>
      <w:r w:rsidRPr="00C03B2B">
        <w:rPr>
          <w:lang w:val="en-US"/>
        </w:rPr>
        <w:t>Position</w:t>
      </w:r>
      <w:bookmarkEnd w:id="1376"/>
    </w:p>
    <w:p w14:paraId="039D42C8" w14:textId="75FC49FE" w:rsidR="007D3196" w:rsidRPr="00C03B2B" w:rsidRDefault="007D3196" w:rsidP="007D3196">
      <w:pPr>
        <w:rPr>
          <w:lang w:val="en-US"/>
        </w:rPr>
      </w:pPr>
      <w:r w:rsidRPr="00C03B2B">
        <w:rPr>
          <w:lang w:val="en-US"/>
        </w:rPr>
        <w:t xml:space="preserve">The </w:t>
      </w:r>
      <w:r w:rsidR="00C11681" w:rsidRPr="00C03B2B">
        <w:rPr>
          <w:lang w:val="en-US"/>
        </w:rPr>
        <w:t>squares of the board</w:t>
      </w:r>
      <w:r w:rsidRPr="00C03B2B">
        <w:rPr>
          <w:lang w:val="en-US"/>
        </w:rPr>
        <w:t xml:space="preserve"> and the chess pieces have a separate grid to arrange them. The grid for the buttons ranges from row and column one to eight. Whereas </w:t>
      </w:r>
      <w:r w:rsidR="00961FCA" w:rsidRPr="00C03B2B">
        <w:rPr>
          <w:lang w:val="en-US"/>
        </w:rPr>
        <w:t xml:space="preserve">the grid arranging the pieces range from row and column zero to seven. This is because computers start counting from zero. So, when comparing the two </w:t>
      </w:r>
      <w:r w:rsidR="005E2103" w:rsidRPr="00C03B2B">
        <w:rPr>
          <w:lang w:val="en-US"/>
        </w:rPr>
        <w:t>grids</w:t>
      </w:r>
      <w:r w:rsidR="00961FCA" w:rsidRPr="00C03B2B">
        <w:rPr>
          <w:lang w:val="en-US"/>
        </w:rPr>
        <w:t>, we must subtract one from the grid of the buttons to correspond to the grid utilized by the pieces.</w:t>
      </w:r>
    </w:p>
    <w:p w14:paraId="1A1D6072" w14:textId="77777777" w:rsidR="007D3196" w:rsidRPr="00C03B2B" w:rsidRDefault="00F16D7D" w:rsidP="007D3196">
      <w:pPr>
        <w:keepNext/>
        <w:rPr>
          <w:lang w:val="en-US"/>
        </w:rPr>
      </w:pPr>
      <w:r w:rsidRPr="00C03B2B">
        <w:rPr>
          <w:noProof/>
          <w:lang w:val="en-US"/>
        </w:rPr>
        <w:drawing>
          <wp:inline distT="0" distB="0" distL="0" distR="0" wp14:anchorId="49326A35" wp14:editId="1FC5AF31">
            <wp:extent cx="2586704" cy="2592000"/>
            <wp:effectExtent l="0" t="0" r="4445" b="0"/>
            <wp:docPr id="1466504883" name="Picture 2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04883" name="Picture 22" descr="A screenshot of a game&#10;&#10;Description automatically generated"/>
                    <pic:cNvPicPr/>
                  </pic:nvPicPr>
                  <pic:blipFill rotWithShape="1">
                    <a:blip r:embed="rId16" cstate="print">
                      <a:extLst>
                        <a:ext uri="{28A0092B-C50C-407E-A947-70E740481C1C}">
                          <a14:useLocalDpi xmlns:a14="http://schemas.microsoft.com/office/drawing/2010/main" val="0"/>
                        </a:ext>
                      </a:extLst>
                    </a:blip>
                    <a:srcRect l="23249" t="2621" r="23001" b="1619"/>
                    <a:stretch/>
                  </pic:blipFill>
                  <pic:spPr bwMode="auto">
                    <a:xfrm>
                      <a:off x="0" y="0"/>
                      <a:ext cx="2586704" cy="2592000"/>
                    </a:xfrm>
                    <a:prstGeom prst="rect">
                      <a:avLst/>
                    </a:prstGeom>
                    <a:ln>
                      <a:noFill/>
                    </a:ln>
                    <a:extLst>
                      <a:ext uri="{53640926-AAD7-44D8-BBD7-CCE9431645EC}">
                        <a14:shadowObscured xmlns:a14="http://schemas.microsoft.com/office/drawing/2010/main"/>
                      </a:ext>
                    </a:extLst>
                  </pic:spPr>
                </pic:pic>
              </a:graphicData>
            </a:graphic>
          </wp:inline>
        </w:drawing>
      </w:r>
    </w:p>
    <w:p w14:paraId="7409C43C" w14:textId="4BD7EB55" w:rsidR="007D3196" w:rsidRPr="00C03B2B" w:rsidRDefault="007D3196" w:rsidP="007D3196">
      <w:pPr>
        <w:pStyle w:val="Caption"/>
        <w:rPr>
          <w:lang w:val="en-US"/>
        </w:rPr>
      </w:pPr>
      <w:bookmarkStart w:id="1377" w:name="_Toc155112931"/>
      <w:r w:rsidRPr="00C03B2B">
        <w:rPr>
          <w:lang w:val="en-US"/>
        </w:rPr>
        <w:t xml:space="preserve">Figure </w:t>
      </w:r>
      <w:r w:rsidRPr="00C03B2B">
        <w:rPr>
          <w:lang w:val="en-US"/>
        </w:rPr>
        <w:fldChar w:fldCharType="begin"/>
      </w:r>
      <w:r w:rsidRPr="00C03B2B">
        <w:rPr>
          <w:lang w:val="en-US"/>
        </w:rPr>
        <w:instrText xml:space="preserve"> SEQ Figure \* ARABIC </w:instrText>
      </w:r>
      <w:r w:rsidRPr="00C03B2B">
        <w:rPr>
          <w:lang w:val="en-US"/>
        </w:rPr>
        <w:fldChar w:fldCharType="separate"/>
      </w:r>
      <w:r w:rsidR="00C03B2B" w:rsidRPr="00C03B2B">
        <w:rPr>
          <w:noProof/>
          <w:lang w:val="en-US"/>
        </w:rPr>
        <w:t>2</w:t>
      </w:r>
      <w:r w:rsidRPr="00C03B2B">
        <w:rPr>
          <w:lang w:val="en-US"/>
        </w:rPr>
        <w:fldChar w:fldCharType="end"/>
      </w:r>
      <w:r w:rsidRPr="00C03B2B">
        <w:rPr>
          <w:lang w:val="en-US"/>
        </w:rPr>
        <w:t xml:space="preserve"> </w:t>
      </w:r>
      <w:r w:rsidR="00961FCA" w:rsidRPr="00C03B2B">
        <w:rPr>
          <w:lang w:val="en-US"/>
        </w:rPr>
        <w:t>This is the grid used by the buttons.</w:t>
      </w:r>
      <w:bookmarkEnd w:id="1377"/>
    </w:p>
    <w:p w14:paraId="457D5CE7" w14:textId="3605DDDE" w:rsidR="00F16D7D" w:rsidRPr="00C03B2B" w:rsidRDefault="007D3196" w:rsidP="00F16D7D">
      <w:pPr>
        <w:rPr>
          <w:lang w:val="en-US"/>
        </w:rPr>
      </w:pPr>
      <w:r w:rsidRPr="00C03B2B">
        <w:rPr>
          <w:lang w:val="en-US"/>
        </w:rPr>
        <w:t xml:space="preserve">  </w:t>
      </w:r>
    </w:p>
    <w:p w14:paraId="782E790A" w14:textId="77777777" w:rsidR="007D3196" w:rsidRPr="00C03B2B" w:rsidRDefault="007D3196" w:rsidP="007D3196">
      <w:pPr>
        <w:pStyle w:val="Heading4"/>
        <w:numPr>
          <w:ilvl w:val="0"/>
          <w:numId w:val="0"/>
        </w:numPr>
        <w:ind w:left="864" w:hanging="864"/>
        <w:rPr>
          <w:lang w:val="en-US"/>
        </w:rPr>
      </w:pPr>
      <w:r w:rsidRPr="00C03B2B">
        <w:rPr>
          <w:noProof/>
          <w:lang w:val="en-US"/>
        </w:rPr>
        <w:drawing>
          <wp:inline distT="0" distB="0" distL="0" distR="0" wp14:anchorId="11DB9AA5" wp14:editId="49033787">
            <wp:extent cx="2597474" cy="2592000"/>
            <wp:effectExtent l="0" t="0" r="0" b="0"/>
            <wp:docPr id="1474009080" name="Picture 1" descr="A game of chess with a checkerboard and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09080" name="Picture 1" descr="A game of chess with a checkerboard and chess pieces&#10;&#10;Description automatically generated"/>
                    <pic:cNvPicPr/>
                  </pic:nvPicPr>
                  <pic:blipFill rotWithShape="1">
                    <a:blip r:embed="rId17" cstate="print">
                      <a:extLst>
                        <a:ext uri="{28A0092B-C50C-407E-A947-70E740481C1C}">
                          <a14:useLocalDpi xmlns:a14="http://schemas.microsoft.com/office/drawing/2010/main" val="0"/>
                        </a:ext>
                      </a:extLst>
                    </a:blip>
                    <a:srcRect l="24818" t="5608" r="24823" b="5047"/>
                    <a:stretch/>
                  </pic:blipFill>
                  <pic:spPr bwMode="auto">
                    <a:xfrm>
                      <a:off x="0" y="0"/>
                      <a:ext cx="2597474" cy="2592000"/>
                    </a:xfrm>
                    <a:prstGeom prst="rect">
                      <a:avLst/>
                    </a:prstGeom>
                    <a:ln>
                      <a:noFill/>
                    </a:ln>
                    <a:extLst>
                      <a:ext uri="{53640926-AAD7-44D8-BBD7-CCE9431645EC}">
                        <a14:shadowObscured xmlns:a14="http://schemas.microsoft.com/office/drawing/2010/main"/>
                      </a:ext>
                    </a:extLst>
                  </pic:spPr>
                </pic:pic>
              </a:graphicData>
            </a:graphic>
          </wp:inline>
        </w:drawing>
      </w:r>
    </w:p>
    <w:p w14:paraId="3D9C5A86" w14:textId="209E9C70" w:rsidR="00961FCA" w:rsidRPr="00C03B2B" w:rsidRDefault="007D3196" w:rsidP="00961FCA">
      <w:pPr>
        <w:pStyle w:val="Caption"/>
        <w:rPr>
          <w:lang w:val="en-US"/>
        </w:rPr>
      </w:pPr>
      <w:bookmarkStart w:id="1378" w:name="_Toc155112932"/>
      <w:r w:rsidRPr="00C03B2B">
        <w:rPr>
          <w:lang w:val="en-US"/>
        </w:rPr>
        <w:t xml:space="preserve">Figure </w:t>
      </w:r>
      <w:r w:rsidRPr="00C03B2B">
        <w:rPr>
          <w:lang w:val="en-US"/>
        </w:rPr>
        <w:fldChar w:fldCharType="begin"/>
      </w:r>
      <w:r w:rsidRPr="00C03B2B">
        <w:rPr>
          <w:lang w:val="en-US"/>
        </w:rPr>
        <w:instrText xml:space="preserve"> SEQ Figure \* ARABIC </w:instrText>
      </w:r>
      <w:r w:rsidRPr="00C03B2B">
        <w:rPr>
          <w:lang w:val="en-US"/>
        </w:rPr>
        <w:fldChar w:fldCharType="separate"/>
      </w:r>
      <w:r w:rsidR="00C03B2B" w:rsidRPr="00C03B2B">
        <w:rPr>
          <w:noProof/>
          <w:lang w:val="en-US"/>
        </w:rPr>
        <w:t>3</w:t>
      </w:r>
      <w:r w:rsidRPr="00C03B2B">
        <w:rPr>
          <w:lang w:val="en-US"/>
        </w:rPr>
        <w:fldChar w:fldCharType="end"/>
      </w:r>
      <w:r w:rsidR="00961FCA" w:rsidRPr="00C03B2B">
        <w:rPr>
          <w:lang w:val="en-US"/>
        </w:rPr>
        <w:t xml:space="preserve"> This is the grid used by the pieces.</w:t>
      </w:r>
      <w:bookmarkEnd w:id="1378"/>
    </w:p>
    <w:p w14:paraId="57287486" w14:textId="77777777" w:rsidR="00961FCA" w:rsidRPr="00C03B2B" w:rsidRDefault="00961FCA" w:rsidP="00961FCA">
      <w:pPr>
        <w:rPr>
          <w:lang w:val="en-US"/>
        </w:rPr>
      </w:pPr>
    </w:p>
    <w:p w14:paraId="3FC8FA9E" w14:textId="7402027C" w:rsidR="00961FCA" w:rsidRPr="00C03B2B" w:rsidRDefault="00961FCA" w:rsidP="00961FCA">
      <w:pPr>
        <w:rPr>
          <w:lang w:val="en-US"/>
        </w:rPr>
      </w:pPr>
      <w:r w:rsidRPr="00C03B2B">
        <w:rPr>
          <w:lang w:val="en-US"/>
        </w:rPr>
        <w:t xml:space="preserve">In the code the chess pieces are stored as individual objects </w:t>
      </w:r>
      <w:r w:rsidR="005E2103" w:rsidRPr="00C03B2B">
        <w:rPr>
          <w:lang w:val="en-US"/>
        </w:rPr>
        <w:t>of</w:t>
      </w:r>
      <w:r w:rsidRPr="00C03B2B">
        <w:rPr>
          <w:lang w:val="en-US"/>
        </w:rPr>
        <w:t xml:space="preserve"> the Figure class. If we want to interact with the piece, we must call them by their name. The pieces are named the following way.</w:t>
      </w:r>
    </w:p>
    <w:p w14:paraId="5274621C" w14:textId="77777777" w:rsidR="007D3196" w:rsidRPr="00C03B2B" w:rsidRDefault="007D3196" w:rsidP="007D3196">
      <w:pPr>
        <w:pStyle w:val="Heading4"/>
        <w:numPr>
          <w:ilvl w:val="0"/>
          <w:numId w:val="0"/>
        </w:numPr>
        <w:ind w:left="864" w:hanging="864"/>
        <w:rPr>
          <w:lang w:val="en-US"/>
        </w:rPr>
      </w:pPr>
      <w:r w:rsidRPr="00C03B2B">
        <w:rPr>
          <w:lang w:val="en-US"/>
        </w:rPr>
        <w:t xml:space="preserve"> </w:t>
      </w:r>
      <w:r w:rsidRPr="00C03B2B">
        <w:rPr>
          <w:noProof/>
          <w:lang w:val="en-US"/>
        </w:rPr>
        <w:drawing>
          <wp:inline distT="0" distB="0" distL="0" distR="0" wp14:anchorId="2B7E818B" wp14:editId="56FF6B56">
            <wp:extent cx="2608139" cy="2592000"/>
            <wp:effectExtent l="0" t="0" r="0" b="0"/>
            <wp:docPr id="1185063227" name="Picture 2" descr="A green and white checkered board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63227" name="Picture 2" descr="A green and white checkered board with numbers and letters&#10;&#10;Description automatically generated"/>
                    <pic:cNvPicPr/>
                  </pic:nvPicPr>
                  <pic:blipFill rotWithShape="1">
                    <a:blip r:embed="rId18" cstate="print">
                      <a:extLst>
                        <a:ext uri="{28A0092B-C50C-407E-A947-70E740481C1C}">
                          <a14:useLocalDpi xmlns:a14="http://schemas.microsoft.com/office/drawing/2010/main" val="0"/>
                        </a:ext>
                      </a:extLst>
                    </a:blip>
                    <a:srcRect l="24819" t="5981" r="24924" b="5218"/>
                    <a:stretch/>
                  </pic:blipFill>
                  <pic:spPr bwMode="auto">
                    <a:xfrm>
                      <a:off x="0" y="0"/>
                      <a:ext cx="2608139" cy="2592000"/>
                    </a:xfrm>
                    <a:prstGeom prst="rect">
                      <a:avLst/>
                    </a:prstGeom>
                    <a:ln>
                      <a:noFill/>
                    </a:ln>
                    <a:extLst>
                      <a:ext uri="{53640926-AAD7-44D8-BBD7-CCE9431645EC}">
                        <a14:shadowObscured xmlns:a14="http://schemas.microsoft.com/office/drawing/2010/main"/>
                      </a:ext>
                    </a:extLst>
                  </pic:spPr>
                </pic:pic>
              </a:graphicData>
            </a:graphic>
          </wp:inline>
        </w:drawing>
      </w:r>
    </w:p>
    <w:p w14:paraId="53A35098" w14:textId="5F11F008" w:rsidR="007D3196" w:rsidRPr="00C03B2B" w:rsidRDefault="007D3196" w:rsidP="007D3196">
      <w:pPr>
        <w:pStyle w:val="Caption"/>
        <w:rPr>
          <w:lang w:val="en-US"/>
        </w:rPr>
      </w:pPr>
      <w:bookmarkStart w:id="1379" w:name="_Toc155112933"/>
      <w:r w:rsidRPr="00C03B2B">
        <w:rPr>
          <w:lang w:val="en-US"/>
        </w:rPr>
        <w:t xml:space="preserve">Figure </w:t>
      </w:r>
      <w:r w:rsidRPr="00C03B2B">
        <w:rPr>
          <w:lang w:val="en-US"/>
        </w:rPr>
        <w:fldChar w:fldCharType="begin"/>
      </w:r>
      <w:r w:rsidRPr="00C03B2B">
        <w:rPr>
          <w:lang w:val="en-US"/>
        </w:rPr>
        <w:instrText xml:space="preserve"> SEQ Figure \* ARABIC </w:instrText>
      </w:r>
      <w:r w:rsidRPr="00C03B2B">
        <w:rPr>
          <w:lang w:val="en-US"/>
        </w:rPr>
        <w:fldChar w:fldCharType="separate"/>
      </w:r>
      <w:r w:rsidR="00C03B2B" w:rsidRPr="00C03B2B">
        <w:rPr>
          <w:noProof/>
          <w:lang w:val="en-US"/>
        </w:rPr>
        <w:t>4</w:t>
      </w:r>
      <w:r w:rsidRPr="00C03B2B">
        <w:rPr>
          <w:lang w:val="en-US"/>
        </w:rPr>
        <w:fldChar w:fldCharType="end"/>
      </w:r>
      <w:r w:rsidRPr="00C03B2B">
        <w:rPr>
          <w:lang w:val="en-US"/>
        </w:rPr>
        <w:t xml:space="preserve"> </w:t>
      </w:r>
      <w:r w:rsidR="00961FCA" w:rsidRPr="00C03B2B">
        <w:rPr>
          <w:lang w:val="en-US"/>
        </w:rPr>
        <w:t>The pieces are named this way.</w:t>
      </w:r>
      <w:bookmarkEnd w:id="1379"/>
    </w:p>
    <w:p w14:paraId="46E19103" w14:textId="094DE855" w:rsidR="007D3196" w:rsidRPr="00C03B2B" w:rsidRDefault="007D3196" w:rsidP="007D3196">
      <w:pPr>
        <w:rPr>
          <w:lang w:val="en-US"/>
        </w:rPr>
      </w:pPr>
      <w:r w:rsidRPr="00C03B2B">
        <w:rPr>
          <w:lang w:val="en-US"/>
        </w:rPr>
        <w:t xml:space="preserve"> </w:t>
      </w:r>
    </w:p>
    <w:p w14:paraId="6488FBB5" w14:textId="68A31681" w:rsidR="00C07A2B" w:rsidRPr="00C03B2B" w:rsidRDefault="00C07A2B" w:rsidP="00C07A2B">
      <w:pPr>
        <w:pStyle w:val="Heading4"/>
        <w:rPr>
          <w:lang w:val="en-US"/>
        </w:rPr>
      </w:pPr>
      <w:r w:rsidRPr="00C03B2B">
        <w:rPr>
          <w:lang w:val="en-US"/>
        </w:rPr>
        <w:t>Chessboard</w:t>
      </w:r>
    </w:p>
    <w:p w14:paraId="3BEE3D50" w14:textId="2BB73476" w:rsidR="00C07A2B" w:rsidRPr="00C03B2B" w:rsidRDefault="00C07A2B" w:rsidP="00C07A2B">
      <w:pPr>
        <w:pStyle w:val="Heading4"/>
        <w:rPr>
          <w:lang w:val="en-US"/>
        </w:rPr>
      </w:pPr>
      <w:r w:rsidRPr="00C03B2B">
        <w:rPr>
          <w:lang w:val="en-US"/>
        </w:rPr>
        <w:t>Turn</w:t>
      </w:r>
    </w:p>
    <w:p w14:paraId="39233088" w14:textId="77777777" w:rsidR="00835251" w:rsidRPr="00C03B2B" w:rsidRDefault="00835251" w:rsidP="00961FCA">
      <w:pPr>
        <w:rPr>
          <w:lang w:val="en-US"/>
        </w:rPr>
      </w:pPr>
      <w:r w:rsidRPr="00C03B2B">
        <w:rPr>
          <w:lang w:val="en-US"/>
        </w:rPr>
        <w:t>In the game of chess, each player makes the move one after the other.</w:t>
      </w:r>
    </w:p>
    <w:p w14:paraId="093B0AE2" w14:textId="55C9DCF5" w:rsidR="006241CC" w:rsidRPr="00C03B2B" w:rsidRDefault="00961FCA" w:rsidP="00961FCA">
      <w:pPr>
        <w:rPr>
          <w:lang w:val="en-US"/>
        </w:rPr>
      </w:pPr>
      <w:r w:rsidRPr="00C03B2B">
        <w:rPr>
          <w:lang w:val="en-US"/>
        </w:rPr>
        <w:t>Turn is a variable that the program use</w:t>
      </w:r>
      <w:r w:rsidR="006241CC" w:rsidRPr="00C03B2B">
        <w:rPr>
          <w:lang w:val="en-US"/>
        </w:rPr>
        <w:t>s</w:t>
      </w:r>
      <w:r w:rsidRPr="00C03B2B">
        <w:rPr>
          <w:lang w:val="en-US"/>
        </w:rPr>
        <w:t xml:space="preserve"> to determine which player is making the next move.</w:t>
      </w:r>
      <w:r w:rsidR="006241CC" w:rsidRPr="00C03B2B">
        <w:rPr>
          <w:lang w:val="en-US"/>
        </w:rPr>
        <w:t xml:space="preserve"> </w:t>
      </w:r>
      <w:r w:rsidR="00835251" w:rsidRPr="00C03B2B">
        <w:rPr>
          <w:lang w:val="en-US"/>
        </w:rPr>
        <w:t>This variable is important to check whether the move played is legitimate. The turn variable can be set to “W” (for white) or “B” (for black). If a legit move has been played, the Turn must change to the other value. If the player does not make a valid move, the program must not change the value of this variable.</w:t>
      </w:r>
    </w:p>
    <w:p w14:paraId="46BEB344" w14:textId="356BD412" w:rsidR="00C11681" w:rsidRPr="00C03B2B" w:rsidRDefault="00C11681" w:rsidP="00FD07EB">
      <w:pPr>
        <w:pStyle w:val="Heading4"/>
        <w:rPr>
          <w:ins w:id="1380" w:author="Attila Vizhanyo" w:date="2024-01-02T16:29:00Z"/>
          <w:lang w:val="en-US"/>
        </w:rPr>
      </w:pPr>
      <w:r w:rsidRPr="00C03B2B">
        <w:rPr>
          <w:lang w:val="en-US"/>
        </w:rPr>
        <w:t>Capture</w:t>
      </w:r>
    </w:p>
    <w:p w14:paraId="49D49918" w14:textId="09A393A3" w:rsidR="00A64441" w:rsidRPr="00C03B2B" w:rsidRDefault="00A64441" w:rsidP="00A64441">
      <w:pPr>
        <w:rPr>
          <w:lang w:val="en-US"/>
        </w:rPr>
        <w:pPrChange w:id="1381" w:author="Attila Vizhanyo" w:date="2024-01-02T16:29:00Z">
          <w:pPr>
            <w:pStyle w:val="Heading4"/>
          </w:pPr>
        </w:pPrChange>
      </w:pPr>
      <w:ins w:id="1382" w:author="Attila Vizhanyo" w:date="2024-01-02T16:29:00Z">
        <w:r w:rsidRPr="00C03B2B">
          <w:rPr>
            <w:lang w:val="en-US"/>
          </w:rPr>
          <w:t>When a figure has been captured in chess it is removed from the broad. Similarly in this program,</w:t>
        </w:r>
      </w:ins>
      <w:ins w:id="1383" w:author="Attila Vizhanyo" w:date="2024-01-02T16:30:00Z">
        <w:r w:rsidRPr="00C03B2B">
          <w:rPr>
            <w:lang w:val="en-US"/>
          </w:rPr>
          <w:t xml:space="preserve"> captured pieces are given the position (-</w:t>
        </w:r>
        <w:proofErr w:type="gramStart"/>
        <w:r w:rsidRPr="00C03B2B">
          <w:rPr>
            <w:lang w:val="en-US"/>
          </w:rPr>
          <w:t>1</w:t>
        </w:r>
      </w:ins>
      <w:ins w:id="1384" w:author="Attila Vizhanyo" w:date="2024-01-02T20:03:00Z">
        <w:r w:rsidR="00113623">
          <w:rPr>
            <w:lang w:val="en-US"/>
          </w:rPr>
          <w:t>,</w:t>
        </w:r>
      </w:ins>
      <w:ins w:id="1385" w:author="Attila Vizhanyo" w:date="2024-01-02T16:30:00Z">
        <w:r w:rsidRPr="00C03B2B">
          <w:rPr>
            <w:lang w:val="en-US"/>
          </w:rPr>
          <w:t>-</w:t>
        </w:r>
        <w:proofErr w:type="gramEnd"/>
        <w:r w:rsidRPr="00C03B2B">
          <w:rPr>
            <w:lang w:val="en-US"/>
          </w:rPr>
          <w:t>1)</w:t>
        </w:r>
      </w:ins>
      <w:ins w:id="1386" w:author="Attila Vizhanyo" w:date="2024-01-02T16:31:00Z">
        <w:r w:rsidRPr="00C03B2B">
          <w:rPr>
            <w:lang w:val="en-US"/>
          </w:rPr>
          <w:t xml:space="preserve">. The user can no longer interact with pieces that </w:t>
        </w:r>
      </w:ins>
      <w:ins w:id="1387" w:author="Attila Vizhanyo" w:date="2024-01-02T16:38:00Z">
        <w:r w:rsidRPr="00C03B2B">
          <w:rPr>
            <w:lang w:val="en-US"/>
          </w:rPr>
          <w:t>are in</w:t>
        </w:r>
      </w:ins>
      <w:ins w:id="1388" w:author="Attila Vizhanyo" w:date="2024-01-02T16:31:00Z">
        <w:r w:rsidRPr="00C03B2B">
          <w:rPr>
            <w:lang w:val="en-US"/>
          </w:rPr>
          <w:t xml:space="preserve"> this location.</w:t>
        </w:r>
      </w:ins>
    </w:p>
    <w:p w14:paraId="381625EA" w14:textId="2A19DDFA" w:rsidR="00C11681" w:rsidRPr="00C03B2B" w:rsidRDefault="00C11681" w:rsidP="00FD07EB">
      <w:pPr>
        <w:pStyle w:val="Heading4"/>
        <w:rPr>
          <w:ins w:id="1389" w:author="Attila Vizhanyo" w:date="2024-01-02T16:33:00Z"/>
          <w:lang w:val="en-US"/>
        </w:rPr>
      </w:pPr>
      <w:r w:rsidRPr="00C03B2B">
        <w:rPr>
          <w:lang w:val="en-US"/>
        </w:rPr>
        <w:t>Check</w:t>
      </w:r>
    </w:p>
    <w:p w14:paraId="3A7D4C08" w14:textId="733CD6DD" w:rsidR="00A64441" w:rsidRPr="00C03B2B" w:rsidRDefault="00A64441" w:rsidP="00A64441">
      <w:pPr>
        <w:rPr>
          <w:lang w:val="en-US"/>
        </w:rPr>
        <w:pPrChange w:id="1390" w:author="Attila Vizhanyo" w:date="2024-01-02T16:32:00Z">
          <w:pPr>
            <w:pStyle w:val="Heading4"/>
          </w:pPr>
        </w:pPrChange>
      </w:pPr>
      <w:ins w:id="1391" w:author="Attila Vizhanyo" w:date="2024-01-02T16:34:00Z">
        <w:r w:rsidRPr="00C03B2B">
          <w:rPr>
            <w:lang w:val="en-US"/>
          </w:rPr>
          <w:t>A check is given when a piece directly attacks the king.</w:t>
        </w:r>
        <w:r w:rsidRPr="00C03B2B">
          <w:rPr>
            <w:lang w:val="en-US"/>
          </w:rPr>
          <w:t xml:space="preserve"> If the program finds a legit move that can capture the king </w:t>
        </w:r>
      </w:ins>
      <w:ins w:id="1392" w:author="Attila Vizhanyo" w:date="2024-01-02T16:35:00Z">
        <w:r w:rsidRPr="00C03B2B">
          <w:rPr>
            <w:lang w:val="en-US"/>
          </w:rPr>
          <w:t>with the next move</w:t>
        </w:r>
      </w:ins>
      <w:ins w:id="1393" w:author="Attila Vizhanyo" w:date="2024-01-02T16:37:00Z">
        <w:r w:rsidRPr="00C03B2B">
          <w:rPr>
            <w:lang w:val="en-US"/>
          </w:rPr>
          <w:t>, it detects a check</w:t>
        </w:r>
      </w:ins>
      <w:ins w:id="1394" w:author="Attila Vizhanyo" w:date="2024-01-02T16:38:00Z">
        <w:r w:rsidRPr="00C03B2B">
          <w:rPr>
            <w:lang w:val="en-US"/>
          </w:rPr>
          <w:t xml:space="preserve">. </w:t>
        </w:r>
      </w:ins>
      <w:ins w:id="1395" w:author="Attila Vizhanyo" w:date="2024-01-02T20:04:00Z">
        <w:r w:rsidR="00113623">
          <w:rPr>
            <w:lang w:val="en-US"/>
          </w:rPr>
          <w:t>When a player is in check, they are asked to play a move that escapes the check.</w:t>
        </w:r>
      </w:ins>
    </w:p>
    <w:p w14:paraId="3652501D" w14:textId="4FCCCD00" w:rsidR="00C11681" w:rsidRPr="00C03B2B" w:rsidRDefault="00C11681" w:rsidP="00FD07EB">
      <w:pPr>
        <w:pStyle w:val="Heading4"/>
        <w:rPr>
          <w:ins w:id="1396" w:author="Attila Vizhanyo" w:date="2024-01-02T16:35:00Z"/>
          <w:lang w:val="en-US"/>
        </w:rPr>
      </w:pPr>
      <w:r w:rsidRPr="00C03B2B">
        <w:rPr>
          <w:lang w:val="en-US"/>
        </w:rPr>
        <w:t>Checkmate</w:t>
      </w:r>
    </w:p>
    <w:p w14:paraId="2F542400" w14:textId="5656D186" w:rsidR="00A64441" w:rsidRPr="00C03B2B" w:rsidRDefault="00A64441" w:rsidP="00A64441">
      <w:pPr>
        <w:rPr>
          <w:lang w:val="en-US"/>
        </w:rPr>
        <w:pPrChange w:id="1397" w:author="Attila Vizhanyo" w:date="2024-01-02T16:35:00Z">
          <w:pPr>
            <w:pStyle w:val="Heading4"/>
          </w:pPr>
        </w:pPrChange>
      </w:pPr>
      <w:ins w:id="1398" w:author="Attila Vizhanyo" w:date="2024-01-02T16:36:00Z">
        <w:r w:rsidRPr="00C03B2B">
          <w:rPr>
            <w:lang w:val="en-US"/>
          </w:rPr>
          <w:t xml:space="preserve">Once a </w:t>
        </w:r>
      </w:ins>
      <w:ins w:id="1399" w:author="Attila Vizhanyo" w:date="2024-01-02T20:05:00Z">
        <w:r w:rsidR="002B0766">
          <w:rPr>
            <w:lang w:val="en-US"/>
          </w:rPr>
          <w:t xml:space="preserve">king </w:t>
        </w:r>
      </w:ins>
      <w:ins w:id="1400" w:author="Attila Vizhanyo" w:date="2024-01-02T16:36:00Z">
        <w:r w:rsidRPr="00C03B2B">
          <w:rPr>
            <w:lang w:val="en-US"/>
          </w:rPr>
          <w:t>is in check and the program cannot find a legitimate move to escape</w:t>
        </w:r>
      </w:ins>
      <w:ins w:id="1401" w:author="Attila Vizhanyo" w:date="2024-01-02T20:05:00Z">
        <w:r w:rsidR="002B0766">
          <w:rPr>
            <w:lang w:val="en-US"/>
          </w:rPr>
          <w:t xml:space="preserve"> the</w:t>
        </w:r>
      </w:ins>
      <w:ins w:id="1402" w:author="Attila Vizhanyo" w:date="2024-01-02T16:36:00Z">
        <w:r w:rsidRPr="00C03B2B">
          <w:rPr>
            <w:lang w:val="en-US"/>
          </w:rPr>
          <w:t xml:space="preserve"> check, it is </w:t>
        </w:r>
        <w:proofErr w:type="gramStart"/>
        <w:r w:rsidRPr="00C03B2B">
          <w:rPr>
            <w:lang w:val="en-US"/>
          </w:rPr>
          <w:t>checkmate</w:t>
        </w:r>
      </w:ins>
      <w:proofErr w:type="gramEnd"/>
      <w:ins w:id="1403" w:author="Attila Vizhanyo" w:date="2024-01-02T20:05:00Z">
        <w:r w:rsidR="002B0766">
          <w:rPr>
            <w:lang w:val="en-US"/>
          </w:rPr>
          <w:t xml:space="preserve"> and the game is over.</w:t>
        </w:r>
      </w:ins>
    </w:p>
    <w:p w14:paraId="34FB5667" w14:textId="5CDDE863" w:rsidR="00C07A2B" w:rsidRPr="00C03B2B" w:rsidRDefault="00C07A2B" w:rsidP="00FD07EB">
      <w:pPr>
        <w:pStyle w:val="Heading3"/>
        <w:rPr>
          <w:lang w:val="en-US"/>
        </w:rPr>
      </w:pPr>
      <w:bookmarkStart w:id="1404" w:name="_Toc155112892"/>
      <w:r w:rsidRPr="00C03B2B">
        <w:rPr>
          <w:lang w:val="en-US"/>
        </w:rPr>
        <w:t>Control Flow</w:t>
      </w:r>
      <w:bookmarkEnd w:id="1404"/>
    </w:p>
    <w:p w14:paraId="4F9B899B" w14:textId="40434203" w:rsidR="00C07A2B" w:rsidRPr="00C03B2B" w:rsidRDefault="00C07A2B" w:rsidP="00FD07EB">
      <w:pPr>
        <w:pStyle w:val="Heading3"/>
        <w:rPr>
          <w:lang w:val="en-US"/>
        </w:rPr>
      </w:pPr>
      <w:bookmarkStart w:id="1405" w:name="_Toc155112893"/>
      <w:r w:rsidRPr="00C03B2B">
        <w:rPr>
          <w:lang w:val="en-US"/>
        </w:rPr>
        <w:t>Error Handling</w:t>
      </w:r>
      <w:bookmarkEnd w:id="1405"/>
    </w:p>
    <w:p w14:paraId="667A994D" w14:textId="2C4D224F" w:rsidR="00835251" w:rsidRPr="00C03B2B" w:rsidRDefault="00835251" w:rsidP="00835251">
      <w:pPr>
        <w:rPr>
          <w:lang w:val="en-US"/>
        </w:rPr>
      </w:pPr>
      <w:r w:rsidRPr="00C03B2B">
        <w:rPr>
          <w:lang w:val="en-US"/>
        </w:rPr>
        <w:t>A well-written code must deal with its errors</w:t>
      </w:r>
      <w:r w:rsidR="00F84A8C" w:rsidRPr="00C03B2B">
        <w:rPr>
          <w:lang w:val="en-US"/>
        </w:rPr>
        <w:t xml:space="preserve">. If an error occurs, the program freezes and the user can no longer interact with it. This leaves the user with no idea what caused the problem. </w:t>
      </w:r>
      <w:r w:rsidR="00F84A8C" w:rsidRPr="00C03B2B">
        <w:rPr>
          <w:lang w:val="en-US"/>
        </w:rPr>
        <w:lastRenderedPageBreak/>
        <w:t>To prevent this, the original chess code introduces a variable called “error”. This variable is used to tell the user what problem occurred while interacting with the program. The program continues to run and since the user is informed about the problem, he can avoid it. The error variable can be equal to four values.</w:t>
      </w:r>
    </w:p>
    <w:p w14:paraId="38EB6EEE" w14:textId="22D56062" w:rsidR="00F84A8C" w:rsidRPr="00C03B2B" w:rsidRDefault="00F84A8C" w:rsidP="00835251">
      <w:pPr>
        <w:rPr>
          <w:lang w:val="en-US"/>
        </w:rPr>
      </w:pPr>
      <w:r w:rsidRPr="00C03B2B">
        <w:rPr>
          <w:lang w:val="en-US"/>
        </w:rPr>
        <w:t>If the error is set to "1", the provided move was invalid.</w:t>
      </w:r>
    </w:p>
    <w:p w14:paraId="7D0415EB" w14:textId="496941D8" w:rsidR="005E2103" w:rsidRPr="00C03B2B" w:rsidRDefault="005E2103" w:rsidP="00835251">
      <w:pPr>
        <w:rPr>
          <w:lang w:val="en-US"/>
        </w:rPr>
      </w:pPr>
      <w:r w:rsidRPr="00C03B2B">
        <w:rPr>
          <w:lang w:val="en-US"/>
        </w:rPr>
        <w:t>When the error equals “2”, the game is over.</w:t>
      </w:r>
    </w:p>
    <w:p w14:paraId="7C3C340C" w14:textId="2ED3D2CB" w:rsidR="005E2103" w:rsidRPr="00C03B2B" w:rsidRDefault="005E2103" w:rsidP="00835251">
      <w:pPr>
        <w:rPr>
          <w:lang w:val="en-US"/>
        </w:rPr>
      </w:pPr>
      <w:r w:rsidRPr="00C03B2B">
        <w:rPr>
          <w:lang w:val="en-US"/>
        </w:rPr>
        <w:t>In the case where the error is “3”, the king is in check.</w:t>
      </w:r>
    </w:p>
    <w:p w14:paraId="0FBD945C" w14:textId="07FB18E0" w:rsidR="005E2103" w:rsidRPr="00C03B2B" w:rsidRDefault="005E2103" w:rsidP="00835251">
      <w:pPr>
        <w:rPr>
          <w:lang w:val="en-US"/>
        </w:rPr>
      </w:pPr>
      <w:r w:rsidRPr="00C03B2B">
        <w:rPr>
          <w:lang w:val="en-US"/>
        </w:rPr>
        <w:t>Should the error be equal to “4”, there is a checkmate.</w:t>
      </w:r>
    </w:p>
    <w:p w14:paraId="366C2536" w14:textId="77777777" w:rsidR="005E2103" w:rsidRPr="00C03B2B" w:rsidRDefault="005E2103" w:rsidP="00835251">
      <w:pPr>
        <w:rPr>
          <w:lang w:val="en-US"/>
        </w:rPr>
      </w:pPr>
    </w:p>
    <w:p w14:paraId="2E4246CB" w14:textId="7F41A27B" w:rsidR="009A2ACE" w:rsidRPr="00C03B2B" w:rsidRDefault="00C07A2B" w:rsidP="00EA589D">
      <w:pPr>
        <w:pStyle w:val="Heading2"/>
        <w:rPr>
          <w:lang w:val="en-US"/>
        </w:rPr>
      </w:pPr>
      <w:bookmarkStart w:id="1406" w:name="_Toc155112894"/>
      <w:r w:rsidRPr="00C03B2B">
        <w:rPr>
          <w:lang w:val="en-US"/>
        </w:rPr>
        <w:t>GUI</w:t>
      </w:r>
      <w:bookmarkEnd w:id="1406"/>
    </w:p>
    <w:p w14:paraId="2AFC8860" w14:textId="4C91798E" w:rsidR="00F16D7D" w:rsidRPr="00C03B2B" w:rsidRDefault="005E2103" w:rsidP="009E1174">
      <w:pPr>
        <w:pStyle w:val="Heading3"/>
        <w:rPr>
          <w:lang w:val="en-US"/>
        </w:rPr>
      </w:pPr>
      <w:bookmarkStart w:id="1407" w:name="_Toc155112895"/>
      <w:r w:rsidRPr="00C03B2B">
        <w:rPr>
          <w:lang w:val="en-US"/>
        </w:rPr>
        <w:t>Overview</w:t>
      </w:r>
      <w:bookmarkEnd w:id="1407"/>
    </w:p>
    <w:p w14:paraId="1174B9F1" w14:textId="578A3E8F" w:rsidR="005E2103" w:rsidRPr="00C03B2B" w:rsidRDefault="005E2103" w:rsidP="005E2103">
      <w:pPr>
        <w:rPr>
          <w:lang w:val="en-US"/>
        </w:rPr>
      </w:pPr>
      <w:proofErr w:type="spellStart"/>
      <w:r w:rsidRPr="00C03B2B">
        <w:rPr>
          <w:lang w:val="en-US"/>
        </w:rPr>
        <w:t>Tkinter</w:t>
      </w:r>
      <w:proofErr w:type="spellEnd"/>
      <w:customXmlDelRangeStart w:id="1408" w:author="Attila Vizhanyo" w:date="2024-01-02T15:47:00Z"/>
      <w:sdt>
        <w:sdtPr>
          <w:rPr>
            <w:lang w:val="en-US"/>
          </w:rPr>
          <w:id w:val="262042222"/>
          <w:citation/>
        </w:sdtPr>
        <w:sdtContent>
          <w:customXmlDelRangeEnd w:id="1408"/>
          <w:del w:id="1409" w:author="Attila Vizhanyo" w:date="2024-01-02T15:47:00Z">
            <w:r w:rsidR="00C23DA6" w:rsidRPr="00C03B2B" w:rsidDel="0032091C">
              <w:rPr>
                <w:lang w:val="en-US"/>
              </w:rPr>
              <w:fldChar w:fldCharType="begin"/>
            </w:r>
            <w:r w:rsidR="00C23DA6" w:rsidRPr="00C03B2B" w:rsidDel="0032091C">
              <w:rPr>
                <w:lang w:val="en-US"/>
                <w:rPrChange w:id="1410" w:author="Attila Vizhanyo" w:date="2024-01-02T18:35:00Z">
                  <w:rPr>
                    <w:lang w:val="fr-CH"/>
                  </w:rPr>
                </w:rPrChange>
              </w:rPr>
              <w:delInstrText xml:space="preserve"> CITATION alg22 \l 4108 </w:delInstrText>
            </w:r>
            <w:r w:rsidR="00C23DA6" w:rsidRPr="00C03B2B" w:rsidDel="0032091C">
              <w:rPr>
                <w:lang w:val="en-US"/>
              </w:rPr>
              <w:fldChar w:fldCharType="separate"/>
            </w:r>
            <w:r w:rsidR="00C23DA6" w:rsidRPr="00C03B2B" w:rsidDel="0032091C">
              <w:rPr>
                <w:noProof/>
                <w:lang w:val="en-US"/>
                <w:rPrChange w:id="1411" w:author="Attila Vizhanyo" w:date="2024-01-02T18:35:00Z">
                  <w:rPr>
                    <w:noProof/>
                    <w:lang w:val="fr-CH"/>
                  </w:rPr>
                </w:rPrChange>
              </w:rPr>
              <w:delText xml:space="preserve"> (algekalipso, 2022)</w:delText>
            </w:r>
            <w:r w:rsidR="00C23DA6" w:rsidRPr="00C03B2B" w:rsidDel="0032091C">
              <w:rPr>
                <w:lang w:val="en-US"/>
              </w:rPr>
              <w:fldChar w:fldCharType="end"/>
            </w:r>
          </w:del>
          <w:customXmlDelRangeStart w:id="1412" w:author="Attila Vizhanyo" w:date="2024-01-02T15:47:00Z"/>
        </w:sdtContent>
      </w:sdt>
      <w:customXmlDelRangeEnd w:id="1412"/>
    </w:p>
    <w:p w14:paraId="66E14CA7" w14:textId="76626DE9" w:rsidR="009E1174" w:rsidRPr="00C03B2B" w:rsidRDefault="00F16D7D" w:rsidP="009E1174">
      <w:pPr>
        <w:pStyle w:val="Heading3"/>
        <w:rPr>
          <w:lang w:val="en-US"/>
        </w:rPr>
      </w:pPr>
      <w:bookmarkStart w:id="1413" w:name="_Toc155112896"/>
      <w:r w:rsidRPr="00C03B2B">
        <w:rPr>
          <w:lang w:val="en-US"/>
        </w:rPr>
        <w:t>Visualization Chess Pieces</w:t>
      </w:r>
      <w:bookmarkEnd w:id="1413"/>
    </w:p>
    <w:p w14:paraId="496CC602" w14:textId="4C838DF3" w:rsidR="009E1174" w:rsidRPr="00C03B2B" w:rsidRDefault="009E1174" w:rsidP="009E1174">
      <w:pPr>
        <w:rPr>
          <w:lang w:val="en-US"/>
        </w:rPr>
      </w:pPr>
      <w:r w:rsidRPr="00C03B2B">
        <w:rPr>
          <w:lang w:val="en-US"/>
        </w:rPr>
        <w:t>The chess pieces displayed on the GUI are represented by Unicode Characters.</w:t>
      </w:r>
    </w:p>
    <w:p w14:paraId="2C319795" w14:textId="1645303B" w:rsidR="009E1174" w:rsidRPr="00C03B2B" w:rsidDel="0032091C" w:rsidRDefault="009E1174" w:rsidP="009E1174">
      <w:pPr>
        <w:rPr>
          <w:del w:id="1414" w:author="Attila Vizhanyo" w:date="2024-01-02T15:47:00Z"/>
          <w:lang w:val="en-US"/>
        </w:rPr>
      </w:pPr>
      <w:r w:rsidRPr="00C03B2B">
        <w:rPr>
          <w:lang w:val="en-US"/>
        </w:rPr>
        <w:t xml:space="preserve">Unicode is a universal character set that defines all the characters needed for writing </w:t>
      </w:r>
      <w:proofErr w:type="gramStart"/>
      <w:r w:rsidRPr="00C03B2B">
        <w:rPr>
          <w:lang w:val="en-US"/>
        </w:rPr>
        <w:t>the majority of</w:t>
      </w:r>
      <w:proofErr w:type="gramEnd"/>
      <w:r w:rsidRPr="00C03B2B">
        <w:rPr>
          <w:lang w:val="en-US"/>
        </w:rPr>
        <w:t xml:space="preserve"> living languages in use on computers.</w:t>
      </w:r>
      <w:sdt>
        <w:sdtPr>
          <w:rPr>
            <w:lang w:val="en-US"/>
          </w:rPr>
          <w:id w:val="306447434"/>
          <w:citation/>
        </w:sdtPr>
        <w:sdtContent>
          <w:r w:rsidRPr="00C03B2B">
            <w:rPr>
              <w:lang w:val="en-US"/>
            </w:rPr>
            <w:fldChar w:fldCharType="begin"/>
          </w:r>
          <w:r w:rsidRPr="00C03B2B">
            <w:rPr>
              <w:lang w:val="en-US"/>
            </w:rPr>
            <w:instrText xml:space="preserve"> CITATION W3S2 \l 4108 </w:instrText>
          </w:r>
          <w:r w:rsidRPr="00C03B2B">
            <w:rPr>
              <w:lang w:val="en-US"/>
            </w:rPr>
            <w:fldChar w:fldCharType="separate"/>
          </w:r>
          <w:ins w:id="1415" w:author="Attila Vizhanyo" w:date="2024-01-02T18:34:00Z">
            <w:r w:rsidR="00C03B2B" w:rsidRPr="00C03B2B">
              <w:rPr>
                <w:noProof/>
                <w:lang w:val="en-US"/>
              </w:rPr>
              <w:t xml:space="preserve"> </w:t>
            </w:r>
            <w:r w:rsidR="00C03B2B" w:rsidRPr="00C03B2B">
              <w:rPr>
                <w:noProof/>
                <w:lang w:val="en-US"/>
                <w:rPrChange w:id="1416" w:author="Attila Vizhanyo" w:date="2024-01-02T18:35:00Z">
                  <w:rPr>
                    <w:lang w:val="fr-CH"/>
                  </w:rPr>
                </w:rPrChange>
              </w:rPr>
              <w:t>(W3Schools, s.d.)</w:t>
            </w:r>
          </w:ins>
          <w:del w:id="1417" w:author="Attila Vizhanyo" w:date="2024-01-02T18:32:00Z">
            <w:r w:rsidRPr="00C03B2B" w:rsidDel="00C03B2B">
              <w:rPr>
                <w:noProof/>
                <w:lang w:val="en-US"/>
              </w:rPr>
              <w:delText xml:space="preserve"> (W3Schools, s.d.)</w:delText>
            </w:r>
          </w:del>
          <w:r w:rsidRPr="00C03B2B">
            <w:rPr>
              <w:lang w:val="en-US"/>
            </w:rPr>
            <w:fldChar w:fldCharType="end"/>
          </w:r>
        </w:sdtContent>
      </w:sdt>
    </w:p>
    <w:p w14:paraId="06AAE108" w14:textId="77777777" w:rsidR="00ED40C9" w:rsidRPr="00C03B2B" w:rsidRDefault="00ED40C9" w:rsidP="009E1174">
      <w:pPr>
        <w:rPr>
          <w:lang w:val="en-US"/>
        </w:rPr>
      </w:pPr>
    </w:p>
    <w:p w14:paraId="3AC541AA" w14:textId="2063D4DA" w:rsidR="00596FD0" w:rsidRPr="00C03B2B" w:rsidRDefault="00596FD0" w:rsidP="009E1174">
      <w:pPr>
        <w:rPr>
          <w:lang w:val="en-US"/>
        </w:rPr>
      </w:pPr>
      <w:r w:rsidRPr="00C03B2B">
        <w:rPr>
          <w:lang w:val="en-US"/>
        </w:rPr>
        <w:t>The Unicode</w:t>
      </w:r>
      <w:ins w:id="1418" w:author="Attila Vizhanyo" w:date="2024-01-02T20:06:00Z">
        <w:r w:rsidR="002B0766">
          <w:rPr>
            <w:lang w:val="en-US"/>
          </w:rPr>
          <w:t xml:space="preserve"> character</w:t>
        </w:r>
      </w:ins>
      <w:r w:rsidRPr="00C03B2B">
        <w:rPr>
          <w:lang w:val="en-US"/>
        </w:rPr>
        <w:t xml:space="preserve">s are stored within </w:t>
      </w:r>
      <w:del w:id="1419" w:author="Attila Vizhanyo" w:date="2024-01-02T20:06:00Z">
        <w:r w:rsidRPr="00C03B2B" w:rsidDel="002B0766">
          <w:rPr>
            <w:lang w:val="en-US"/>
          </w:rPr>
          <w:delText xml:space="preserve">a </w:delText>
        </w:r>
      </w:del>
      <w:ins w:id="1420" w:author="Attila Vizhanyo" w:date="2024-01-02T20:06:00Z">
        <w:r w:rsidR="002B0766">
          <w:rPr>
            <w:lang w:val="en-US"/>
          </w:rPr>
          <w:t>string</w:t>
        </w:r>
        <w:r w:rsidR="002B0766" w:rsidRPr="00C03B2B">
          <w:rPr>
            <w:lang w:val="en-US"/>
          </w:rPr>
          <w:t xml:space="preserve"> </w:t>
        </w:r>
      </w:ins>
      <w:r w:rsidRPr="00C03B2B">
        <w:rPr>
          <w:lang w:val="en-US"/>
        </w:rPr>
        <w:t>variable</w:t>
      </w:r>
      <w:ins w:id="1421" w:author="Attila Vizhanyo" w:date="2024-01-02T20:06:00Z">
        <w:r w:rsidR="002B0766">
          <w:rPr>
            <w:lang w:val="en-US"/>
          </w:rPr>
          <w:t>s</w:t>
        </w:r>
      </w:ins>
      <w:r w:rsidRPr="00C03B2B">
        <w:rPr>
          <w:lang w:val="en-US"/>
        </w:rPr>
        <w:t xml:space="preserve">. Every identical chess piece </w:t>
      </w:r>
      <w:ins w:id="1422" w:author="Attila Vizhanyo" w:date="2024-01-02T20:06:00Z">
        <w:r w:rsidR="002B0766">
          <w:rPr>
            <w:lang w:val="en-US"/>
          </w:rPr>
          <w:t xml:space="preserve">of the same color </w:t>
        </w:r>
      </w:ins>
      <w:r w:rsidRPr="00C03B2B">
        <w:rPr>
          <w:lang w:val="en-US"/>
        </w:rPr>
        <w:t xml:space="preserve">has the same Unicode. There </w:t>
      </w:r>
      <w:del w:id="1423" w:author="Attila Vizhanyo" w:date="2024-01-02T20:08:00Z">
        <w:r w:rsidRPr="00C03B2B" w:rsidDel="002B0766">
          <w:rPr>
            <w:lang w:val="en-US"/>
          </w:rPr>
          <w:delText>must be</w:delText>
        </w:r>
      </w:del>
      <w:ins w:id="1424" w:author="Attila Vizhanyo" w:date="2024-01-02T20:08:00Z">
        <w:r w:rsidR="002B0766">
          <w:rPr>
            <w:lang w:val="en-US"/>
          </w:rPr>
          <w:t>are</w:t>
        </w:r>
      </w:ins>
      <w:r w:rsidRPr="00C03B2B">
        <w:rPr>
          <w:lang w:val="en-US"/>
        </w:rPr>
        <w:t xml:space="preserve"> a total of twelve Unicode</w:t>
      </w:r>
      <w:ins w:id="1425" w:author="Attila Vizhanyo" w:date="2024-01-02T20:08:00Z">
        <w:r w:rsidR="002B0766">
          <w:rPr>
            <w:lang w:val="en-US"/>
          </w:rPr>
          <w:t xml:space="preserve"> character</w:t>
        </w:r>
      </w:ins>
      <w:r w:rsidRPr="00C03B2B">
        <w:rPr>
          <w:lang w:val="en-US"/>
        </w:rPr>
        <w:t>s</w:t>
      </w:r>
      <w:ins w:id="1426" w:author="Attila Vizhanyo" w:date="2024-01-02T20:08:00Z">
        <w:r w:rsidR="002B0766">
          <w:rPr>
            <w:lang w:val="en-US"/>
          </w:rPr>
          <w:t xml:space="preserve"> needed</w:t>
        </w:r>
      </w:ins>
      <w:r w:rsidRPr="00C03B2B">
        <w:rPr>
          <w:lang w:val="en-US"/>
        </w:rPr>
        <w:t xml:space="preserve"> to represent the black and white pieces</w:t>
      </w:r>
      <w:ins w:id="1427" w:author="Attila Vizhanyo" w:date="2024-01-02T20:07:00Z">
        <w:r w:rsidR="002B0766">
          <w:rPr>
            <w:lang w:val="en-US"/>
          </w:rPr>
          <w:t>: pawn, knight, bishop, rook, queen and king</w:t>
        </w:r>
      </w:ins>
      <w:ins w:id="1428" w:author="Attila Vizhanyo" w:date="2024-01-02T20:08:00Z">
        <w:r w:rsidR="002B0766">
          <w:rPr>
            <w:lang w:val="en-US"/>
          </w:rPr>
          <w:t xml:space="preserve">, for </w:t>
        </w:r>
      </w:ins>
      <w:ins w:id="1429" w:author="Attila Vizhanyo" w:date="2024-01-02T20:09:00Z">
        <w:r w:rsidR="002B0766">
          <w:rPr>
            <w:lang w:val="en-US"/>
          </w:rPr>
          <w:t>both colors.</w:t>
        </w:r>
      </w:ins>
      <w:del w:id="1430" w:author="Attila Vizhanyo" w:date="2024-01-02T20:07:00Z">
        <w:r w:rsidRPr="00C03B2B" w:rsidDel="002B0766">
          <w:rPr>
            <w:lang w:val="en-US"/>
          </w:rPr>
          <w:delText>.</w:delText>
        </w:r>
      </w:del>
    </w:p>
    <w:p w14:paraId="5EDCB2CC" w14:textId="1CF2BAC8" w:rsidR="00ED40C9" w:rsidRPr="00C03B2B" w:rsidRDefault="00596FD0" w:rsidP="009E1174">
      <w:pPr>
        <w:rPr>
          <w:lang w:val="en-US"/>
        </w:rPr>
      </w:pPr>
      <w:del w:id="1431" w:author="Attila Vizhanyo" w:date="2024-01-02T20:09:00Z">
        <w:r w:rsidRPr="00C03B2B" w:rsidDel="002B0766">
          <w:rPr>
            <w:lang w:val="en-US"/>
          </w:rPr>
          <w:delText xml:space="preserve">A Unicode functions like a text. </w:delText>
        </w:r>
      </w:del>
      <w:r w:rsidRPr="00C03B2B">
        <w:rPr>
          <w:lang w:val="en-US"/>
        </w:rPr>
        <w:t xml:space="preserve">We can put a chess piece on a button by configuring the button to contain the text of a selected Unicode. </w:t>
      </w:r>
      <w:r w:rsidR="00BA2E92" w:rsidRPr="00C03B2B">
        <w:rPr>
          <w:lang w:val="en-US"/>
        </w:rPr>
        <w:t>This way we can set the starting position of the chess game by setting the text of the buttons.</w:t>
      </w:r>
    </w:p>
    <w:p w14:paraId="1790C17E" w14:textId="77777777" w:rsidR="00ED40C9" w:rsidRPr="00C03B2B" w:rsidRDefault="00ED40C9" w:rsidP="002B0766">
      <w:pPr>
        <w:keepNext/>
        <w:jc w:val="center"/>
        <w:rPr>
          <w:lang w:val="en-US"/>
          <w:rPrChange w:id="1432" w:author="Attila Vizhanyo" w:date="2024-01-02T18:35:00Z">
            <w:rPr/>
          </w:rPrChange>
        </w:rPr>
        <w:pPrChange w:id="1433" w:author="Attila Vizhanyo" w:date="2024-01-02T20:09:00Z">
          <w:pPr>
            <w:keepNext/>
          </w:pPr>
        </w:pPrChange>
      </w:pPr>
      <w:r w:rsidRPr="00C03B2B">
        <w:rPr>
          <w:rFonts w:ascii="Menlo" w:eastAsia="Times New Roman" w:hAnsi="Menlo" w:cs="Menlo"/>
          <w:noProof/>
          <w:color w:val="6A9955"/>
          <w:sz w:val="18"/>
          <w:szCs w:val="18"/>
          <w:lang w:val="en-US" w:eastAsia="en-GB"/>
          <w:rPrChange w:id="1434" w:author="Attila Vizhanyo" w:date="2024-01-02T18:35:00Z">
            <w:rPr>
              <w:rFonts w:ascii="Menlo" w:eastAsia="Times New Roman" w:hAnsi="Menlo" w:cs="Menlo"/>
              <w:noProof/>
              <w:color w:val="6A9955"/>
              <w:sz w:val="18"/>
              <w:szCs w:val="18"/>
              <w:lang w:val="en-CH" w:eastAsia="en-GB"/>
            </w:rPr>
          </w:rPrChange>
        </w:rPr>
        <w:drawing>
          <wp:inline distT="0" distB="0" distL="0" distR="0" wp14:anchorId="1DA2FED1" wp14:editId="11166A33">
            <wp:extent cx="1270000" cy="1270000"/>
            <wp:effectExtent l="0" t="0" r="0" b="0"/>
            <wp:docPr id="2118388974"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88974" name="Picture 2" descr="A black background with a black squar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p w14:paraId="1BDFE777" w14:textId="3D676C08" w:rsidR="00ED40C9" w:rsidRPr="00C03B2B" w:rsidRDefault="00ED40C9" w:rsidP="002B0766">
      <w:pPr>
        <w:pStyle w:val="Caption"/>
        <w:jc w:val="center"/>
        <w:rPr>
          <w:lang w:val="en-US"/>
        </w:rPr>
        <w:pPrChange w:id="1435" w:author="Attila Vizhanyo" w:date="2024-01-02T20:09:00Z">
          <w:pPr>
            <w:pStyle w:val="Caption"/>
          </w:pPr>
        </w:pPrChange>
      </w:pPr>
      <w:bookmarkStart w:id="1436" w:name="_Toc155112934"/>
      <w:r w:rsidRPr="00C03B2B">
        <w:rPr>
          <w:lang w:val="en-US"/>
        </w:rPr>
        <w:t xml:space="preserve">Figure </w:t>
      </w:r>
      <w:r w:rsidRPr="00C03B2B">
        <w:rPr>
          <w:lang w:val="en-US"/>
          <w:rPrChange w:id="1437" w:author="Attila Vizhanyo" w:date="2024-01-02T18:35:00Z">
            <w:rPr/>
          </w:rPrChange>
        </w:rPr>
        <w:fldChar w:fldCharType="begin"/>
      </w:r>
      <w:r w:rsidRPr="00C03B2B">
        <w:rPr>
          <w:lang w:val="en-US"/>
        </w:rPr>
        <w:instrText xml:space="preserve"> SEQ Figure \* ARABIC </w:instrText>
      </w:r>
      <w:r w:rsidRPr="00C03B2B">
        <w:rPr>
          <w:lang w:val="en-US"/>
          <w:rPrChange w:id="1438" w:author="Attila Vizhanyo" w:date="2024-01-02T18:35:00Z">
            <w:rPr/>
          </w:rPrChange>
        </w:rPr>
        <w:fldChar w:fldCharType="separate"/>
      </w:r>
      <w:r w:rsidR="00C03B2B" w:rsidRPr="00C03B2B">
        <w:rPr>
          <w:noProof/>
          <w:lang w:val="en-US"/>
        </w:rPr>
        <w:t>5</w:t>
      </w:r>
      <w:r w:rsidRPr="00C03B2B">
        <w:rPr>
          <w:lang w:val="en-US"/>
          <w:rPrChange w:id="1439" w:author="Attila Vizhanyo" w:date="2024-01-02T18:35:00Z">
            <w:rPr/>
          </w:rPrChange>
        </w:rPr>
        <w:fldChar w:fldCharType="end"/>
      </w:r>
      <w:r w:rsidRPr="00C03B2B">
        <w:rPr>
          <w:lang w:val="en-US"/>
        </w:rPr>
        <w:t xml:space="preserve"> '|u265C' Unicode character for a black rook</w:t>
      </w:r>
      <w:bookmarkEnd w:id="1436"/>
    </w:p>
    <w:p w14:paraId="5676F90A" w14:textId="0F44A18F" w:rsidR="00BA2E92" w:rsidRPr="00C03B2B" w:rsidRDefault="00BA2E92" w:rsidP="00BA2E92">
      <w:pPr>
        <w:shd w:val="clear" w:color="auto" w:fill="1F1F1F"/>
        <w:spacing w:after="0" w:line="270" w:lineRule="atLeast"/>
        <w:jc w:val="left"/>
        <w:rPr>
          <w:rFonts w:ascii="Menlo" w:eastAsia="Times New Roman" w:hAnsi="Menlo" w:cs="Menlo"/>
          <w:color w:val="6A9955"/>
          <w:sz w:val="18"/>
          <w:szCs w:val="18"/>
          <w:lang w:val="en-US" w:eastAsia="en-GB"/>
          <w:rPrChange w:id="1440" w:author="Attila Vizhanyo" w:date="2024-01-02T18:35:00Z">
            <w:rPr>
              <w:rFonts w:ascii="Menlo" w:eastAsia="Times New Roman" w:hAnsi="Menlo" w:cs="Menlo"/>
              <w:color w:val="6A9955"/>
              <w:sz w:val="18"/>
              <w:szCs w:val="18"/>
              <w:lang w:val="en-CH" w:eastAsia="en-GB"/>
            </w:rPr>
          </w:rPrChange>
        </w:rPr>
      </w:pPr>
      <w:r w:rsidRPr="00C03B2B">
        <w:rPr>
          <w:rFonts w:ascii="Menlo" w:eastAsia="Times New Roman" w:hAnsi="Menlo" w:cs="Menlo"/>
          <w:color w:val="4FC1FF"/>
          <w:sz w:val="18"/>
          <w:szCs w:val="18"/>
          <w:lang w:val="en-US" w:eastAsia="en-GB"/>
          <w:rPrChange w:id="1441" w:author="Attila Vizhanyo" w:date="2024-01-02T18:35:00Z">
            <w:rPr>
              <w:rFonts w:ascii="Menlo" w:eastAsia="Times New Roman" w:hAnsi="Menlo" w:cs="Menlo"/>
              <w:color w:val="4FC1FF"/>
              <w:sz w:val="18"/>
              <w:szCs w:val="18"/>
              <w:lang w:val="en-CH" w:eastAsia="en-GB"/>
            </w:rPr>
          </w:rPrChange>
        </w:rPr>
        <w:t>BR</w:t>
      </w:r>
      <w:r w:rsidRPr="00C03B2B">
        <w:rPr>
          <w:rFonts w:ascii="Menlo" w:eastAsia="Times New Roman" w:hAnsi="Menlo" w:cs="Menlo"/>
          <w:color w:val="CCCCCC"/>
          <w:sz w:val="18"/>
          <w:szCs w:val="18"/>
          <w:lang w:val="en-US" w:eastAsia="en-GB"/>
          <w:rPrChange w:id="1442" w:author="Attila Vizhanyo" w:date="2024-01-02T18:35:00Z">
            <w:rPr>
              <w:rFonts w:ascii="Menlo" w:eastAsia="Times New Roman" w:hAnsi="Menlo" w:cs="Menlo"/>
              <w:color w:val="CCCCCC"/>
              <w:sz w:val="18"/>
              <w:szCs w:val="18"/>
              <w:lang w:val="en-CH" w:eastAsia="en-GB"/>
            </w:rPr>
          </w:rPrChange>
        </w:rPr>
        <w:t xml:space="preserve"> </w:t>
      </w:r>
      <w:r w:rsidRPr="00C03B2B">
        <w:rPr>
          <w:rFonts w:ascii="Menlo" w:eastAsia="Times New Roman" w:hAnsi="Menlo" w:cs="Menlo"/>
          <w:color w:val="D4D4D4"/>
          <w:sz w:val="18"/>
          <w:szCs w:val="18"/>
          <w:lang w:val="en-US" w:eastAsia="en-GB"/>
          <w:rPrChange w:id="1443" w:author="Attila Vizhanyo" w:date="2024-01-02T18:35:00Z">
            <w:rPr>
              <w:rFonts w:ascii="Menlo" w:eastAsia="Times New Roman" w:hAnsi="Menlo" w:cs="Menlo"/>
              <w:color w:val="D4D4D4"/>
              <w:sz w:val="18"/>
              <w:szCs w:val="18"/>
              <w:lang w:val="en-CH" w:eastAsia="en-GB"/>
            </w:rPr>
          </w:rPrChange>
        </w:rPr>
        <w:t>=</w:t>
      </w:r>
      <w:r w:rsidRPr="00C03B2B">
        <w:rPr>
          <w:rFonts w:ascii="Menlo" w:eastAsia="Times New Roman" w:hAnsi="Menlo" w:cs="Menlo"/>
          <w:color w:val="CCCCCC"/>
          <w:sz w:val="18"/>
          <w:szCs w:val="18"/>
          <w:lang w:val="en-US" w:eastAsia="en-GB"/>
          <w:rPrChange w:id="1444" w:author="Attila Vizhanyo" w:date="2024-01-02T18:35:00Z">
            <w:rPr>
              <w:rFonts w:ascii="Menlo" w:eastAsia="Times New Roman" w:hAnsi="Menlo" w:cs="Menlo"/>
              <w:color w:val="CCCCCC"/>
              <w:sz w:val="18"/>
              <w:szCs w:val="18"/>
              <w:lang w:val="en-CH" w:eastAsia="en-GB"/>
            </w:rPr>
          </w:rPrChange>
        </w:rPr>
        <w:t xml:space="preserve"> </w:t>
      </w:r>
      <w:r w:rsidRPr="00C03B2B">
        <w:rPr>
          <w:rFonts w:ascii="Menlo" w:eastAsia="Times New Roman" w:hAnsi="Menlo" w:cs="Menlo"/>
          <w:color w:val="CE9178"/>
          <w:sz w:val="18"/>
          <w:szCs w:val="18"/>
          <w:lang w:val="en-US" w:eastAsia="en-GB"/>
          <w:rPrChange w:id="1445" w:author="Attila Vizhanyo" w:date="2024-01-02T18:35:00Z">
            <w:rPr>
              <w:rFonts w:ascii="Menlo" w:eastAsia="Times New Roman" w:hAnsi="Menlo" w:cs="Menlo"/>
              <w:color w:val="CE9178"/>
              <w:sz w:val="18"/>
              <w:szCs w:val="18"/>
              <w:lang w:val="en-CH" w:eastAsia="en-GB"/>
            </w:rPr>
          </w:rPrChange>
        </w:rPr>
        <w:t>'</w:t>
      </w:r>
      <w:r w:rsidRPr="00C03B2B">
        <w:rPr>
          <w:rFonts w:ascii="Menlo" w:eastAsia="Times New Roman" w:hAnsi="Menlo" w:cs="Menlo"/>
          <w:color w:val="D7BA7D"/>
          <w:sz w:val="18"/>
          <w:szCs w:val="18"/>
          <w:lang w:val="en-US" w:eastAsia="en-GB"/>
          <w:rPrChange w:id="1446" w:author="Attila Vizhanyo" w:date="2024-01-02T18:35:00Z">
            <w:rPr>
              <w:rFonts w:ascii="Menlo" w:eastAsia="Times New Roman" w:hAnsi="Menlo" w:cs="Menlo"/>
              <w:color w:val="D7BA7D"/>
              <w:sz w:val="18"/>
              <w:szCs w:val="18"/>
              <w:lang w:val="en-CH" w:eastAsia="en-GB"/>
            </w:rPr>
          </w:rPrChange>
        </w:rPr>
        <w:t>\u265C</w:t>
      </w:r>
      <w:r w:rsidRPr="00C03B2B">
        <w:rPr>
          <w:rFonts w:ascii="Menlo" w:eastAsia="Times New Roman" w:hAnsi="Menlo" w:cs="Menlo"/>
          <w:color w:val="CE9178"/>
          <w:sz w:val="18"/>
          <w:szCs w:val="18"/>
          <w:lang w:val="en-US" w:eastAsia="en-GB"/>
          <w:rPrChange w:id="1447" w:author="Attila Vizhanyo" w:date="2024-01-02T18:35:00Z">
            <w:rPr>
              <w:rFonts w:ascii="Menlo" w:eastAsia="Times New Roman" w:hAnsi="Menlo" w:cs="Menlo"/>
              <w:color w:val="CE9178"/>
              <w:sz w:val="18"/>
              <w:szCs w:val="18"/>
              <w:lang w:val="en-CH" w:eastAsia="en-GB"/>
            </w:rPr>
          </w:rPrChange>
        </w:rPr>
        <w:t>'</w:t>
      </w:r>
    </w:p>
    <w:p w14:paraId="23B8C0FD" w14:textId="7E627515" w:rsidR="00BA2E92" w:rsidRPr="00C03B2B" w:rsidRDefault="00BA2E92" w:rsidP="00BA2E92">
      <w:pPr>
        <w:shd w:val="clear" w:color="auto" w:fill="1F1F1F"/>
        <w:spacing w:after="0" w:line="270" w:lineRule="atLeast"/>
        <w:jc w:val="left"/>
        <w:rPr>
          <w:rFonts w:ascii="Menlo" w:eastAsia="Times New Roman" w:hAnsi="Menlo" w:cs="Menlo"/>
          <w:color w:val="CCCCCC"/>
          <w:sz w:val="18"/>
          <w:szCs w:val="18"/>
          <w:lang w:val="en-US" w:eastAsia="en-GB"/>
          <w:rPrChange w:id="1448" w:author="Attila Vizhanyo" w:date="2024-01-02T18:35:00Z">
            <w:rPr>
              <w:rFonts w:ascii="Menlo" w:eastAsia="Times New Roman" w:hAnsi="Menlo" w:cs="Menlo"/>
              <w:color w:val="CCCCCC"/>
              <w:sz w:val="18"/>
              <w:szCs w:val="18"/>
              <w:lang w:val="en-CH" w:eastAsia="en-GB"/>
            </w:rPr>
          </w:rPrChange>
        </w:rPr>
      </w:pPr>
      <w:r w:rsidRPr="00C03B2B">
        <w:rPr>
          <w:rFonts w:ascii="Menlo" w:eastAsia="Times New Roman" w:hAnsi="Menlo" w:cs="Menlo"/>
          <w:color w:val="9CDCFE"/>
          <w:sz w:val="18"/>
          <w:szCs w:val="18"/>
          <w:lang w:val="en-US" w:eastAsia="en-GB"/>
          <w:rPrChange w:id="1449" w:author="Attila Vizhanyo" w:date="2024-01-02T18:35:00Z">
            <w:rPr>
              <w:rFonts w:ascii="Menlo" w:eastAsia="Times New Roman" w:hAnsi="Menlo" w:cs="Menlo"/>
              <w:color w:val="9CDCFE"/>
              <w:sz w:val="18"/>
              <w:szCs w:val="18"/>
              <w:lang w:val="en-CH" w:eastAsia="en-GB"/>
            </w:rPr>
          </w:rPrChange>
        </w:rPr>
        <w:t>a8</w:t>
      </w:r>
      <w:r w:rsidRPr="00C03B2B">
        <w:rPr>
          <w:rFonts w:ascii="Menlo" w:eastAsia="Times New Roman" w:hAnsi="Menlo" w:cs="Menlo"/>
          <w:color w:val="CCCCCC"/>
          <w:sz w:val="18"/>
          <w:szCs w:val="18"/>
          <w:lang w:val="en-US" w:eastAsia="en-GB"/>
          <w:rPrChange w:id="1450" w:author="Attila Vizhanyo" w:date="2024-01-02T18:35:00Z">
            <w:rPr>
              <w:rFonts w:ascii="Menlo" w:eastAsia="Times New Roman" w:hAnsi="Menlo" w:cs="Menlo"/>
              <w:color w:val="CCCCCC"/>
              <w:sz w:val="18"/>
              <w:szCs w:val="18"/>
              <w:lang w:val="en-CH" w:eastAsia="en-GB"/>
            </w:rPr>
          </w:rPrChange>
        </w:rPr>
        <w:t xml:space="preserve"> </w:t>
      </w:r>
      <w:r w:rsidRPr="00C03B2B">
        <w:rPr>
          <w:rFonts w:ascii="Menlo" w:eastAsia="Times New Roman" w:hAnsi="Menlo" w:cs="Menlo"/>
          <w:color w:val="D4D4D4"/>
          <w:sz w:val="18"/>
          <w:szCs w:val="18"/>
          <w:lang w:val="en-US" w:eastAsia="en-GB"/>
          <w:rPrChange w:id="1451" w:author="Attila Vizhanyo" w:date="2024-01-02T18:35:00Z">
            <w:rPr>
              <w:rFonts w:ascii="Menlo" w:eastAsia="Times New Roman" w:hAnsi="Menlo" w:cs="Menlo"/>
              <w:color w:val="D4D4D4"/>
              <w:sz w:val="18"/>
              <w:szCs w:val="18"/>
              <w:lang w:val="en-CH" w:eastAsia="en-GB"/>
            </w:rPr>
          </w:rPrChange>
        </w:rPr>
        <w:t>=</w:t>
      </w:r>
      <w:r w:rsidRPr="00C03B2B">
        <w:rPr>
          <w:rFonts w:ascii="Menlo" w:eastAsia="Times New Roman" w:hAnsi="Menlo" w:cs="Menlo"/>
          <w:color w:val="CCCCCC"/>
          <w:sz w:val="18"/>
          <w:szCs w:val="18"/>
          <w:lang w:val="en-US" w:eastAsia="en-GB"/>
          <w:rPrChange w:id="1452" w:author="Attila Vizhanyo" w:date="2024-01-02T18:35:00Z">
            <w:rPr>
              <w:rFonts w:ascii="Menlo" w:eastAsia="Times New Roman" w:hAnsi="Menlo" w:cs="Menlo"/>
              <w:color w:val="CCCCCC"/>
              <w:sz w:val="18"/>
              <w:szCs w:val="18"/>
              <w:lang w:val="en-CH" w:eastAsia="en-GB"/>
            </w:rPr>
          </w:rPrChange>
        </w:rPr>
        <w:t xml:space="preserve"> </w:t>
      </w:r>
      <w:proofErr w:type="gramStart"/>
      <w:r w:rsidRPr="00C03B2B">
        <w:rPr>
          <w:rFonts w:ascii="Menlo" w:eastAsia="Times New Roman" w:hAnsi="Menlo" w:cs="Menlo"/>
          <w:color w:val="4EC9B0"/>
          <w:sz w:val="18"/>
          <w:szCs w:val="18"/>
          <w:lang w:val="en-US" w:eastAsia="en-GB"/>
          <w:rPrChange w:id="1453" w:author="Attila Vizhanyo" w:date="2024-01-02T18:35:00Z">
            <w:rPr>
              <w:rFonts w:ascii="Menlo" w:eastAsia="Times New Roman" w:hAnsi="Menlo" w:cs="Menlo"/>
              <w:color w:val="4EC9B0"/>
              <w:sz w:val="18"/>
              <w:szCs w:val="18"/>
              <w:lang w:val="en-CH" w:eastAsia="en-GB"/>
            </w:rPr>
          </w:rPrChange>
        </w:rPr>
        <w:t>Button</w:t>
      </w:r>
      <w:r w:rsidRPr="00C03B2B">
        <w:rPr>
          <w:rFonts w:ascii="Menlo" w:eastAsia="Times New Roman" w:hAnsi="Menlo" w:cs="Menlo"/>
          <w:color w:val="CCCCCC"/>
          <w:sz w:val="18"/>
          <w:szCs w:val="18"/>
          <w:lang w:val="en-US" w:eastAsia="en-GB"/>
          <w:rPrChange w:id="1454" w:author="Attila Vizhanyo" w:date="2024-01-02T18:35:00Z">
            <w:rPr>
              <w:rFonts w:ascii="Menlo" w:eastAsia="Times New Roman" w:hAnsi="Menlo" w:cs="Menlo"/>
              <w:color w:val="CCCCCC"/>
              <w:sz w:val="18"/>
              <w:szCs w:val="18"/>
              <w:lang w:val="en-CH" w:eastAsia="en-GB"/>
            </w:rPr>
          </w:rPrChange>
        </w:rPr>
        <w:t>(</w:t>
      </w:r>
      <w:proofErr w:type="spellStart"/>
      <w:proofErr w:type="gramEnd"/>
      <w:r w:rsidRPr="00C03B2B">
        <w:rPr>
          <w:rFonts w:ascii="Menlo" w:eastAsia="Times New Roman" w:hAnsi="Menlo" w:cs="Menlo"/>
          <w:color w:val="9CDCFE"/>
          <w:sz w:val="18"/>
          <w:szCs w:val="18"/>
          <w:lang w:val="en-US" w:eastAsia="en-GB"/>
          <w:rPrChange w:id="1455" w:author="Attila Vizhanyo" w:date="2024-01-02T18:35:00Z">
            <w:rPr>
              <w:rFonts w:ascii="Menlo" w:eastAsia="Times New Roman" w:hAnsi="Menlo" w:cs="Menlo"/>
              <w:color w:val="9CDCFE"/>
              <w:sz w:val="18"/>
              <w:szCs w:val="18"/>
              <w:lang w:val="en-CH" w:eastAsia="en-GB"/>
            </w:rPr>
          </w:rPrChange>
        </w:rPr>
        <w:t>tk</w:t>
      </w:r>
      <w:proofErr w:type="spellEnd"/>
      <w:r w:rsidRPr="00C03B2B">
        <w:rPr>
          <w:rFonts w:ascii="Menlo" w:eastAsia="Times New Roman" w:hAnsi="Menlo" w:cs="Menlo"/>
          <w:color w:val="CCCCCC"/>
          <w:sz w:val="18"/>
          <w:szCs w:val="18"/>
          <w:lang w:val="en-US" w:eastAsia="en-GB"/>
          <w:rPrChange w:id="1456" w:author="Attila Vizhanyo" w:date="2024-01-02T18:35:00Z">
            <w:rPr>
              <w:rFonts w:ascii="Menlo" w:eastAsia="Times New Roman" w:hAnsi="Menlo" w:cs="Menlo"/>
              <w:color w:val="CCCCCC"/>
              <w:sz w:val="18"/>
              <w:szCs w:val="18"/>
              <w:lang w:val="en-CH" w:eastAsia="en-GB"/>
            </w:rPr>
          </w:rPrChange>
        </w:rPr>
        <w:t xml:space="preserve">, </w:t>
      </w:r>
      <w:r w:rsidRPr="00C03B2B">
        <w:rPr>
          <w:rFonts w:ascii="Menlo" w:eastAsia="Times New Roman" w:hAnsi="Menlo" w:cs="Menlo"/>
          <w:color w:val="9CDCFE"/>
          <w:sz w:val="18"/>
          <w:szCs w:val="18"/>
          <w:lang w:val="en-US" w:eastAsia="en-GB"/>
          <w:rPrChange w:id="1457" w:author="Attila Vizhanyo" w:date="2024-01-02T18:35:00Z">
            <w:rPr>
              <w:rFonts w:ascii="Menlo" w:eastAsia="Times New Roman" w:hAnsi="Menlo" w:cs="Menlo"/>
              <w:color w:val="9CDCFE"/>
              <w:sz w:val="18"/>
              <w:szCs w:val="18"/>
              <w:lang w:val="en-CH" w:eastAsia="en-GB"/>
            </w:rPr>
          </w:rPrChange>
        </w:rPr>
        <w:t>text</w:t>
      </w:r>
      <w:r w:rsidRPr="00C03B2B">
        <w:rPr>
          <w:rFonts w:ascii="Menlo" w:eastAsia="Times New Roman" w:hAnsi="Menlo" w:cs="Menlo"/>
          <w:color w:val="D4D4D4"/>
          <w:sz w:val="18"/>
          <w:szCs w:val="18"/>
          <w:lang w:val="en-US" w:eastAsia="en-GB"/>
          <w:rPrChange w:id="1458" w:author="Attila Vizhanyo" w:date="2024-01-02T18:35:00Z">
            <w:rPr>
              <w:rFonts w:ascii="Menlo" w:eastAsia="Times New Roman" w:hAnsi="Menlo" w:cs="Menlo"/>
              <w:color w:val="D4D4D4"/>
              <w:sz w:val="18"/>
              <w:szCs w:val="18"/>
              <w:lang w:val="en-CH" w:eastAsia="en-GB"/>
            </w:rPr>
          </w:rPrChange>
        </w:rPr>
        <w:t>=</w:t>
      </w:r>
      <w:r w:rsidRPr="00C03B2B">
        <w:rPr>
          <w:rFonts w:ascii="Menlo" w:eastAsia="Times New Roman" w:hAnsi="Menlo" w:cs="Menlo"/>
          <w:color w:val="4FC1FF"/>
          <w:sz w:val="18"/>
          <w:szCs w:val="18"/>
          <w:lang w:val="en-US" w:eastAsia="en-GB"/>
          <w:rPrChange w:id="1459" w:author="Attila Vizhanyo" w:date="2024-01-02T18:35:00Z">
            <w:rPr>
              <w:rFonts w:ascii="Menlo" w:eastAsia="Times New Roman" w:hAnsi="Menlo" w:cs="Menlo"/>
              <w:color w:val="4FC1FF"/>
              <w:sz w:val="18"/>
              <w:szCs w:val="18"/>
              <w:lang w:val="en-CH" w:eastAsia="en-GB"/>
            </w:rPr>
          </w:rPrChange>
        </w:rPr>
        <w:t>BR</w:t>
      </w:r>
      <w:r w:rsidRPr="00C03B2B">
        <w:rPr>
          <w:rFonts w:ascii="Menlo" w:eastAsia="Times New Roman" w:hAnsi="Menlo" w:cs="Menlo"/>
          <w:color w:val="CCCCCC"/>
          <w:sz w:val="18"/>
          <w:szCs w:val="18"/>
          <w:lang w:val="en-US" w:eastAsia="en-GB"/>
          <w:rPrChange w:id="1460" w:author="Attila Vizhanyo" w:date="2024-01-02T18:35:00Z">
            <w:rPr>
              <w:rFonts w:ascii="Menlo" w:eastAsia="Times New Roman" w:hAnsi="Menlo" w:cs="Menlo"/>
              <w:color w:val="CCCCCC"/>
              <w:sz w:val="18"/>
              <w:szCs w:val="18"/>
              <w:lang w:val="en-CH" w:eastAsia="en-GB"/>
            </w:rPr>
          </w:rPrChange>
        </w:rPr>
        <w:t xml:space="preserve">, </w:t>
      </w:r>
      <w:r w:rsidRPr="00C03B2B">
        <w:rPr>
          <w:rFonts w:ascii="Menlo" w:eastAsia="Times New Roman" w:hAnsi="Menlo" w:cs="Menlo"/>
          <w:color w:val="9CDCFE"/>
          <w:sz w:val="18"/>
          <w:szCs w:val="18"/>
          <w:lang w:val="en-US" w:eastAsia="en-GB"/>
          <w:rPrChange w:id="1461" w:author="Attila Vizhanyo" w:date="2024-01-02T18:35:00Z">
            <w:rPr>
              <w:rFonts w:ascii="Menlo" w:eastAsia="Times New Roman" w:hAnsi="Menlo" w:cs="Menlo"/>
              <w:color w:val="9CDCFE"/>
              <w:sz w:val="18"/>
              <w:szCs w:val="18"/>
              <w:lang w:val="en-CH" w:eastAsia="en-GB"/>
            </w:rPr>
          </w:rPrChange>
        </w:rPr>
        <w:t>font</w:t>
      </w:r>
      <w:r w:rsidRPr="00C03B2B">
        <w:rPr>
          <w:rFonts w:ascii="Menlo" w:eastAsia="Times New Roman" w:hAnsi="Menlo" w:cs="Menlo"/>
          <w:color w:val="D4D4D4"/>
          <w:sz w:val="18"/>
          <w:szCs w:val="18"/>
          <w:lang w:val="en-US" w:eastAsia="en-GB"/>
          <w:rPrChange w:id="1462" w:author="Attila Vizhanyo" w:date="2024-01-02T18:35:00Z">
            <w:rPr>
              <w:rFonts w:ascii="Menlo" w:eastAsia="Times New Roman" w:hAnsi="Menlo" w:cs="Menlo"/>
              <w:color w:val="D4D4D4"/>
              <w:sz w:val="18"/>
              <w:szCs w:val="18"/>
              <w:lang w:val="en-CH" w:eastAsia="en-GB"/>
            </w:rPr>
          </w:rPrChange>
        </w:rPr>
        <w:t>=</w:t>
      </w:r>
      <w:r w:rsidRPr="00C03B2B">
        <w:rPr>
          <w:rFonts w:ascii="Menlo" w:eastAsia="Times New Roman" w:hAnsi="Menlo" w:cs="Menlo"/>
          <w:color w:val="CE9178"/>
          <w:sz w:val="18"/>
          <w:szCs w:val="18"/>
          <w:lang w:val="en-US" w:eastAsia="en-GB"/>
          <w:rPrChange w:id="1463" w:author="Attila Vizhanyo" w:date="2024-01-02T18:35:00Z">
            <w:rPr>
              <w:rFonts w:ascii="Menlo" w:eastAsia="Times New Roman" w:hAnsi="Menlo" w:cs="Menlo"/>
              <w:color w:val="CE9178"/>
              <w:sz w:val="18"/>
              <w:szCs w:val="18"/>
              <w:lang w:val="en-CH" w:eastAsia="en-GB"/>
            </w:rPr>
          </w:rPrChange>
        </w:rPr>
        <w:t>'Times 20 bold'</w:t>
      </w:r>
      <w:r w:rsidRPr="00C03B2B">
        <w:rPr>
          <w:rFonts w:ascii="Menlo" w:eastAsia="Times New Roman" w:hAnsi="Menlo" w:cs="Menlo"/>
          <w:color w:val="CCCCCC"/>
          <w:sz w:val="18"/>
          <w:szCs w:val="18"/>
          <w:lang w:val="en-US" w:eastAsia="en-GB"/>
          <w:rPrChange w:id="1464" w:author="Attila Vizhanyo" w:date="2024-01-02T18:35:00Z">
            <w:rPr>
              <w:rFonts w:ascii="Menlo" w:eastAsia="Times New Roman" w:hAnsi="Menlo" w:cs="Menlo"/>
              <w:color w:val="CCCCCC"/>
              <w:sz w:val="18"/>
              <w:szCs w:val="18"/>
              <w:lang w:val="en-CH" w:eastAsia="en-GB"/>
            </w:rPr>
          </w:rPrChange>
        </w:rPr>
        <w:t xml:space="preserve">, </w:t>
      </w:r>
      <w:proofErr w:type="spellStart"/>
      <w:r w:rsidRPr="00C03B2B">
        <w:rPr>
          <w:rFonts w:ascii="Menlo" w:eastAsia="Times New Roman" w:hAnsi="Menlo" w:cs="Menlo"/>
          <w:color w:val="9CDCFE"/>
          <w:sz w:val="18"/>
          <w:szCs w:val="18"/>
          <w:lang w:val="en-US" w:eastAsia="en-GB"/>
          <w:rPrChange w:id="1465" w:author="Attila Vizhanyo" w:date="2024-01-02T18:35:00Z">
            <w:rPr>
              <w:rFonts w:ascii="Menlo" w:eastAsia="Times New Roman" w:hAnsi="Menlo" w:cs="Menlo"/>
              <w:color w:val="9CDCFE"/>
              <w:sz w:val="18"/>
              <w:szCs w:val="18"/>
              <w:lang w:val="en-CH" w:eastAsia="en-GB"/>
            </w:rPr>
          </w:rPrChange>
        </w:rPr>
        <w:t>bg</w:t>
      </w:r>
      <w:proofErr w:type="spellEnd"/>
      <w:r w:rsidRPr="00C03B2B">
        <w:rPr>
          <w:rFonts w:ascii="Menlo" w:eastAsia="Times New Roman" w:hAnsi="Menlo" w:cs="Menlo"/>
          <w:color w:val="D4D4D4"/>
          <w:sz w:val="18"/>
          <w:szCs w:val="18"/>
          <w:lang w:val="en-US" w:eastAsia="en-GB"/>
          <w:rPrChange w:id="1466" w:author="Attila Vizhanyo" w:date="2024-01-02T18:35:00Z">
            <w:rPr>
              <w:rFonts w:ascii="Menlo" w:eastAsia="Times New Roman" w:hAnsi="Menlo" w:cs="Menlo"/>
              <w:color w:val="D4D4D4"/>
              <w:sz w:val="18"/>
              <w:szCs w:val="18"/>
              <w:lang w:val="en-CH" w:eastAsia="en-GB"/>
            </w:rPr>
          </w:rPrChange>
        </w:rPr>
        <w:t>=</w:t>
      </w:r>
      <w:r w:rsidRPr="00C03B2B">
        <w:rPr>
          <w:rFonts w:ascii="Menlo" w:eastAsia="Times New Roman" w:hAnsi="Menlo" w:cs="Menlo"/>
          <w:color w:val="CE9178"/>
          <w:sz w:val="18"/>
          <w:szCs w:val="18"/>
          <w:lang w:val="en-US" w:eastAsia="en-GB"/>
          <w:rPrChange w:id="1467" w:author="Attila Vizhanyo" w:date="2024-01-02T18:35:00Z">
            <w:rPr>
              <w:rFonts w:ascii="Menlo" w:eastAsia="Times New Roman" w:hAnsi="Menlo" w:cs="Menlo"/>
              <w:color w:val="CE9178"/>
              <w:sz w:val="18"/>
              <w:szCs w:val="18"/>
              <w:lang w:val="en-CH" w:eastAsia="en-GB"/>
            </w:rPr>
          </w:rPrChange>
        </w:rPr>
        <w:t>'white'</w:t>
      </w:r>
      <w:r w:rsidRPr="00C03B2B">
        <w:rPr>
          <w:rFonts w:ascii="Menlo" w:eastAsia="Times New Roman" w:hAnsi="Menlo" w:cs="Menlo"/>
          <w:color w:val="CCCCCC"/>
          <w:sz w:val="18"/>
          <w:szCs w:val="18"/>
          <w:lang w:val="en-US" w:eastAsia="en-GB"/>
          <w:rPrChange w:id="1468" w:author="Attila Vizhanyo" w:date="2024-01-02T18:35:00Z">
            <w:rPr>
              <w:rFonts w:ascii="Menlo" w:eastAsia="Times New Roman" w:hAnsi="Menlo" w:cs="Menlo"/>
              <w:color w:val="CCCCCC"/>
              <w:sz w:val="18"/>
              <w:szCs w:val="18"/>
              <w:lang w:val="en-CH" w:eastAsia="en-GB"/>
            </w:rPr>
          </w:rPrChange>
        </w:rPr>
        <w:t xml:space="preserve">, </w:t>
      </w:r>
      <w:r w:rsidRPr="00C03B2B">
        <w:rPr>
          <w:rFonts w:ascii="Menlo" w:eastAsia="Times New Roman" w:hAnsi="Menlo" w:cs="Menlo"/>
          <w:color w:val="9CDCFE"/>
          <w:sz w:val="18"/>
          <w:szCs w:val="18"/>
          <w:lang w:val="en-US" w:eastAsia="en-GB"/>
          <w:rPrChange w:id="1469" w:author="Attila Vizhanyo" w:date="2024-01-02T18:35:00Z">
            <w:rPr>
              <w:rFonts w:ascii="Menlo" w:eastAsia="Times New Roman" w:hAnsi="Menlo" w:cs="Menlo"/>
              <w:color w:val="9CDCFE"/>
              <w:sz w:val="18"/>
              <w:szCs w:val="18"/>
              <w:lang w:val="en-CH" w:eastAsia="en-GB"/>
            </w:rPr>
          </w:rPrChange>
        </w:rPr>
        <w:t>height</w:t>
      </w:r>
      <w:r w:rsidRPr="00C03B2B">
        <w:rPr>
          <w:rFonts w:ascii="Menlo" w:eastAsia="Times New Roman" w:hAnsi="Menlo" w:cs="Menlo"/>
          <w:color w:val="D4D4D4"/>
          <w:sz w:val="18"/>
          <w:szCs w:val="18"/>
          <w:lang w:val="en-US" w:eastAsia="en-GB"/>
          <w:rPrChange w:id="1470" w:author="Attila Vizhanyo" w:date="2024-01-02T18:35:00Z">
            <w:rPr>
              <w:rFonts w:ascii="Menlo" w:eastAsia="Times New Roman" w:hAnsi="Menlo" w:cs="Menlo"/>
              <w:color w:val="D4D4D4"/>
              <w:sz w:val="18"/>
              <w:szCs w:val="18"/>
              <w:lang w:val="en-CH" w:eastAsia="en-GB"/>
            </w:rPr>
          </w:rPrChange>
        </w:rPr>
        <w:t>=</w:t>
      </w:r>
      <w:r w:rsidRPr="00C03B2B">
        <w:rPr>
          <w:rFonts w:ascii="Menlo" w:eastAsia="Times New Roman" w:hAnsi="Menlo" w:cs="Menlo"/>
          <w:color w:val="B5CEA8"/>
          <w:sz w:val="18"/>
          <w:szCs w:val="18"/>
          <w:lang w:val="en-US" w:eastAsia="en-GB"/>
          <w:rPrChange w:id="1471" w:author="Attila Vizhanyo" w:date="2024-01-02T18:35:00Z">
            <w:rPr>
              <w:rFonts w:ascii="Menlo" w:eastAsia="Times New Roman" w:hAnsi="Menlo" w:cs="Menlo"/>
              <w:color w:val="B5CEA8"/>
              <w:sz w:val="18"/>
              <w:szCs w:val="18"/>
              <w:lang w:val="en-CH" w:eastAsia="en-GB"/>
            </w:rPr>
          </w:rPrChange>
        </w:rPr>
        <w:t>2</w:t>
      </w:r>
      <w:r w:rsidRPr="00C03B2B">
        <w:rPr>
          <w:rFonts w:ascii="Menlo" w:eastAsia="Times New Roman" w:hAnsi="Menlo" w:cs="Menlo"/>
          <w:color w:val="CCCCCC"/>
          <w:sz w:val="18"/>
          <w:szCs w:val="18"/>
          <w:lang w:val="en-US" w:eastAsia="en-GB"/>
          <w:rPrChange w:id="1472" w:author="Attila Vizhanyo" w:date="2024-01-02T18:35:00Z">
            <w:rPr>
              <w:rFonts w:ascii="Menlo" w:eastAsia="Times New Roman" w:hAnsi="Menlo" w:cs="Menlo"/>
              <w:color w:val="CCCCCC"/>
              <w:sz w:val="18"/>
              <w:szCs w:val="18"/>
              <w:lang w:val="en-CH" w:eastAsia="en-GB"/>
            </w:rPr>
          </w:rPrChange>
        </w:rPr>
        <w:t xml:space="preserve">, </w:t>
      </w:r>
      <w:r w:rsidRPr="00C03B2B">
        <w:rPr>
          <w:rFonts w:ascii="Menlo" w:eastAsia="Times New Roman" w:hAnsi="Menlo" w:cs="Menlo"/>
          <w:color w:val="9CDCFE"/>
          <w:sz w:val="18"/>
          <w:szCs w:val="18"/>
          <w:lang w:val="en-US" w:eastAsia="en-GB"/>
          <w:rPrChange w:id="1473" w:author="Attila Vizhanyo" w:date="2024-01-02T18:35:00Z">
            <w:rPr>
              <w:rFonts w:ascii="Menlo" w:eastAsia="Times New Roman" w:hAnsi="Menlo" w:cs="Menlo"/>
              <w:color w:val="9CDCFE"/>
              <w:sz w:val="18"/>
              <w:szCs w:val="18"/>
              <w:lang w:val="en-CH" w:eastAsia="en-GB"/>
            </w:rPr>
          </w:rPrChange>
        </w:rPr>
        <w:t>width</w:t>
      </w:r>
      <w:r w:rsidRPr="00C03B2B">
        <w:rPr>
          <w:rFonts w:ascii="Menlo" w:eastAsia="Times New Roman" w:hAnsi="Menlo" w:cs="Menlo"/>
          <w:color w:val="D4D4D4"/>
          <w:sz w:val="18"/>
          <w:szCs w:val="18"/>
          <w:lang w:val="en-US" w:eastAsia="en-GB"/>
          <w:rPrChange w:id="1474" w:author="Attila Vizhanyo" w:date="2024-01-02T18:35:00Z">
            <w:rPr>
              <w:rFonts w:ascii="Menlo" w:eastAsia="Times New Roman" w:hAnsi="Menlo" w:cs="Menlo"/>
              <w:color w:val="D4D4D4"/>
              <w:sz w:val="18"/>
              <w:szCs w:val="18"/>
              <w:lang w:val="en-CH" w:eastAsia="en-GB"/>
            </w:rPr>
          </w:rPrChange>
        </w:rPr>
        <w:t>=</w:t>
      </w:r>
      <w:r w:rsidRPr="00C03B2B">
        <w:rPr>
          <w:rFonts w:ascii="Menlo" w:eastAsia="Times New Roman" w:hAnsi="Menlo" w:cs="Menlo"/>
          <w:color w:val="B5CEA8"/>
          <w:sz w:val="18"/>
          <w:szCs w:val="18"/>
          <w:lang w:val="en-US" w:eastAsia="en-GB"/>
          <w:rPrChange w:id="1475" w:author="Attila Vizhanyo" w:date="2024-01-02T18:35:00Z">
            <w:rPr>
              <w:rFonts w:ascii="Menlo" w:eastAsia="Times New Roman" w:hAnsi="Menlo" w:cs="Menlo"/>
              <w:color w:val="B5CEA8"/>
              <w:sz w:val="18"/>
              <w:szCs w:val="18"/>
              <w:lang w:val="en-CH" w:eastAsia="en-GB"/>
            </w:rPr>
          </w:rPrChange>
        </w:rPr>
        <w:t>5</w:t>
      </w:r>
      <w:r w:rsidRPr="00C03B2B">
        <w:rPr>
          <w:rFonts w:ascii="Menlo" w:eastAsia="Times New Roman" w:hAnsi="Menlo" w:cs="Menlo"/>
          <w:color w:val="CCCCCC"/>
          <w:sz w:val="18"/>
          <w:szCs w:val="18"/>
          <w:lang w:val="en-US" w:eastAsia="en-GB"/>
          <w:rPrChange w:id="1476" w:author="Attila Vizhanyo" w:date="2024-01-02T18:35:00Z">
            <w:rPr>
              <w:rFonts w:ascii="Menlo" w:eastAsia="Times New Roman" w:hAnsi="Menlo" w:cs="Menlo"/>
              <w:color w:val="CCCCCC"/>
              <w:sz w:val="18"/>
              <w:szCs w:val="18"/>
              <w:lang w:val="en-CH" w:eastAsia="en-GB"/>
            </w:rPr>
          </w:rPrChange>
        </w:rPr>
        <w:t xml:space="preserve">, </w:t>
      </w:r>
      <w:r w:rsidRPr="00C03B2B">
        <w:rPr>
          <w:rFonts w:ascii="Menlo" w:eastAsia="Times New Roman" w:hAnsi="Menlo" w:cs="Menlo"/>
          <w:color w:val="9CDCFE"/>
          <w:sz w:val="18"/>
          <w:szCs w:val="18"/>
          <w:lang w:val="en-US" w:eastAsia="en-GB"/>
          <w:rPrChange w:id="1477" w:author="Attila Vizhanyo" w:date="2024-01-02T18:35:00Z">
            <w:rPr>
              <w:rFonts w:ascii="Menlo" w:eastAsia="Times New Roman" w:hAnsi="Menlo" w:cs="Menlo"/>
              <w:color w:val="9CDCFE"/>
              <w:sz w:val="18"/>
              <w:szCs w:val="18"/>
              <w:lang w:val="en-CH" w:eastAsia="en-GB"/>
            </w:rPr>
          </w:rPrChange>
        </w:rPr>
        <w:t>command</w:t>
      </w:r>
      <w:r w:rsidRPr="00C03B2B">
        <w:rPr>
          <w:rFonts w:ascii="Menlo" w:eastAsia="Times New Roman" w:hAnsi="Menlo" w:cs="Menlo"/>
          <w:color w:val="D4D4D4"/>
          <w:sz w:val="18"/>
          <w:szCs w:val="18"/>
          <w:lang w:val="en-US" w:eastAsia="en-GB"/>
          <w:rPrChange w:id="1478" w:author="Attila Vizhanyo" w:date="2024-01-02T18:35:00Z">
            <w:rPr>
              <w:rFonts w:ascii="Menlo" w:eastAsia="Times New Roman" w:hAnsi="Menlo" w:cs="Menlo"/>
              <w:color w:val="D4D4D4"/>
              <w:sz w:val="18"/>
              <w:szCs w:val="18"/>
              <w:lang w:val="en-CH" w:eastAsia="en-GB"/>
            </w:rPr>
          </w:rPrChange>
        </w:rPr>
        <w:t>=</w:t>
      </w:r>
      <w:r w:rsidRPr="00C03B2B">
        <w:rPr>
          <w:rFonts w:ascii="Menlo" w:eastAsia="Times New Roman" w:hAnsi="Menlo" w:cs="Menlo"/>
          <w:color w:val="569CD6"/>
          <w:sz w:val="18"/>
          <w:szCs w:val="18"/>
          <w:lang w:val="en-US" w:eastAsia="en-GB"/>
          <w:rPrChange w:id="1479" w:author="Attila Vizhanyo" w:date="2024-01-02T18:35:00Z">
            <w:rPr>
              <w:rFonts w:ascii="Menlo" w:eastAsia="Times New Roman" w:hAnsi="Menlo" w:cs="Menlo"/>
              <w:color w:val="569CD6"/>
              <w:sz w:val="18"/>
              <w:szCs w:val="18"/>
              <w:lang w:val="en-CH" w:eastAsia="en-GB"/>
            </w:rPr>
          </w:rPrChange>
        </w:rPr>
        <w:t>lambda</w:t>
      </w:r>
      <w:r w:rsidRPr="00C03B2B">
        <w:rPr>
          <w:rFonts w:ascii="Menlo" w:eastAsia="Times New Roman" w:hAnsi="Menlo" w:cs="Menlo"/>
          <w:color w:val="CCCCCC"/>
          <w:sz w:val="18"/>
          <w:szCs w:val="18"/>
          <w:lang w:val="en-US" w:eastAsia="en-GB"/>
          <w:rPrChange w:id="1480" w:author="Attila Vizhanyo" w:date="2024-01-02T18:35:00Z">
            <w:rPr>
              <w:rFonts w:ascii="Menlo" w:eastAsia="Times New Roman" w:hAnsi="Menlo" w:cs="Menlo"/>
              <w:color w:val="CCCCCC"/>
              <w:sz w:val="18"/>
              <w:szCs w:val="18"/>
              <w:lang w:val="en-CH" w:eastAsia="en-GB"/>
            </w:rPr>
          </w:rPrChange>
        </w:rPr>
        <w:t>: [</w:t>
      </w:r>
      <w:proofErr w:type="spellStart"/>
      <w:r w:rsidRPr="00C03B2B">
        <w:rPr>
          <w:rFonts w:ascii="Menlo" w:eastAsia="Times New Roman" w:hAnsi="Menlo" w:cs="Menlo"/>
          <w:color w:val="DCDCAA"/>
          <w:sz w:val="18"/>
          <w:szCs w:val="18"/>
          <w:lang w:val="en-US" w:eastAsia="en-GB"/>
          <w:rPrChange w:id="1481" w:author="Attila Vizhanyo" w:date="2024-01-02T18:35:00Z">
            <w:rPr>
              <w:rFonts w:ascii="Menlo" w:eastAsia="Times New Roman" w:hAnsi="Menlo" w:cs="Menlo"/>
              <w:color w:val="DCDCAA"/>
              <w:sz w:val="18"/>
              <w:szCs w:val="18"/>
              <w:lang w:val="en-CH" w:eastAsia="en-GB"/>
            </w:rPr>
          </w:rPrChange>
        </w:rPr>
        <w:t>btnClick</w:t>
      </w:r>
      <w:proofErr w:type="spellEnd"/>
      <w:r w:rsidRPr="00C03B2B">
        <w:rPr>
          <w:rFonts w:ascii="Menlo" w:eastAsia="Times New Roman" w:hAnsi="Menlo" w:cs="Menlo"/>
          <w:color w:val="CCCCCC"/>
          <w:sz w:val="18"/>
          <w:szCs w:val="18"/>
          <w:lang w:val="en-US" w:eastAsia="en-GB"/>
          <w:rPrChange w:id="1482" w:author="Attila Vizhanyo" w:date="2024-01-02T18:35:00Z">
            <w:rPr>
              <w:rFonts w:ascii="Menlo" w:eastAsia="Times New Roman" w:hAnsi="Menlo" w:cs="Menlo"/>
              <w:color w:val="CCCCCC"/>
              <w:sz w:val="18"/>
              <w:szCs w:val="18"/>
              <w:lang w:val="en-CH" w:eastAsia="en-GB"/>
            </w:rPr>
          </w:rPrChange>
        </w:rPr>
        <w:t>(</w:t>
      </w:r>
      <w:r w:rsidRPr="00C03B2B">
        <w:rPr>
          <w:rFonts w:ascii="Menlo" w:eastAsia="Times New Roman" w:hAnsi="Menlo" w:cs="Menlo"/>
          <w:color w:val="9CDCFE"/>
          <w:sz w:val="18"/>
          <w:szCs w:val="18"/>
          <w:lang w:val="en-US" w:eastAsia="en-GB"/>
          <w:rPrChange w:id="1483" w:author="Attila Vizhanyo" w:date="2024-01-02T18:35:00Z">
            <w:rPr>
              <w:rFonts w:ascii="Menlo" w:eastAsia="Times New Roman" w:hAnsi="Menlo" w:cs="Menlo"/>
              <w:color w:val="9CDCFE"/>
              <w:sz w:val="18"/>
              <w:szCs w:val="18"/>
              <w:lang w:val="en-CH" w:eastAsia="en-GB"/>
            </w:rPr>
          </w:rPrChange>
        </w:rPr>
        <w:t>a8</w:t>
      </w:r>
      <w:r w:rsidRPr="00C03B2B">
        <w:rPr>
          <w:rFonts w:ascii="Menlo" w:eastAsia="Times New Roman" w:hAnsi="Menlo" w:cs="Menlo"/>
          <w:color w:val="CCCCCC"/>
          <w:sz w:val="18"/>
          <w:szCs w:val="18"/>
          <w:lang w:val="en-US" w:eastAsia="en-GB"/>
          <w:rPrChange w:id="1484" w:author="Attila Vizhanyo" w:date="2024-01-02T18:35:00Z">
            <w:rPr>
              <w:rFonts w:ascii="Menlo" w:eastAsia="Times New Roman" w:hAnsi="Menlo" w:cs="Menlo"/>
              <w:color w:val="CCCCCC"/>
              <w:sz w:val="18"/>
              <w:szCs w:val="18"/>
              <w:lang w:val="en-CH" w:eastAsia="en-GB"/>
            </w:rPr>
          </w:rPrChange>
        </w:rPr>
        <w:t xml:space="preserve">), </w:t>
      </w:r>
      <w:proofErr w:type="spellStart"/>
      <w:r w:rsidRPr="00C03B2B">
        <w:rPr>
          <w:rFonts w:ascii="Menlo" w:eastAsia="Times New Roman" w:hAnsi="Menlo" w:cs="Menlo"/>
          <w:color w:val="DCDCAA"/>
          <w:sz w:val="18"/>
          <w:szCs w:val="18"/>
          <w:lang w:val="en-US" w:eastAsia="en-GB"/>
          <w:rPrChange w:id="1485" w:author="Attila Vizhanyo" w:date="2024-01-02T18:35:00Z">
            <w:rPr>
              <w:rFonts w:ascii="Menlo" w:eastAsia="Times New Roman" w:hAnsi="Menlo" w:cs="Menlo"/>
              <w:color w:val="DCDCAA"/>
              <w:sz w:val="18"/>
              <w:szCs w:val="18"/>
              <w:lang w:val="en-CH" w:eastAsia="en-GB"/>
            </w:rPr>
          </w:rPrChange>
        </w:rPr>
        <w:t>btnID</w:t>
      </w:r>
      <w:proofErr w:type="spellEnd"/>
      <w:r w:rsidRPr="00C03B2B">
        <w:rPr>
          <w:rFonts w:ascii="Menlo" w:eastAsia="Times New Roman" w:hAnsi="Menlo" w:cs="Menlo"/>
          <w:color w:val="CCCCCC"/>
          <w:sz w:val="18"/>
          <w:szCs w:val="18"/>
          <w:lang w:val="en-US" w:eastAsia="en-GB"/>
          <w:rPrChange w:id="1486" w:author="Attila Vizhanyo" w:date="2024-01-02T18:35:00Z">
            <w:rPr>
              <w:rFonts w:ascii="Menlo" w:eastAsia="Times New Roman" w:hAnsi="Menlo" w:cs="Menlo"/>
              <w:color w:val="CCCCCC"/>
              <w:sz w:val="18"/>
              <w:szCs w:val="18"/>
              <w:lang w:val="en-CH" w:eastAsia="en-GB"/>
            </w:rPr>
          </w:rPrChange>
        </w:rPr>
        <w:t>(</w:t>
      </w:r>
      <w:r w:rsidRPr="00C03B2B">
        <w:rPr>
          <w:rFonts w:ascii="Menlo" w:eastAsia="Times New Roman" w:hAnsi="Menlo" w:cs="Menlo"/>
          <w:color w:val="CE9178"/>
          <w:sz w:val="18"/>
          <w:szCs w:val="18"/>
          <w:lang w:val="en-US" w:eastAsia="en-GB"/>
          <w:rPrChange w:id="1487" w:author="Attila Vizhanyo" w:date="2024-01-02T18:35:00Z">
            <w:rPr>
              <w:rFonts w:ascii="Menlo" w:eastAsia="Times New Roman" w:hAnsi="Menlo" w:cs="Menlo"/>
              <w:color w:val="CE9178"/>
              <w:sz w:val="18"/>
              <w:szCs w:val="18"/>
              <w:lang w:val="en-CH" w:eastAsia="en-GB"/>
            </w:rPr>
          </w:rPrChange>
        </w:rPr>
        <w:t>'a8'</w:t>
      </w:r>
      <w:r w:rsidRPr="00C03B2B">
        <w:rPr>
          <w:rFonts w:ascii="Menlo" w:eastAsia="Times New Roman" w:hAnsi="Menlo" w:cs="Menlo"/>
          <w:color w:val="CCCCCC"/>
          <w:sz w:val="18"/>
          <w:szCs w:val="18"/>
          <w:lang w:val="en-US" w:eastAsia="en-GB"/>
          <w:rPrChange w:id="1488" w:author="Attila Vizhanyo" w:date="2024-01-02T18:35:00Z">
            <w:rPr>
              <w:rFonts w:ascii="Menlo" w:eastAsia="Times New Roman" w:hAnsi="Menlo" w:cs="Menlo"/>
              <w:color w:val="CCCCCC"/>
              <w:sz w:val="18"/>
              <w:szCs w:val="18"/>
              <w:lang w:val="en-CH" w:eastAsia="en-GB"/>
            </w:rPr>
          </w:rPrChange>
        </w:rPr>
        <w:t>)])</w:t>
      </w:r>
    </w:p>
    <w:p w14:paraId="6086111F" w14:textId="77777777" w:rsidR="00ED40C9" w:rsidRPr="00C03B2B" w:rsidRDefault="00ED40C9" w:rsidP="00ED40C9">
      <w:pPr>
        <w:rPr>
          <w:lang w:val="en-US"/>
        </w:rPr>
      </w:pPr>
    </w:p>
    <w:p w14:paraId="72734355" w14:textId="73385F0A" w:rsidR="009E1174" w:rsidRPr="00C03B2B" w:rsidRDefault="00F16D7D" w:rsidP="009E1174">
      <w:pPr>
        <w:pStyle w:val="Heading3"/>
        <w:rPr>
          <w:lang w:val="en-US"/>
        </w:rPr>
      </w:pPr>
      <w:bookmarkStart w:id="1489" w:name="_Toc155112897"/>
      <w:r w:rsidRPr="00C03B2B">
        <w:rPr>
          <w:lang w:val="en-US"/>
        </w:rPr>
        <w:t>Visualization Chessboard</w:t>
      </w:r>
      <w:bookmarkEnd w:id="1489"/>
    </w:p>
    <w:p w14:paraId="50D41B3E" w14:textId="0D0E0339" w:rsidR="002B3A9C" w:rsidRPr="00C03B2B" w:rsidRDefault="00FD07EB" w:rsidP="0032091C">
      <w:pPr>
        <w:rPr>
          <w:ins w:id="1490" w:author="Attila Vizhanyo" w:date="2024-01-02T15:41:00Z"/>
          <w:lang w:val="en-US"/>
        </w:rPr>
      </w:pPr>
      <w:ins w:id="1491" w:author="Attila Vizhanyo" w:date="2024-01-02T15:22:00Z">
        <w:r w:rsidRPr="00C03B2B">
          <w:rPr>
            <w:lang w:val="en-US"/>
          </w:rPr>
          <w:t>The chessboard is made up of an eight-by-eight field of squares.</w:t>
        </w:r>
      </w:ins>
      <w:ins w:id="1492" w:author="Attila Vizhanyo" w:date="2024-01-02T15:24:00Z">
        <w:r w:rsidRPr="00C03B2B">
          <w:rPr>
            <w:lang w:val="en-US"/>
          </w:rPr>
          <w:t xml:space="preserve"> A square on the board is represented by a button in the program</w:t>
        </w:r>
      </w:ins>
      <w:ins w:id="1493" w:author="Attila Vizhanyo" w:date="2024-01-02T15:22:00Z">
        <w:r w:rsidRPr="00C03B2B">
          <w:rPr>
            <w:lang w:val="en-US"/>
          </w:rPr>
          <w:t xml:space="preserve">. </w:t>
        </w:r>
      </w:ins>
      <w:ins w:id="1494" w:author="Attila Vizhanyo" w:date="2024-01-02T15:28:00Z">
        <w:r w:rsidRPr="00C03B2B">
          <w:rPr>
            <w:lang w:val="en-US"/>
          </w:rPr>
          <w:t>“</w:t>
        </w:r>
        <w:r w:rsidRPr="00C03B2B">
          <w:rPr>
            <w:lang w:val="en-US"/>
            <w:rPrChange w:id="1495" w:author="Attila Vizhanyo" w:date="2024-01-02T18:35:00Z">
              <w:rPr>
                <w:rFonts w:cs="Arial"/>
                <w:color w:val="000000"/>
                <w:sz w:val="27"/>
                <w:szCs w:val="27"/>
              </w:rPr>
            </w:rPrChange>
          </w:rPr>
          <w:t xml:space="preserve">A button is a </w:t>
        </w:r>
      </w:ins>
      <w:proofErr w:type="spellStart"/>
      <w:ins w:id="1496" w:author="Attila Vizhanyo" w:date="2024-01-02T20:10:00Z">
        <w:r w:rsidR="002B0766">
          <w:rPr>
            <w:lang w:val="en-US"/>
          </w:rPr>
          <w:t>tk</w:t>
        </w:r>
        <w:proofErr w:type="spellEnd"/>
        <w:r w:rsidR="002B0766">
          <w:rPr>
            <w:lang w:val="en-US"/>
          </w:rPr>
          <w:t xml:space="preserve"> </w:t>
        </w:r>
      </w:ins>
      <w:ins w:id="1497" w:author="Attila Vizhanyo" w:date="2024-01-02T15:28:00Z">
        <w:r w:rsidRPr="00C03B2B">
          <w:rPr>
            <w:lang w:val="en-US"/>
            <w:rPrChange w:id="1498" w:author="Attila Vizhanyo" w:date="2024-01-02T18:35:00Z">
              <w:rPr>
                <w:rFonts w:cs="Arial"/>
                <w:color w:val="000000"/>
                <w:sz w:val="27"/>
                <w:szCs w:val="27"/>
              </w:rPr>
            </w:rPrChange>
          </w:rPr>
          <w:t>widget which is designed for the user to interact with, i.e. if the button is pressed by mouse click</w:t>
        </w:r>
      </w:ins>
      <w:ins w:id="1499" w:author="Attila Vizhanyo" w:date="2024-01-02T20:11:00Z">
        <w:r w:rsidR="002B0766">
          <w:rPr>
            <w:lang w:val="en-US"/>
          </w:rPr>
          <w:t>,</w:t>
        </w:r>
      </w:ins>
      <w:ins w:id="1500" w:author="Attila Vizhanyo" w:date="2024-01-02T15:28:00Z">
        <w:r w:rsidRPr="00C03B2B">
          <w:rPr>
            <w:lang w:val="en-US"/>
            <w:rPrChange w:id="1501" w:author="Attila Vizhanyo" w:date="2024-01-02T18:35:00Z">
              <w:rPr>
                <w:rFonts w:cs="Arial"/>
                <w:color w:val="000000"/>
                <w:sz w:val="27"/>
                <w:szCs w:val="27"/>
              </w:rPr>
            </w:rPrChange>
          </w:rPr>
          <w:t xml:space="preserve"> some action might be started. They can also contain text and images like labels.</w:t>
        </w:r>
      </w:ins>
      <w:ins w:id="1502" w:author="Attila Vizhanyo" w:date="2024-01-02T15:29:00Z">
        <w:r w:rsidR="002B3A9C" w:rsidRPr="00C03B2B">
          <w:rPr>
            <w:lang w:val="en-US"/>
          </w:rPr>
          <w:t>”</w:t>
        </w:r>
      </w:ins>
      <w:customXmlInsRangeStart w:id="1503" w:author="Attila Vizhanyo" w:date="2024-01-02T15:30:00Z"/>
      <w:sdt>
        <w:sdtPr>
          <w:rPr>
            <w:lang w:val="en-US"/>
          </w:rPr>
          <w:id w:val="287712098"/>
          <w:citation/>
        </w:sdtPr>
        <w:sdtContent>
          <w:customXmlInsRangeEnd w:id="1503"/>
          <w:ins w:id="1504" w:author="Attila Vizhanyo" w:date="2024-01-02T15:30:00Z">
            <w:r w:rsidR="002B3A9C" w:rsidRPr="00C03B2B">
              <w:rPr>
                <w:lang w:val="en-US"/>
              </w:rPr>
              <w:fldChar w:fldCharType="begin"/>
            </w:r>
            <w:r w:rsidR="002B3A9C" w:rsidRPr="00C03B2B">
              <w:rPr>
                <w:lang w:val="en-US"/>
                <w:rPrChange w:id="1505" w:author="Attila Vizhanyo" w:date="2024-01-02T18:35:00Z">
                  <w:rPr>
                    <w:lang w:val="fr-CH"/>
                  </w:rPr>
                </w:rPrChange>
              </w:rPr>
              <w:instrText xml:space="preserve"> CITATION Ber22 \l 4108 </w:instrText>
            </w:r>
          </w:ins>
          <w:r w:rsidR="002B3A9C" w:rsidRPr="00C03B2B">
            <w:rPr>
              <w:lang w:val="en-US"/>
            </w:rPr>
            <w:fldChar w:fldCharType="separate"/>
          </w:r>
          <w:ins w:id="1506" w:author="Attila Vizhanyo" w:date="2024-01-02T18:34:00Z">
            <w:r w:rsidR="00C03B2B" w:rsidRPr="00C03B2B">
              <w:rPr>
                <w:noProof/>
                <w:lang w:val="en-US"/>
              </w:rPr>
              <w:t xml:space="preserve"> </w:t>
            </w:r>
            <w:r w:rsidR="00C03B2B" w:rsidRPr="00C03B2B">
              <w:rPr>
                <w:noProof/>
                <w:lang w:val="en-US"/>
                <w:rPrChange w:id="1507" w:author="Attila Vizhanyo" w:date="2024-01-02T18:35:00Z">
                  <w:rPr>
                    <w:lang w:val="fr-CH"/>
                  </w:rPr>
                </w:rPrChange>
              </w:rPr>
              <w:t>(Klein, 2022)</w:t>
            </w:r>
          </w:ins>
          <w:ins w:id="1508" w:author="Attila Vizhanyo" w:date="2024-01-02T15:30:00Z">
            <w:r w:rsidR="002B3A9C" w:rsidRPr="00C03B2B">
              <w:rPr>
                <w:lang w:val="en-US"/>
              </w:rPr>
              <w:fldChar w:fldCharType="end"/>
            </w:r>
          </w:ins>
          <w:customXmlInsRangeStart w:id="1509" w:author="Attila Vizhanyo" w:date="2024-01-02T15:30:00Z"/>
        </w:sdtContent>
      </w:sdt>
      <w:customXmlInsRangeEnd w:id="1509"/>
      <w:ins w:id="1510" w:author="Attila Vizhanyo" w:date="2024-01-02T15:30:00Z">
        <w:r w:rsidR="002B3A9C" w:rsidRPr="00C03B2B">
          <w:rPr>
            <w:lang w:val="en-US"/>
          </w:rPr>
          <w:t xml:space="preserve">. </w:t>
        </w:r>
      </w:ins>
      <w:ins w:id="1511" w:author="Attila Vizhanyo" w:date="2024-01-02T15:32:00Z">
        <w:r w:rsidR="002B3A9C" w:rsidRPr="00C03B2B">
          <w:rPr>
            <w:lang w:val="en-US"/>
          </w:rPr>
          <w:t>A grid is used to arrange the buttons</w:t>
        </w:r>
      </w:ins>
      <w:ins w:id="1512" w:author="Attila Vizhanyo" w:date="2024-01-02T20:11:00Z">
        <w:r w:rsidR="003F38E0">
          <w:rPr>
            <w:lang w:val="en-US"/>
          </w:rPr>
          <w:t xml:space="preserve"> </w:t>
        </w:r>
      </w:ins>
      <w:ins w:id="1513" w:author="Attila Vizhanyo" w:date="2024-01-02T20:12:00Z">
        <w:r w:rsidR="003F38E0">
          <w:rPr>
            <w:lang w:val="en-US"/>
          </w:rPr>
          <w:t xml:space="preserve">horizontally and vertically </w:t>
        </w:r>
      </w:ins>
      <w:ins w:id="1514" w:author="Attila Vizhanyo" w:date="2024-01-02T20:11:00Z">
        <w:r w:rsidR="003F38E0">
          <w:rPr>
            <w:lang w:val="en-US"/>
          </w:rPr>
          <w:t>into a table format</w:t>
        </w:r>
      </w:ins>
      <w:ins w:id="1515" w:author="Attila Vizhanyo" w:date="2024-01-02T15:32:00Z">
        <w:r w:rsidR="002B3A9C" w:rsidRPr="00C03B2B">
          <w:rPr>
            <w:lang w:val="en-US"/>
          </w:rPr>
          <w:t xml:space="preserve">, </w:t>
        </w:r>
      </w:ins>
      <w:ins w:id="1516" w:author="Attila Vizhanyo" w:date="2024-01-02T20:12:00Z">
        <w:r w:rsidR="003F38E0">
          <w:rPr>
            <w:lang w:val="en-US"/>
          </w:rPr>
          <w:t>where</w:t>
        </w:r>
      </w:ins>
      <w:ins w:id="1517" w:author="Attila Vizhanyo" w:date="2024-01-02T15:32:00Z">
        <w:r w:rsidR="002B3A9C" w:rsidRPr="00C03B2B">
          <w:rPr>
            <w:lang w:val="en-US"/>
          </w:rPr>
          <w:t xml:space="preserve"> each button </w:t>
        </w:r>
      </w:ins>
      <w:ins w:id="1518" w:author="Attila Vizhanyo" w:date="2024-01-02T20:12:00Z">
        <w:r w:rsidR="003F38E0">
          <w:rPr>
            <w:lang w:val="en-US"/>
          </w:rPr>
          <w:t>has</w:t>
        </w:r>
      </w:ins>
      <w:ins w:id="1519" w:author="Attila Vizhanyo" w:date="2024-01-02T15:32:00Z">
        <w:r w:rsidR="002B3A9C" w:rsidRPr="00C03B2B">
          <w:rPr>
            <w:lang w:val="en-US"/>
          </w:rPr>
          <w:t xml:space="preserve"> its own coordinates.</w:t>
        </w:r>
        <w:r w:rsidR="002B3A9C" w:rsidRPr="00C03B2B">
          <w:rPr>
            <w:lang w:val="en-US"/>
          </w:rPr>
          <w:t xml:space="preserve"> </w:t>
        </w:r>
      </w:ins>
      <w:ins w:id="1520" w:author="Attila Vizhanyo" w:date="2024-01-02T15:33:00Z">
        <w:r w:rsidR="002B3A9C" w:rsidRPr="00C03B2B">
          <w:rPr>
            <w:lang w:val="en-US"/>
          </w:rPr>
          <w:lastRenderedPageBreak/>
          <w:t>Each button is stored in a variable.</w:t>
        </w:r>
      </w:ins>
      <w:ins w:id="1521" w:author="Attila Vizhanyo" w:date="2024-01-02T20:13:00Z">
        <w:r w:rsidR="003E058F">
          <w:rPr>
            <w:lang w:val="en-US"/>
          </w:rPr>
          <w:t xml:space="preserve"> </w:t>
        </w:r>
        <w:r w:rsidR="003E058F" w:rsidRPr="003E058F">
          <w:rPr>
            <w:highlight w:val="yellow"/>
            <w:lang w:val="en-US"/>
            <w:rPrChange w:id="1522" w:author="Attila Vizhanyo" w:date="2024-01-02T20:14:00Z">
              <w:rPr>
                <w:lang w:val="en-US"/>
              </w:rPr>
            </w:rPrChange>
          </w:rPr>
          <w:t>***button class</w:t>
        </w:r>
      </w:ins>
      <w:ins w:id="1523" w:author="Attila Vizhanyo" w:date="2024-01-02T15:33:00Z">
        <w:r w:rsidR="002B3A9C" w:rsidRPr="003E058F">
          <w:rPr>
            <w:highlight w:val="yellow"/>
            <w:lang w:val="en-US"/>
            <w:rPrChange w:id="1524" w:author="Attila Vizhanyo" w:date="2024-01-02T20:14:00Z">
              <w:rPr>
                <w:lang w:val="en-US"/>
              </w:rPr>
            </w:rPrChange>
          </w:rPr>
          <w:t xml:space="preserve"> </w:t>
        </w:r>
      </w:ins>
      <w:ins w:id="1525" w:author="Attila Vizhanyo" w:date="2024-01-02T15:43:00Z">
        <w:r w:rsidR="0032091C" w:rsidRPr="003E058F">
          <w:rPr>
            <w:highlight w:val="yellow"/>
            <w:lang w:val="en-US"/>
            <w:rPrChange w:id="1526" w:author="Attila Vizhanyo" w:date="2024-01-02T20:14:00Z">
              <w:rPr>
                <w:lang w:val="en-US"/>
              </w:rPr>
            </w:rPrChange>
          </w:rPr>
          <w:t>To create a button, "</w:t>
        </w:r>
        <w:proofErr w:type="gramStart"/>
        <w:r w:rsidR="0032091C" w:rsidRPr="003E058F">
          <w:rPr>
            <w:highlight w:val="yellow"/>
            <w:lang w:val="en-US"/>
            <w:rPrChange w:id="1527" w:author="Attila Vizhanyo" w:date="2024-01-02T20:14:00Z">
              <w:rPr>
                <w:lang w:val="en-US"/>
              </w:rPr>
            </w:rPrChange>
          </w:rPr>
          <w:t>Button(</w:t>
        </w:r>
        <w:proofErr w:type="gramEnd"/>
        <w:r w:rsidR="0032091C" w:rsidRPr="003E058F">
          <w:rPr>
            <w:highlight w:val="yellow"/>
            <w:lang w:val="en-US"/>
            <w:rPrChange w:id="1528" w:author="Attila Vizhanyo" w:date="2024-01-02T20:14:00Z">
              <w:rPr>
                <w:lang w:val="en-US"/>
              </w:rPr>
            </w:rPrChange>
          </w:rPr>
          <w:t>)" is used, with its properties contained inside the brackets</w:t>
        </w:r>
        <w:r w:rsidR="0032091C" w:rsidRPr="00C03B2B">
          <w:rPr>
            <w:lang w:val="en-US"/>
          </w:rPr>
          <w:t xml:space="preserve">. To display our button on the board, we must attach it to the grid by specifying </w:t>
        </w:r>
      </w:ins>
      <w:ins w:id="1529" w:author="Attila Vizhanyo" w:date="2024-01-02T20:14:00Z">
        <w:r w:rsidR="003E058F">
          <w:rPr>
            <w:lang w:val="en-US"/>
          </w:rPr>
          <w:t>its</w:t>
        </w:r>
      </w:ins>
      <w:ins w:id="1530" w:author="Attila Vizhanyo" w:date="2024-01-02T15:43:00Z">
        <w:r w:rsidR="0032091C" w:rsidRPr="00C03B2B">
          <w:rPr>
            <w:lang w:val="en-US"/>
          </w:rPr>
          <w:t xml:space="preserve"> row and column.</w:t>
        </w:r>
      </w:ins>
    </w:p>
    <w:p w14:paraId="05166C66" w14:textId="77777777" w:rsidR="0032091C" w:rsidRPr="00C03B2B" w:rsidRDefault="0032091C" w:rsidP="0032091C">
      <w:pPr>
        <w:shd w:val="clear" w:color="auto" w:fill="1F1F1F"/>
        <w:spacing w:after="0" w:line="270" w:lineRule="atLeast"/>
        <w:jc w:val="left"/>
        <w:rPr>
          <w:ins w:id="1531" w:author="Attila Vizhanyo" w:date="2024-01-02T15:42:00Z"/>
          <w:rFonts w:ascii="Menlo" w:eastAsia="Times New Roman" w:hAnsi="Menlo" w:cs="Menlo"/>
          <w:color w:val="CCCCCC"/>
          <w:sz w:val="18"/>
          <w:szCs w:val="18"/>
          <w:lang w:val="en-US" w:eastAsia="en-GB"/>
          <w:rPrChange w:id="1532" w:author="Attila Vizhanyo" w:date="2024-01-02T18:35:00Z">
            <w:rPr>
              <w:ins w:id="1533" w:author="Attila Vizhanyo" w:date="2024-01-02T15:42:00Z"/>
              <w:rFonts w:ascii="Menlo" w:eastAsia="Times New Roman" w:hAnsi="Menlo" w:cs="Menlo"/>
              <w:color w:val="CCCCCC"/>
              <w:sz w:val="18"/>
              <w:szCs w:val="18"/>
              <w:lang w:val="en-CH" w:eastAsia="en-GB"/>
            </w:rPr>
          </w:rPrChange>
        </w:rPr>
      </w:pPr>
      <w:ins w:id="1534" w:author="Attila Vizhanyo" w:date="2024-01-02T15:42:00Z">
        <w:r w:rsidRPr="00C03B2B">
          <w:rPr>
            <w:rFonts w:ascii="Menlo" w:eastAsia="Times New Roman" w:hAnsi="Menlo" w:cs="Menlo"/>
            <w:color w:val="9CDCFE"/>
            <w:sz w:val="18"/>
            <w:szCs w:val="18"/>
            <w:lang w:val="en-US" w:eastAsia="en-GB"/>
            <w:rPrChange w:id="1535" w:author="Attila Vizhanyo" w:date="2024-01-02T18:35:00Z">
              <w:rPr>
                <w:rFonts w:ascii="Menlo" w:eastAsia="Times New Roman" w:hAnsi="Menlo" w:cs="Menlo"/>
                <w:color w:val="9CDCFE"/>
                <w:sz w:val="18"/>
                <w:szCs w:val="18"/>
                <w:lang w:val="en-CH" w:eastAsia="en-GB"/>
              </w:rPr>
            </w:rPrChange>
          </w:rPr>
          <w:t>a8</w:t>
        </w:r>
        <w:r w:rsidRPr="00C03B2B">
          <w:rPr>
            <w:rFonts w:ascii="Menlo" w:eastAsia="Times New Roman" w:hAnsi="Menlo" w:cs="Menlo"/>
            <w:color w:val="CCCCCC"/>
            <w:sz w:val="18"/>
            <w:szCs w:val="18"/>
            <w:lang w:val="en-US" w:eastAsia="en-GB"/>
            <w:rPrChange w:id="1536" w:author="Attila Vizhanyo" w:date="2024-01-02T18:35:00Z">
              <w:rPr>
                <w:rFonts w:ascii="Menlo" w:eastAsia="Times New Roman" w:hAnsi="Menlo" w:cs="Menlo"/>
                <w:color w:val="CCCCCC"/>
                <w:sz w:val="18"/>
                <w:szCs w:val="18"/>
                <w:lang w:val="en-CH" w:eastAsia="en-GB"/>
              </w:rPr>
            </w:rPrChange>
          </w:rPr>
          <w:t xml:space="preserve"> </w:t>
        </w:r>
        <w:r w:rsidRPr="00C03B2B">
          <w:rPr>
            <w:rFonts w:ascii="Menlo" w:eastAsia="Times New Roman" w:hAnsi="Menlo" w:cs="Menlo"/>
            <w:color w:val="D4D4D4"/>
            <w:sz w:val="18"/>
            <w:szCs w:val="18"/>
            <w:lang w:val="en-US" w:eastAsia="en-GB"/>
            <w:rPrChange w:id="1537" w:author="Attila Vizhanyo" w:date="2024-01-02T18:35:00Z">
              <w:rPr>
                <w:rFonts w:ascii="Menlo" w:eastAsia="Times New Roman" w:hAnsi="Menlo" w:cs="Menlo"/>
                <w:color w:val="D4D4D4"/>
                <w:sz w:val="18"/>
                <w:szCs w:val="18"/>
                <w:lang w:val="en-CH" w:eastAsia="en-GB"/>
              </w:rPr>
            </w:rPrChange>
          </w:rPr>
          <w:t>=</w:t>
        </w:r>
        <w:r w:rsidRPr="00C03B2B">
          <w:rPr>
            <w:rFonts w:ascii="Menlo" w:eastAsia="Times New Roman" w:hAnsi="Menlo" w:cs="Menlo"/>
            <w:color w:val="CCCCCC"/>
            <w:sz w:val="18"/>
            <w:szCs w:val="18"/>
            <w:lang w:val="en-US" w:eastAsia="en-GB"/>
            <w:rPrChange w:id="1538" w:author="Attila Vizhanyo" w:date="2024-01-02T18:35:00Z">
              <w:rPr>
                <w:rFonts w:ascii="Menlo" w:eastAsia="Times New Roman" w:hAnsi="Menlo" w:cs="Menlo"/>
                <w:color w:val="CCCCCC"/>
                <w:sz w:val="18"/>
                <w:szCs w:val="18"/>
                <w:lang w:val="en-CH" w:eastAsia="en-GB"/>
              </w:rPr>
            </w:rPrChange>
          </w:rPr>
          <w:t xml:space="preserve"> </w:t>
        </w:r>
        <w:proofErr w:type="gramStart"/>
        <w:r w:rsidRPr="00C03B2B">
          <w:rPr>
            <w:rFonts w:ascii="Menlo" w:eastAsia="Times New Roman" w:hAnsi="Menlo" w:cs="Menlo"/>
            <w:color w:val="4EC9B0"/>
            <w:sz w:val="18"/>
            <w:szCs w:val="18"/>
            <w:lang w:val="en-US" w:eastAsia="en-GB"/>
            <w:rPrChange w:id="1539" w:author="Attila Vizhanyo" w:date="2024-01-02T18:35:00Z">
              <w:rPr>
                <w:rFonts w:ascii="Menlo" w:eastAsia="Times New Roman" w:hAnsi="Menlo" w:cs="Menlo"/>
                <w:color w:val="4EC9B0"/>
                <w:sz w:val="18"/>
                <w:szCs w:val="18"/>
                <w:lang w:val="en-CH" w:eastAsia="en-GB"/>
              </w:rPr>
            </w:rPrChange>
          </w:rPr>
          <w:t>Button</w:t>
        </w:r>
        <w:r w:rsidRPr="00C03B2B">
          <w:rPr>
            <w:rFonts w:ascii="Menlo" w:eastAsia="Times New Roman" w:hAnsi="Menlo" w:cs="Menlo"/>
            <w:color w:val="CCCCCC"/>
            <w:sz w:val="18"/>
            <w:szCs w:val="18"/>
            <w:lang w:val="en-US" w:eastAsia="en-GB"/>
            <w:rPrChange w:id="1540" w:author="Attila Vizhanyo" w:date="2024-01-02T18:35:00Z">
              <w:rPr>
                <w:rFonts w:ascii="Menlo" w:eastAsia="Times New Roman" w:hAnsi="Menlo" w:cs="Menlo"/>
                <w:color w:val="CCCCCC"/>
                <w:sz w:val="18"/>
                <w:szCs w:val="18"/>
                <w:lang w:val="en-CH" w:eastAsia="en-GB"/>
              </w:rPr>
            </w:rPrChange>
          </w:rPr>
          <w:t>(</w:t>
        </w:r>
        <w:proofErr w:type="spellStart"/>
        <w:proofErr w:type="gramEnd"/>
        <w:r w:rsidRPr="00C03B2B">
          <w:rPr>
            <w:rFonts w:ascii="Menlo" w:eastAsia="Times New Roman" w:hAnsi="Menlo" w:cs="Menlo"/>
            <w:color w:val="9CDCFE"/>
            <w:sz w:val="18"/>
            <w:szCs w:val="18"/>
            <w:lang w:val="en-US" w:eastAsia="en-GB"/>
            <w:rPrChange w:id="1541" w:author="Attila Vizhanyo" w:date="2024-01-02T18:35:00Z">
              <w:rPr>
                <w:rFonts w:ascii="Menlo" w:eastAsia="Times New Roman" w:hAnsi="Menlo" w:cs="Menlo"/>
                <w:color w:val="9CDCFE"/>
                <w:sz w:val="18"/>
                <w:szCs w:val="18"/>
                <w:lang w:val="en-CH" w:eastAsia="en-GB"/>
              </w:rPr>
            </w:rPrChange>
          </w:rPr>
          <w:t>tk</w:t>
        </w:r>
        <w:proofErr w:type="spellEnd"/>
        <w:r w:rsidRPr="00C03B2B">
          <w:rPr>
            <w:rFonts w:ascii="Menlo" w:eastAsia="Times New Roman" w:hAnsi="Menlo" w:cs="Menlo"/>
            <w:color w:val="CCCCCC"/>
            <w:sz w:val="18"/>
            <w:szCs w:val="18"/>
            <w:lang w:val="en-US" w:eastAsia="en-GB"/>
            <w:rPrChange w:id="1542" w:author="Attila Vizhanyo" w:date="2024-01-02T18:35:00Z">
              <w:rPr>
                <w:rFonts w:ascii="Menlo" w:eastAsia="Times New Roman" w:hAnsi="Menlo" w:cs="Menlo"/>
                <w:color w:val="CCCCCC"/>
                <w:sz w:val="18"/>
                <w:szCs w:val="18"/>
                <w:lang w:val="en-CH" w:eastAsia="en-GB"/>
              </w:rPr>
            </w:rPrChange>
          </w:rPr>
          <w:t xml:space="preserve">, </w:t>
        </w:r>
        <w:r w:rsidRPr="00C03B2B">
          <w:rPr>
            <w:rFonts w:ascii="Menlo" w:eastAsia="Times New Roman" w:hAnsi="Menlo" w:cs="Menlo"/>
            <w:color w:val="9CDCFE"/>
            <w:sz w:val="18"/>
            <w:szCs w:val="18"/>
            <w:lang w:val="en-US" w:eastAsia="en-GB"/>
            <w:rPrChange w:id="1543" w:author="Attila Vizhanyo" w:date="2024-01-02T18:35:00Z">
              <w:rPr>
                <w:rFonts w:ascii="Menlo" w:eastAsia="Times New Roman" w:hAnsi="Menlo" w:cs="Menlo"/>
                <w:color w:val="9CDCFE"/>
                <w:sz w:val="18"/>
                <w:szCs w:val="18"/>
                <w:lang w:val="en-CH" w:eastAsia="en-GB"/>
              </w:rPr>
            </w:rPrChange>
          </w:rPr>
          <w:t>text</w:t>
        </w:r>
        <w:r w:rsidRPr="00C03B2B">
          <w:rPr>
            <w:rFonts w:ascii="Menlo" w:eastAsia="Times New Roman" w:hAnsi="Menlo" w:cs="Menlo"/>
            <w:color w:val="D4D4D4"/>
            <w:sz w:val="18"/>
            <w:szCs w:val="18"/>
            <w:lang w:val="en-US" w:eastAsia="en-GB"/>
            <w:rPrChange w:id="1544" w:author="Attila Vizhanyo" w:date="2024-01-02T18:35:00Z">
              <w:rPr>
                <w:rFonts w:ascii="Menlo" w:eastAsia="Times New Roman" w:hAnsi="Menlo" w:cs="Menlo"/>
                <w:color w:val="D4D4D4"/>
                <w:sz w:val="18"/>
                <w:szCs w:val="18"/>
                <w:lang w:val="en-CH" w:eastAsia="en-GB"/>
              </w:rPr>
            </w:rPrChange>
          </w:rPr>
          <w:t>=</w:t>
        </w:r>
        <w:r w:rsidRPr="00C03B2B">
          <w:rPr>
            <w:rFonts w:ascii="Menlo" w:eastAsia="Times New Roman" w:hAnsi="Menlo" w:cs="Menlo"/>
            <w:color w:val="4FC1FF"/>
            <w:sz w:val="18"/>
            <w:szCs w:val="18"/>
            <w:lang w:val="en-US" w:eastAsia="en-GB"/>
            <w:rPrChange w:id="1545" w:author="Attila Vizhanyo" w:date="2024-01-02T18:35:00Z">
              <w:rPr>
                <w:rFonts w:ascii="Menlo" w:eastAsia="Times New Roman" w:hAnsi="Menlo" w:cs="Menlo"/>
                <w:color w:val="4FC1FF"/>
                <w:sz w:val="18"/>
                <w:szCs w:val="18"/>
                <w:lang w:val="en-CH" w:eastAsia="en-GB"/>
              </w:rPr>
            </w:rPrChange>
          </w:rPr>
          <w:t>BR</w:t>
        </w:r>
        <w:r w:rsidRPr="00C03B2B">
          <w:rPr>
            <w:rFonts w:ascii="Menlo" w:eastAsia="Times New Roman" w:hAnsi="Menlo" w:cs="Menlo"/>
            <w:color w:val="CCCCCC"/>
            <w:sz w:val="18"/>
            <w:szCs w:val="18"/>
            <w:lang w:val="en-US" w:eastAsia="en-GB"/>
            <w:rPrChange w:id="1546" w:author="Attila Vizhanyo" w:date="2024-01-02T18:35:00Z">
              <w:rPr>
                <w:rFonts w:ascii="Menlo" w:eastAsia="Times New Roman" w:hAnsi="Menlo" w:cs="Menlo"/>
                <w:color w:val="CCCCCC"/>
                <w:sz w:val="18"/>
                <w:szCs w:val="18"/>
                <w:lang w:val="en-CH" w:eastAsia="en-GB"/>
              </w:rPr>
            </w:rPrChange>
          </w:rPr>
          <w:t xml:space="preserve">, </w:t>
        </w:r>
        <w:r w:rsidRPr="00C03B2B">
          <w:rPr>
            <w:rFonts w:ascii="Menlo" w:eastAsia="Times New Roman" w:hAnsi="Menlo" w:cs="Menlo"/>
            <w:color w:val="9CDCFE"/>
            <w:sz w:val="18"/>
            <w:szCs w:val="18"/>
            <w:lang w:val="en-US" w:eastAsia="en-GB"/>
            <w:rPrChange w:id="1547" w:author="Attila Vizhanyo" w:date="2024-01-02T18:35:00Z">
              <w:rPr>
                <w:rFonts w:ascii="Menlo" w:eastAsia="Times New Roman" w:hAnsi="Menlo" w:cs="Menlo"/>
                <w:color w:val="9CDCFE"/>
                <w:sz w:val="18"/>
                <w:szCs w:val="18"/>
                <w:lang w:val="en-CH" w:eastAsia="en-GB"/>
              </w:rPr>
            </w:rPrChange>
          </w:rPr>
          <w:t>font</w:t>
        </w:r>
        <w:r w:rsidRPr="00C03B2B">
          <w:rPr>
            <w:rFonts w:ascii="Menlo" w:eastAsia="Times New Roman" w:hAnsi="Menlo" w:cs="Menlo"/>
            <w:color w:val="D4D4D4"/>
            <w:sz w:val="18"/>
            <w:szCs w:val="18"/>
            <w:lang w:val="en-US" w:eastAsia="en-GB"/>
            <w:rPrChange w:id="1548" w:author="Attila Vizhanyo" w:date="2024-01-02T18:35:00Z">
              <w:rPr>
                <w:rFonts w:ascii="Menlo" w:eastAsia="Times New Roman" w:hAnsi="Menlo" w:cs="Menlo"/>
                <w:color w:val="D4D4D4"/>
                <w:sz w:val="18"/>
                <w:szCs w:val="18"/>
                <w:lang w:val="en-CH" w:eastAsia="en-GB"/>
              </w:rPr>
            </w:rPrChange>
          </w:rPr>
          <w:t>=</w:t>
        </w:r>
        <w:r w:rsidRPr="00C03B2B">
          <w:rPr>
            <w:rFonts w:ascii="Menlo" w:eastAsia="Times New Roman" w:hAnsi="Menlo" w:cs="Menlo"/>
            <w:color w:val="CE9178"/>
            <w:sz w:val="18"/>
            <w:szCs w:val="18"/>
            <w:lang w:val="en-US" w:eastAsia="en-GB"/>
            <w:rPrChange w:id="1549" w:author="Attila Vizhanyo" w:date="2024-01-02T18:35:00Z">
              <w:rPr>
                <w:rFonts w:ascii="Menlo" w:eastAsia="Times New Roman" w:hAnsi="Menlo" w:cs="Menlo"/>
                <w:color w:val="CE9178"/>
                <w:sz w:val="18"/>
                <w:szCs w:val="18"/>
                <w:lang w:val="en-CH" w:eastAsia="en-GB"/>
              </w:rPr>
            </w:rPrChange>
          </w:rPr>
          <w:t>'Times 20 bold'</w:t>
        </w:r>
        <w:r w:rsidRPr="00C03B2B">
          <w:rPr>
            <w:rFonts w:ascii="Menlo" w:eastAsia="Times New Roman" w:hAnsi="Menlo" w:cs="Menlo"/>
            <w:color w:val="CCCCCC"/>
            <w:sz w:val="18"/>
            <w:szCs w:val="18"/>
            <w:lang w:val="en-US" w:eastAsia="en-GB"/>
            <w:rPrChange w:id="1550" w:author="Attila Vizhanyo" w:date="2024-01-02T18:35:00Z">
              <w:rPr>
                <w:rFonts w:ascii="Menlo" w:eastAsia="Times New Roman" w:hAnsi="Menlo" w:cs="Menlo"/>
                <w:color w:val="CCCCCC"/>
                <w:sz w:val="18"/>
                <w:szCs w:val="18"/>
                <w:lang w:val="en-CH" w:eastAsia="en-GB"/>
              </w:rPr>
            </w:rPrChange>
          </w:rPr>
          <w:t xml:space="preserve">, </w:t>
        </w:r>
        <w:proofErr w:type="spellStart"/>
        <w:r w:rsidRPr="00C03B2B">
          <w:rPr>
            <w:rFonts w:ascii="Menlo" w:eastAsia="Times New Roman" w:hAnsi="Menlo" w:cs="Menlo"/>
            <w:color w:val="9CDCFE"/>
            <w:sz w:val="18"/>
            <w:szCs w:val="18"/>
            <w:lang w:val="en-US" w:eastAsia="en-GB"/>
            <w:rPrChange w:id="1551" w:author="Attila Vizhanyo" w:date="2024-01-02T18:35:00Z">
              <w:rPr>
                <w:rFonts w:ascii="Menlo" w:eastAsia="Times New Roman" w:hAnsi="Menlo" w:cs="Menlo"/>
                <w:color w:val="9CDCFE"/>
                <w:sz w:val="18"/>
                <w:szCs w:val="18"/>
                <w:lang w:val="en-CH" w:eastAsia="en-GB"/>
              </w:rPr>
            </w:rPrChange>
          </w:rPr>
          <w:t>bg</w:t>
        </w:r>
        <w:proofErr w:type="spellEnd"/>
        <w:r w:rsidRPr="00C03B2B">
          <w:rPr>
            <w:rFonts w:ascii="Menlo" w:eastAsia="Times New Roman" w:hAnsi="Menlo" w:cs="Menlo"/>
            <w:color w:val="D4D4D4"/>
            <w:sz w:val="18"/>
            <w:szCs w:val="18"/>
            <w:lang w:val="en-US" w:eastAsia="en-GB"/>
            <w:rPrChange w:id="1552" w:author="Attila Vizhanyo" w:date="2024-01-02T18:35:00Z">
              <w:rPr>
                <w:rFonts w:ascii="Menlo" w:eastAsia="Times New Roman" w:hAnsi="Menlo" w:cs="Menlo"/>
                <w:color w:val="D4D4D4"/>
                <w:sz w:val="18"/>
                <w:szCs w:val="18"/>
                <w:lang w:val="en-CH" w:eastAsia="en-GB"/>
              </w:rPr>
            </w:rPrChange>
          </w:rPr>
          <w:t>=</w:t>
        </w:r>
        <w:r w:rsidRPr="00C03B2B">
          <w:rPr>
            <w:rFonts w:ascii="Menlo" w:eastAsia="Times New Roman" w:hAnsi="Menlo" w:cs="Menlo"/>
            <w:color w:val="CE9178"/>
            <w:sz w:val="18"/>
            <w:szCs w:val="18"/>
            <w:lang w:val="en-US" w:eastAsia="en-GB"/>
            <w:rPrChange w:id="1553" w:author="Attila Vizhanyo" w:date="2024-01-02T18:35:00Z">
              <w:rPr>
                <w:rFonts w:ascii="Menlo" w:eastAsia="Times New Roman" w:hAnsi="Menlo" w:cs="Menlo"/>
                <w:color w:val="CE9178"/>
                <w:sz w:val="18"/>
                <w:szCs w:val="18"/>
                <w:lang w:val="en-CH" w:eastAsia="en-GB"/>
              </w:rPr>
            </w:rPrChange>
          </w:rPr>
          <w:t>'white'</w:t>
        </w:r>
        <w:r w:rsidRPr="00C03B2B">
          <w:rPr>
            <w:rFonts w:ascii="Menlo" w:eastAsia="Times New Roman" w:hAnsi="Menlo" w:cs="Menlo"/>
            <w:color w:val="CCCCCC"/>
            <w:sz w:val="18"/>
            <w:szCs w:val="18"/>
            <w:lang w:val="en-US" w:eastAsia="en-GB"/>
            <w:rPrChange w:id="1554" w:author="Attila Vizhanyo" w:date="2024-01-02T18:35:00Z">
              <w:rPr>
                <w:rFonts w:ascii="Menlo" w:eastAsia="Times New Roman" w:hAnsi="Menlo" w:cs="Menlo"/>
                <w:color w:val="CCCCCC"/>
                <w:sz w:val="18"/>
                <w:szCs w:val="18"/>
                <w:lang w:val="en-CH" w:eastAsia="en-GB"/>
              </w:rPr>
            </w:rPrChange>
          </w:rPr>
          <w:t xml:space="preserve">, </w:t>
        </w:r>
        <w:r w:rsidRPr="00C03B2B">
          <w:rPr>
            <w:rFonts w:ascii="Menlo" w:eastAsia="Times New Roman" w:hAnsi="Menlo" w:cs="Menlo"/>
            <w:color w:val="9CDCFE"/>
            <w:sz w:val="18"/>
            <w:szCs w:val="18"/>
            <w:lang w:val="en-US" w:eastAsia="en-GB"/>
            <w:rPrChange w:id="1555" w:author="Attila Vizhanyo" w:date="2024-01-02T18:35:00Z">
              <w:rPr>
                <w:rFonts w:ascii="Menlo" w:eastAsia="Times New Roman" w:hAnsi="Menlo" w:cs="Menlo"/>
                <w:color w:val="9CDCFE"/>
                <w:sz w:val="18"/>
                <w:szCs w:val="18"/>
                <w:lang w:val="en-CH" w:eastAsia="en-GB"/>
              </w:rPr>
            </w:rPrChange>
          </w:rPr>
          <w:t>height</w:t>
        </w:r>
        <w:r w:rsidRPr="00C03B2B">
          <w:rPr>
            <w:rFonts w:ascii="Menlo" w:eastAsia="Times New Roman" w:hAnsi="Menlo" w:cs="Menlo"/>
            <w:color w:val="D4D4D4"/>
            <w:sz w:val="18"/>
            <w:szCs w:val="18"/>
            <w:lang w:val="en-US" w:eastAsia="en-GB"/>
            <w:rPrChange w:id="1556" w:author="Attila Vizhanyo" w:date="2024-01-02T18:35:00Z">
              <w:rPr>
                <w:rFonts w:ascii="Menlo" w:eastAsia="Times New Roman" w:hAnsi="Menlo" w:cs="Menlo"/>
                <w:color w:val="D4D4D4"/>
                <w:sz w:val="18"/>
                <w:szCs w:val="18"/>
                <w:lang w:val="en-CH" w:eastAsia="en-GB"/>
              </w:rPr>
            </w:rPrChange>
          </w:rPr>
          <w:t>=</w:t>
        </w:r>
        <w:r w:rsidRPr="00C03B2B">
          <w:rPr>
            <w:rFonts w:ascii="Menlo" w:eastAsia="Times New Roman" w:hAnsi="Menlo" w:cs="Menlo"/>
            <w:color w:val="B5CEA8"/>
            <w:sz w:val="18"/>
            <w:szCs w:val="18"/>
            <w:lang w:val="en-US" w:eastAsia="en-GB"/>
            <w:rPrChange w:id="1557" w:author="Attila Vizhanyo" w:date="2024-01-02T18:35:00Z">
              <w:rPr>
                <w:rFonts w:ascii="Menlo" w:eastAsia="Times New Roman" w:hAnsi="Menlo" w:cs="Menlo"/>
                <w:color w:val="B5CEA8"/>
                <w:sz w:val="18"/>
                <w:szCs w:val="18"/>
                <w:lang w:val="en-CH" w:eastAsia="en-GB"/>
              </w:rPr>
            </w:rPrChange>
          </w:rPr>
          <w:t>2</w:t>
        </w:r>
        <w:r w:rsidRPr="00C03B2B">
          <w:rPr>
            <w:rFonts w:ascii="Menlo" w:eastAsia="Times New Roman" w:hAnsi="Menlo" w:cs="Menlo"/>
            <w:color w:val="CCCCCC"/>
            <w:sz w:val="18"/>
            <w:szCs w:val="18"/>
            <w:lang w:val="en-US" w:eastAsia="en-GB"/>
            <w:rPrChange w:id="1558" w:author="Attila Vizhanyo" w:date="2024-01-02T18:35:00Z">
              <w:rPr>
                <w:rFonts w:ascii="Menlo" w:eastAsia="Times New Roman" w:hAnsi="Menlo" w:cs="Menlo"/>
                <w:color w:val="CCCCCC"/>
                <w:sz w:val="18"/>
                <w:szCs w:val="18"/>
                <w:lang w:val="en-CH" w:eastAsia="en-GB"/>
              </w:rPr>
            </w:rPrChange>
          </w:rPr>
          <w:t xml:space="preserve">, </w:t>
        </w:r>
        <w:r w:rsidRPr="00C03B2B">
          <w:rPr>
            <w:rFonts w:ascii="Menlo" w:eastAsia="Times New Roman" w:hAnsi="Menlo" w:cs="Menlo"/>
            <w:color w:val="9CDCFE"/>
            <w:sz w:val="18"/>
            <w:szCs w:val="18"/>
            <w:lang w:val="en-US" w:eastAsia="en-GB"/>
            <w:rPrChange w:id="1559" w:author="Attila Vizhanyo" w:date="2024-01-02T18:35:00Z">
              <w:rPr>
                <w:rFonts w:ascii="Menlo" w:eastAsia="Times New Roman" w:hAnsi="Menlo" w:cs="Menlo"/>
                <w:color w:val="9CDCFE"/>
                <w:sz w:val="18"/>
                <w:szCs w:val="18"/>
                <w:lang w:val="en-CH" w:eastAsia="en-GB"/>
              </w:rPr>
            </w:rPrChange>
          </w:rPr>
          <w:t>width</w:t>
        </w:r>
        <w:r w:rsidRPr="00C03B2B">
          <w:rPr>
            <w:rFonts w:ascii="Menlo" w:eastAsia="Times New Roman" w:hAnsi="Menlo" w:cs="Menlo"/>
            <w:color w:val="D4D4D4"/>
            <w:sz w:val="18"/>
            <w:szCs w:val="18"/>
            <w:lang w:val="en-US" w:eastAsia="en-GB"/>
            <w:rPrChange w:id="1560" w:author="Attila Vizhanyo" w:date="2024-01-02T18:35:00Z">
              <w:rPr>
                <w:rFonts w:ascii="Menlo" w:eastAsia="Times New Roman" w:hAnsi="Menlo" w:cs="Menlo"/>
                <w:color w:val="D4D4D4"/>
                <w:sz w:val="18"/>
                <w:szCs w:val="18"/>
                <w:lang w:val="en-CH" w:eastAsia="en-GB"/>
              </w:rPr>
            </w:rPrChange>
          </w:rPr>
          <w:t>=</w:t>
        </w:r>
        <w:r w:rsidRPr="00C03B2B">
          <w:rPr>
            <w:rFonts w:ascii="Menlo" w:eastAsia="Times New Roman" w:hAnsi="Menlo" w:cs="Menlo"/>
            <w:color w:val="B5CEA8"/>
            <w:sz w:val="18"/>
            <w:szCs w:val="18"/>
            <w:lang w:val="en-US" w:eastAsia="en-GB"/>
            <w:rPrChange w:id="1561" w:author="Attila Vizhanyo" w:date="2024-01-02T18:35:00Z">
              <w:rPr>
                <w:rFonts w:ascii="Menlo" w:eastAsia="Times New Roman" w:hAnsi="Menlo" w:cs="Menlo"/>
                <w:color w:val="B5CEA8"/>
                <w:sz w:val="18"/>
                <w:szCs w:val="18"/>
                <w:lang w:val="en-CH" w:eastAsia="en-GB"/>
              </w:rPr>
            </w:rPrChange>
          </w:rPr>
          <w:t>5</w:t>
        </w:r>
        <w:r w:rsidRPr="00C03B2B">
          <w:rPr>
            <w:rFonts w:ascii="Menlo" w:eastAsia="Times New Roman" w:hAnsi="Menlo" w:cs="Menlo"/>
            <w:color w:val="CCCCCC"/>
            <w:sz w:val="18"/>
            <w:szCs w:val="18"/>
            <w:lang w:val="en-US" w:eastAsia="en-GB"/>
            <w:rPrChange w:id="1562" w:author="Attila Vizhanyo" w:date="2024-01-02T18:35:00Z">
              <w:rPr>
                <w:rFonts w:ascii="Menlo" w:eastAsia="Times New Roman" w:hAnsi="Menlo" w:cs="Menlo"/>
                <w:color w:val="CCCCCC"/>
                <w:sz w:val="18"/>
                <w:szCs w:val="18"/>
                <w:lang w:val="en-CH" w:eastAsia="en-GB"/>
              </w:rPr>
            </w:rPrChange>
          </w:rPr>
          <w:t xml:space="preserve">, </w:t>
        </w:r>
        <w:r w:rsidRPr="00C03B2B">
          <w:rPr>
            <w:rFonts w:ascii="Menlo" w:eastAsia="Times New Roman" w:hAnsi="Menlo" w:cs="Menlo"/>
            <w:color w:val="9CDCFE"/>
            <w:sz w:val="18"/>
            <w:szCs w:val="18"/>
            <w:lang w:val="en-US" w:eastAsia="en-GB"/>
            <w:rPrChange w:id="1563" w:author="Attila Vizhanyo" w:date="2024-01-02T18:35:00Z">
              <w:rPr>
                <w:rFonts w:ascii="Menlo" w:eastAsia="Times New Roman" w:hAnsi="Menlo" w:cs="Menlo"/>
                <w:color w:val="9CDCFE"/>
                <w:sz w:val="18"/>
                <w:szCs w:val="18"/>
                <w:lang w:val="en-CH" w:eastAsia="en-GB"/>
              </w:rPr>
            </w:rPrChange>
          </w:rPr>
          <w:t>command</w:t>
        </w:r>
        <w:r w:rsidRPr="00C03B2B">
          <w:rPr>
            <w:rFonts w:ascii="Menlo" w:eastAsia="Times New Roman" w:hAnsi="Menlo" w:cs="Menlo"/>
            <w:color w:val="D4D4D4"/>
            <w:sz w:val="18"/>
            <w:szCs w:val="18"/>
            <w:lang w:val="en-US" w:eastAsia="en-GB"/>
            <w:rPrChange w:id="1564" w:author="Attila Vizhanyo" w:date="2024-01-02T18:35:00Z">
              <w:rPr>
                <w:rFonts w:ascii="Menlo" w:eastAsia="Times New Roman" w:hAnsi="Menlo" w:cs="Menlo"/>
                <w:color w:val="D4D4D4"/>
                <w:sz w:val="18"/>
                <w:szCs w:val="18"/>
                <w:lang w:val="en-CH" w:eastAsia="en-GB"/>
              </w:rPr>
            </w:rPrChange>
          </w:rPr>
          <w:t>=</w:t>
        </w:r>
        <w:r w:rsidRPr="00C03B2B">
          <w:rPr>
            <w:rFonts w:ascii="Menlo" w:eastAsia="Times New Roman" w:hAnsi="Menlo" w:cs="Menlo"/>
            <w:color w:val="569CD6"/>
            <w:sz w:val="18"/>
            <w:szCs w:val="18"/>
            <w:lang w:val="en-US" w:eastAsia="en-GB"/>
            <w:rPrChange w:id="1565" w:author="Attila Vizhanyo" w:date="2024-01-02T18:35:00Z">
              <w:rPr>
                <w:rFonts w:ascii="Menlo" w:eastAsia="Times New Roman" w:hAnsi="Menlo" w:cs="Menlo"/>
                <w:color w:val="569CD6"/>
                <w:sz w:val="18"/>
                <w:szCs w:val="18"/>
                <w:lang w:val="en-CH" w:eastAsia="en-GB"/>
              </w:rPr>
            </w:rPrChange>
          </w:rPr>
          <w:t>lambda</w:t>
        </w:r>
        <w:r w:rsidRPr="00C03B2B">
          <w:rPr>
            <w:rFonts w:ascii="Menlo" w:eastAsia="Times New Roman" w:hAnsi="Menlo" w:cs="Menlo"/>
            <w:color w:val="CCCCCC"/>
            <w:sz w:val="18"/>
            <w:szCs w:val="18"/>
            <w:lang w:val="en-US" w:eastAsia="en-GB"/>
            <w:rPrChange w:id="1566" w:author="Attila Vizhanyo" w:date="2024-01-02T18:35:00Z">
              <w:rPr>
                <w:rFonts w:ascii="Menlo" w:eastAsia="Times New Roman" w:hAnsi="Menlo" w:cs="Menlo"/>
                <w:color w:val="CCCCCC"/>
                <w:sz w:val="18"/>
                <w:szCs w:val="18"/>
                <w:lang w:val="en-CH" w:eastAsia="en-GB"/>
              </w:rPr>
            </w:rPrChange>
          </w:rPr>
          <w:t>: [</w:t>
        </w:r>
        <w:proofErr w:type="spellStart"/>
        <w:r w:rsidRPr="00C03B2B">
          <w:rPr>
            <w:rFonts w:ascii="Menlo" w:eastAsia="Times New Roman" w:hAnsi="Menlo" w:cs="Menlo"/>
            <w:color w:val="DCDCAA"/>
            <w:sz w:val="18"/>
            <w:szCs w:val="18"/>
            <w:lang w:val="en-US" w:eastAsia="en-GB"/>
            <w:rPrChange w:id="1567" w:author="Attila Vizhanyo" w:date="2024-01-02T18:35:00Z">
              <w:rPr>
                <w:rFonts w:ascii="Menlo" w:eastAsia="Times New Roman" w:hAnsi="Menlo" w:cs="Menlo"/>
                <w:color w:val="DCDCAA"/>
                <w:sz w:val="18"/>
                <w:szCs w:val="18"/>
                <w:lang w:val="en-CH" w:eastAsia="en-GB"/>
              </w:rPr>
            </w:rPrChange>
          </w:rPr>
          <w:t>btnClick</w:t>
        </w:r>
        <w:proofErr w:type="spellEnd"/>
        <w:r w:rsidRPr="00C03B2B">
          <w:rPr>
            <w:rFonts w:ascii="Menlo" w:eastAsia="Times New Roman" w:hAnsi="Menlo" w:cs="Menlo"/>
            <w:color w:val="CCCCCC"/>
            <w:sz w:val="18"/>
            <w:szCs w:val="18"/>
            <w:lang w:val="en-US" w:eastAsia="en-GB"/>
            <w:rPrChange w:id="1568" w:author="Attila Vizhanyo" w:date="2024-01-02T18:35:00Z">
              <w:rPr>
                <w:rFonts w:ascii="Menlo" w:eastAsia="Times New Roman" w:hAnsi="Menlo" w:cs="Menlo"/>
                <w:color w:val="CCCCCC"/>
                <w:sz w:val="18"/>
                <w:szCs w:val="18"/>
                <w:lang w:val="en-CH" w:eastAsia="en-GB"/>
              </w:rPr>
            </w:rPrChange>
          </w:rPr>
          <w:t>(</w:t>
        </w:r>
        <w:r w:rsidRPr="00C03B2B">
          <w:rPr>
            <w:rFonts w:ascii="Menlo" w:eastAsia="Times New Roman" w:hAnsi="Menlo" w:cs="Menlo"/>
            <w:color w:val="9CDCFE"/>
            <w:sz w:val="18"/>
            <w:szCs w:val="18"/>
            <w:lang w:val="en-US" w:eastAsia="en-GB"/>
            <w:rPrChange w:id="1569" w:author="Attila Vizhanyo" w:date="2024-01-02T18:35:00Z">
              <w:rPr>
                <w:rFonts w:ascii="Menlo" w:eastAsia="Times New Roman" w:hAnsi="Menlo" w:cs="Menlo"/>
                <w:color w:val="9CDCFE"/>
                <w:sz w:val="18"/>
                <w:szCs w:val="18"/>
                <w:lang w:val="en-CH" w:eastAsia="en-GB"/>
              </w:rPr>
            </w:rPrChange>
          </w:rPr>
          <w:t>a8</w:t>
        </w:r>
        <w:r w:rsidRPr="00C03B2B">
          <w:rPr>
            <w:rFonts w:ascii="Menlo" w:eastAsia="Times New Roman" w:hAnsi="Menlo" w:cs="Menlo"/>
            <w:color w:val="CCCCCC"/>
            <w:sz w:val="18"/>
            <w:szCs w:val="18"/>
            <w:lang w:val="en-US" w:eastAsia="en-GB"/>
            <w:rPrChange w:id="1570" w:author="Attila Vizhanyo" w:date="2024-01-02T18:35:00Z">
              <w:rPr>
                <w:rFonts w:ascii="Menlo" w:eastAsia="Times New Roman" w:hAnsi="Menlo" w:cs="Menlo"/>
                <w:color w:val="CCCCCC"/>
                <w:sz w:val="18"/>
                <w:szCs w:val="18"/>
                <w:lang w:val="en-CH" w:eastAsia="en-GB"/>
              </w:rPr>
            </w:rPrChange>
          </w:rPr>
          <w:t xml:space="preserve">), </w:t>
        </w:r>
        <w:proofErr w:type="spellStart"/>
        <w:r w:rsidRPr="00C03B2B">
          <w:rPr>
            <w:rFonts w:ascii="Menlo" w:eastAsia="Times New Roman" w:hAnsi="Menlo" w:cs="Menlo"/>
            <w:color w:val="DCDCAA"/>
            <w:sz w:val="18"/>
            <w:szCs w:val="18"/>
            <w:lang w:val="en-US" w:eastAsia="en-GB"/>
            <w:rPrChange w:id="1571" w:author="Attila Vizhanyo" w:date="2024-01-02T18:35:00Z">
              <w:rPr>
                <w:rFonts w:ascii="Menlo" w:eastAsia="Times New Roman" w:hAnsi="Menlo" w:cs="Menlo"/>
                <w:color w:val="DCDCAA"/>
                <w:sz w:val="18"/>
                <w:szCs w:val="18"/>
                <w:lang w:val="en-CH" w:eastAsia="en-GB"/>
              </w:rPr>
            </w:rPrChange>
          </w:rPr>
          <w:t>btnID</w:t>
        </w:r>
        <w:proofErr w:type="spellEnd"/>
        <w:r w:rsidRPr="00C03B2B">
          <w:rPr>
            <w:rFonts w:ascii="Menlo" w:eastAsia="Times New Roman" w:hAnsi="Menlo" w:cs="Menlo"/>
            <w:color w:val="CCCCCC"/>
            <w:sz w:val="18"/>
            <w:szCs w:val="18"/>
            <w:lang w:val="en-US" w:eastAsia="en-GB"/>
            <w:rPrChange w:id="1572" w:author="Attila Vizhanyo" w:date="2024-01-02T18:35:00Z">
              <w:rPr>
                <w:rFonts w:ascii="Menlo" w:eastAsia="Times New Roman" w:hAnsi="Menlo" w:cs="Menlo"/>
                <w:color w:val="CCCCCC"/>
                <w:sz w:val="18"/>
                <w:szCs w:val="18"/>
                <w:lang w:val="en-CH" w:eastAsia="en-GB"/>
              </w:rPr>
            </w:rPrChange>
          </w:rPr>
          <w:t>(</w:t>
        </w:r>
        <w:r w:rsidRPr="00C03B2B">
          <w:rPr>
            <w:rFonts w:ascii="Menlo" w:eastAsia="Times New Roman" w:hAnsi="Menlo" w:cs="Menlo"/>
            <w:color w:val="CE9178"/>
            <w:sz w:val="18"/>
            <w:szCs w:val="18"/>
            <w:lang w:val="en-US" w:eastAsia="en-GB"/>
            <w:rPrChange w:id="1573" w:author="Attila Vizhanyo" w:date="2024-01-02T18:35:00Z">
              <w:rPr>
                <w:rFonts w:ascii="Menlo" w:eastAsia="Times New Roman" w:hAnsi="Menlo" w:cs="Menlo"/>
                <w:color w:val="CE9178"/>
                <w:sz w:val="18"/>
                <w:szCs w:val="18"/>
                <w:lang w:val="en-CH" w:eastAsia="en-GB"/>
              </w:rPr>
            </w:rPrChange>
          </w:rPr>
          <w:t>'a8'</w:t>
        </w:r>
        <w:r w:rsidRPr="00C03B2B">
          <w:rPr>
            <w:rFonts w:ascii="Menlo" w:eastAsia="Times New Roman" w:hAnsi="Menlo" w:cs="Menlo"/>
            <w:color w:val="CCCCCC"/>
            <w:sz w:val="18"/>
            <w:szCs w:val="18"/>
            <w:lang w:val="en-US" w:eastAsia="en-GB"/>
            <w:rPrChange w:id="1574" w:author="Attila Vizhanyo" w:date="2024-01-02T18:35:00Z">
              <w:rPr>
                <w:rFonts w:ascii="Menlo" w:eastAsia="Times New Roman" w:hAnsi="Menlo" w:cs="Menlo"/>
                <w:color w:val="CCCCCC"/>
                <w:sz w:val="18"/>
                <w:szCs w:val="18"/>
                <w:lang w:val="en-CH" w:eastAsia="en-GB"/>
              </w:rPr>
            </w:rPrChange>
          </w:rPr>
          <w:t>)])</w:t>
        </w:r>
      </w:ins>
    </w:p>
    <w:p w14:paraId="31DF1E80" w14:textId="1CEB2998" w:rsidR="0032091C" w:rsidRPr="00C03B2B" w:rsidRDefault="0032091C" w:rsidP="0032091C">
      <w:pPr>
        <w:shd w:val="clear" w:color="auto" w:fill="1F1F1F"/>
        <w:spacing w:after="0" w:line="270" w:lineRule="atLeast"/>
        <w:jc w:val="left"/>
        <w:rPr>
          <w:ins w:id="1575" w:author="Attila Vizhanyo" w:date="2024-01-02T15:35:00Z"/>
          <w:rFonts w:ascii="Menlo" w:eastAsia="Times New Roman" w:hAnsi="Menlo" w:cs="Menlo"/>
          <w:color w:val="CCCCCC"/>
          <w:sz w:val="18"/>
          <w:szCs w:val="18"/>
          <w:lang w:val="en-US" w:eastAsia="en-GB"/>
          <w:rPrChange w:id="1576" w:author="Attila Vizhanyo" w:date="2024-01-02T18:35:00Z">
            <w:rPr>
              <w:ins w:id="1577" w:author="Attila Vizhanyo" w:date="2024-01-02T15:35:00Z"/>
              <w:lang w:val="en-US"/>
            </w:rPr>
          </w:rPrChange>
        </w:rPr>
        <w:pPrChange w:id="1578" w:author="Attila Vizhanyo" w:date="2024-01-02T15:42:00Z">
          <w:pPr/>
        </w:pPrChange>
      </w:pPr>
      <w:ins w:id="1579" w:author="Attila Vizhanyo" w:date="2024-01-02T15:42:00Z">
        <w:r w:rsidRPr="00C03B2B">
          <w:rPr>
            <w:rFonts w:ascii="Menlo" w:eastAsia="Times New Roman" w:hAnsi="Menlo" w:cs="Menlo"/>
            <w:color w:val="9CDCFE"/>
            <w:sz w:val="18"/>
            <w:szCs w:val="18"/>
            <w:lang w:val="en-US" w:eastAsia="en-GB"/>
            <w:rPrChange w:id="1580" w:author="Attila Vizhanyo" w:date="2024-01-02T18:35:00Z">
              <w:rPr>
                <w:rFonts w:ascii="Menlo" w:eastAsia="Times New Roman" w:hAnsi="Menlo" w:cs="Menlo"/>
                <w:color w:val="9CDCFE"/>
                <w:sz w:val="18"/>
                <w:szCs w:val="18"/>
                <w:lang w:val="en-CH" w:eastAsia="en-GB"/>
              </w:rPr>
            </w:rPrChange>
          </w:rPr>
          <w:t>a</w:t>
        </w:r>
        <w:proofErr w:type="gramStart"/>
        <w:r w:rsidRPr="00C03B2B">
          <w:rPr>
            <w:rFonts w:ascii="Menlo" w:eastAsia="Times New Roman" w:hAnsi="Menlo" w:cs="Menlo"/>
            <w:color w:val="9CDCFE"/>
            <w:sz w:val="18"/>
            <w:szCs w:val="18"/>
            <w:lang w:val="en-US" w:eastAsia="en-GB"/>
            <w:rPrChange w:id="1581" w:author="Attila Vizhanyo" w:date="2024-01-02T18:35:00Z">
              <w:rPr>
                <w:rFonts w:ascii="Menlo" w:eastAsia="Times New Roman" w:hAnsi="Menlo" w:cs="Menlo"/>
                <w:color w:val="9CDCFE"/>
                <w:sz w:val="18"/>
                <w:szCs w:val="18"/>
                <w:lang w:val="en-CH" w:eastAsia="en-GB"/>
              </w:rPr>
            </w:rPrChange>
          </w:rPr>
          <w:t>8</w:t>
        </w:r>
        <w:r w:rsidRPr="00C03B2B">
          <w:rPr>
            <w:rFonts w:ascii="Menlo" w:eastAsia="Times New Roman" w:hAnsi="Menlo" w:cs="Menlo"/>
            <w:color w:val="CCCCCC"/>
            <w:sz w:val="18"/>
            <w:szCs w:val="18"/>
            <w:lang w:val="en-US" w:eastAsia="en-GB"/>
            <w:rPrChange w:id="1582" w:author="Attila Vizhanyo" w:date="2024-01-02T18:35:00Z">
              <w:rPr>
                <w:rFonts w:ascii="Menlo" w:eastAsia="Times New Roman" w:hAnsi="Menlo" w:cs="Menlo"/>
                <w:color w:val="CCCCCC"/>
                <w:sz w:val="18"/>
                <w:szCs w:val="18"/>
                <w:lang w:val="en-CH" w:eastAsia="en-GB"/>
              </w:rPr>
            </w:rPrChange>
          </w:rPr>
          <w:t>.</w:t>
        </w:r>
        <w:r w:rsidRPr="00C03B2B">
          <w:rPr>
            <w:rFonts w:ascii="Menlo" w:eastAsia="Times New Roman" w:hAnsi="Menlo" w:cs="Menlo"/>
            <w:color w:val="9CDCFE"/>
            <w:sz w:val="18"/>
            <w:szCs w:val="18"/>
            <w:lang w:val="en-US" w:eastAsia="en-GB"/>
            <w:rPrChange w:id="1583" w:author="Attila Vizhanyo" w:date="2024-01-02T18:35:00Z">
              <w:rPr>
                <w:rFonts w:ascii="Menlo" w:eastAsia="Times New Roman" w:hAnsi="Menlo" w:cs="Menlo"/>
                <w:color w:val="9CDCFE"/>
                <w:sz w:val="18"/>
                <w:szCs w:val="18"/>
                <w:lang w:val="en-CH" w:eastAsia="en-GB"/>
              </w:rPr>
            </w:rPrChange>
          </w:rPr>
          <w:t>grid</w:t>
        </w:r>
        <w:proofErr w:type="gramEnd"/>
        <w:r w:rsidRPr="00C03B2B">
          <w:rPr>
            <w:rFonts w:ascii="Menlo" w:eastAsia="Times New Roman" w:hAnsi="Menlo" w:cs="Menlo"/>
            <w:color w:val="CCCCCC"/>
            <w:sz w:val="18"/>
            <w:szCs w:val="18"/>
            <w:lang w:val="en-US" w:eastAsia="en-GB"/>
            <w:rPrChange w:id="1584" w:author="Attila Vizhanyo" w:date="2024-01-02T18:35:00Z">
              <w:rPr>
                <w:rFonts w:ascii="Menlo" w:eastAsia="Times New Roman" w:hAnsi="Menlo" w:cs="Menlo"/>
                <w:color w:val="CCCCCC"/>
                <w:sz w:val="18"/>
                <w:szCs w:val="18"/>
                <w:lang w:val="en-CH" w:eastAsia="en-GB"/>
              </w:rPr>
            </w:rPrChange>
          </w:rPr>
          <w:t>(</w:t>
        </w:r>
        <w:r w:rsidRPr="00C03B2B">
          <w:rPr>
            <w:rFonts w:ascii="Menlo" w:eastAsia="Times New Roman" w:hAnsi="Menlo" w:cs="Menlo"/>
            <w:color w:val="9CDCFE"/>
            <w:sz w:val="18"/>
            <w:szCs w:val="18"/>
            <w:lang w:val="en-US" w:eastAsia="en-GB"/>
            <w:rPrChange w:id="1585" w:author="Attila Vizhanyo" w:date="2024-01-02T18:35:00Z">
              <w:rPr>
                <w:rFonts w:ascii="Menlo" w:eastAsia="Times New Roman" w:hAnsi="Menlo" w:cs="Menlo"/>
                <w:color w:val="9CDCFE"/>
                <w:sz w:val="18"/>
                <w:szCs w:val="18"/>
                <w:lang w:val="en-CH" w:eastAsia="en-GB"/>
              </w:rPr>
            </w:rPrChange>
          </w:rPr>
          <w:t>row</w:t>
        </w:r>
        <w:r w:rsidRPr="00C03B2B">
          <w:rPr>
            <w:rFonts w:ascii="Menlo" w:eastAsia="Times New Roman" w:hAnsi="Menlo" w:cs="Menlo"/>
            <w:color w:val="D4D4D4"/>
            <w:sz w:val="18"/>
            <w:szCs w:val="18"/>
            <w:lang w:val="en-US" w:eastAsia="en-GB"/>
            <w:rPrChange w:id="1586" w:author="Attila Vizhanyo" w:date="2024-01-02T18:35:00Z">
              <w:rPr>
                <w:rFonts w:ascii="Menlo" w:eastAsia="Times New Roman" w:hAnsi="Menlo" w:cs="Menlo"/>
                <w:color w:val="D4D4D4"/>
                <w:sz w:val="18"/>
                <w:szCs w:val="18"/>
                <w:lang w:val="en-CH" w:eastAsia="en-GB"/>
              </w:rPr>
            </w:rPrChange>
          </w:rPr>
          <w:t>=</w:t>
        </w:r>
        <w:r w:rsidRPr="00C03B2B">
          <w:rPr>
            <w:rFonts w:ascii="Menlo" w:eastAsia="Times New Roman" w:hAnsi="Menlo" w:cs="Menlo"/>
            <w:color w:val="B5CEA8"/>
            <w:sz w:val="18"/>
            <w:szCs w:val="18"/>
            <w:lang w:val="en-US" w:eastAsia="en-GB"/>
            <w:rPrChange w:id="1587" w:author="Attila Vizhanyo" w:date="2024-01-02T18:35:00Z">
              <w:rPr>
                <w:rFonts w:ascii="Menlo" w:eastAsia="Times New Roman" w:hAnsi="Menlo" w:cs="Menlo"/>
                <w:color w:val="B5CEA8"/>
                <w:sz w:val="18"/>
                <w:szCs w:val="18"/>
                <w:lang w:val="en-CH" w:eastAsia="en-GB"/>
              </w:rPr>
            </w:rPrChange>
          </w:rPr>
          <w:t>1</w:t>
        </w:r>
        <w:r w:rsidRPr="00C03B2B">
          <w:rPr>
            <w:rFonts w:ascii="Menlo" w:eastAsia="Times New Roman" w:hAnsi="Menlo" w:cs="Menlo"/>
            <w:color w:val="CCCCCC"/>
            <w:sz w:val="18"/>
            <w:szCs w:val="18"/>
            <w:lang w:val="en-US" w:eastAsia="en-GB"/>
            <w:rPrChange w:id="1588" w:author="Attila Vizhanyo" w:date="2024-01-02T18:35:00Z">
              <w:rPr>
                <w:rFonts w:ascii="Menlo" w:eastAsia="Times New Roman" w:hAnsi="Menlo" w:cs="Menlo"/>
                <w:color w:val="CCCCCC"/>
                <w:sz w:val="18"/>
                <w:szCs w:val="18"/>
                <w:lang w:val="en-CH" w:eastAsia="en-GB"/>
              </w:rPr>
            </w:rPrChange>
          </w:rPr>
          <w:t xml:space="preserve">, </w:t>
        </w:r>
        <w:r w:rsidRPr="00C03B2B">
          <w:rPr>
            <w:rFonts w:ascii="Menlo" w:eastAsia="Times New Roman" w:hAnsi="Menlo" w:cs="Menlo"/>
            <w:color w:val="9CDCFE"/>
            <w:sz w:val="18"/>
            <w:szCs w:val="18"/>
            <w:lang w:val="en-US" w:eastAsia="en-GB"/>
            <w:rPrChange w:id="1589" w:author="Attila Vizhanyo" w:date="2024-01-02T18:35:00Z">
              <w:rPr>
                <w:rFonts w:ascii="Menlo" w:eastAsia="Times New Roman" w:hAnsi="Menlo" w:cs="Menlo"/>
                <w:color w:val="9CDCFE"/>
                <w:sz w:val="18"/>
                <w:szCs w:val="18"/>
                <w:lang w:val="en-CH" w:eastAsia="en-GB"/>
              </w:rPr>
            </w:rPrChange>
          </w:rPr>
          <w:t>column</w:t>
        </w:r>
        <w:r w:rsidRPr="00C03B2B">
          <w:rPr>
            <w:rFonts w:ascii="Menlo" w:eastAsia="Times New Roman" w:hAnsi="Menlo" w:cs="Menlo"/>
            <w:color w:val="D4D4D4"/>
            <w:sz w:val="18"/>
            <w:szCs w:val="18"/>
            <w:lang w:val="en-US" w:eastAsia="en-GB"/>
            <w:rPrChange w:id="1590" w:author="Attila Vizhanyo" w:date="2024-01-02T18:35:00Z">
              <w:rPr>
                <w:rFonts w:ascii="Menlo" w:eastAsia="Times New Roman" w:hAnsi="Menlo" w:cs="Menlo"/>
                <w:color w:val="D4D4D4"/>
                <w:sz w:val="18"/>
                <w:szCs w:val="18"/>
                <w:lang w:val="en-CH" w:eastAsia="en-GB"/>
              </w:rPr>
            </w:rPrChange>
          </w:rPr>
          <w:t>=</w:t>
        </w:r>
        <w:r w:rsidRPr="00C03B2B">
          <w:rPr>
            <w:rFonts w:ascii="Menlo" w:eastAsia="Times New Roman" w:hAnsi="Menlo" w:cs="Menlo"/>
            <w:color w:val="B5CEA8"/>
            <w:sz w:val="18"/>
            <w:szCs w:val="18"/>
            <w:lang w:val="en-US" w:eastAsia="en-GB"/>
            <w:rPrChange w:id="1591" w:author="Attila Vizhanyo" w:date="2024-01-02T18:35:00Z">
              <w:rPr>
                <w:rFonts w:ascii="Menlo" w:eastAsia="Times New Roman" w:hAnsi="Menlo" w:cs="Menlo"/>
                <w:color w:val="B5CEA8"/>
                <w:sz w:val="18"/>
                <w:szCs w:val="18"/>
                <w:lang w:val="en-CH" w:eastAsia="en-GB"/>
              </w:rPr>
            </w:rPrChange>
          </w:rPr>
          <w:t>1</w:t>
        </w:r>
        <w:r w:rsidRPr="00C03B2B">
          <w:rPr>
            <w:rFonts w:ascii="Menlo" w:eastAsia="Times New Roman" w:hAnsi="Menlo" w:cs="Menlo"/>
            <w:color w:val="CCCCCC"/>
            <w:sz w:val="18"/>
            <w:szCs w:val="18"/>
            <w:lang w:val="en-US" w:eastAsia="en-GB"/>
            <w:rPrChange w:id="1592" w:author="Attila Vizhanyo" w:date="2024-01-02T18:35:00Z">
              <w:rPr>
                <w:rFonts w:ascii="Menlo" w:eastAsia="Times New Roman" w:hAnsi="Menlo" w:cs="Menlo"/>
                <w:color w:val="CCCCCC"/>
                <w:sz w:val="18"/>
                <w:szCs w:val="18"/>
                <w:lang w:val="en-CH" w:eastAsia="en-GB"/>
              </w:rPr>
            </w:rPrChange>
          </w:rPr>
          <w:t>)</w:t>
        </w:r>
      </w:ins>
    </w:p>
    <w:p w14:paraId="5E359BBB" w14:textId="762B83DA" w:rsidR="00FD07EB" w:rsidRPr="00C03B2B" w:rsidDel="002B3A9C" w:rsidRDefault="00FD07EB" w:rsidP="00FD07EB">
      <w:pPr>
        <w:rPr>
          <w:del w:id="1593" w:author="Attila Vizhanyo" w:date="2024-01-02T15:35:00Z"/>
          <w:lang w:val="en-US"/>
        </w:rPr>
      </w:pPr>
      <w:bookmarkStart w:id="1594" w:name="_Toc155112830"/>
      <w:bookmarkStart w:id="1595" w:name="_Toc155112898"/>
      <w:bookmarkEnd w:id="1594"/>
      <w:bookmarkEnd w:id="1595"/>
    </w:p>
    <w:p w14:paraId="67890916" w14:textId="77777777" w:rsidR="005E2103" w:rsidRPr="00C03B2B" w:rsidRDefault="00F16D7D" w:rsidP="009E1174">
      <w:pPr>
        <w:pStyle w:val="Heading3"/>
        <w:rPr>
          <w:ins w:id="1596" w:author="Attila Vizhanyo" w:date="2024-01-02T16:20:00Z"/>
          <w:lang w:val="en-US"/>
        </w:rPr>
      </w:pPr>
      <w:bookmarkStart w:id="1597" w:name="_Toc155112899"/>
      <w:r w:rsidRPr="00C03B2B">
        <w:rPr>
          <w:lang w:val="en-US"/>
        </w:rPr>
        <w:t>Update Game after a move</w:t>
      </w:r>
      <w:bookmarkEnd w:id="1597"/>
    </w:p>
    <w:p w14:paraId="43199299" w14:textId="182465CD" w:rsidR="00D4453D" w:rsidRPr="00C03B2B" w:rsidRDefault="00D4453D" w:rsidP="00D4453D">
      <w:pPr>
        <w:rPr>
          <w:lang w:val="en-US"/>
        </w:rPr>
        <w:pPrChange w:id="1598" w:author="Attila Vizhanyo" w:date="2024-01-02T16:20:00Z">
          <w:pPr>
            <w:pStyle w:val="Heading3"/>
          </w:pPr>
        </w:pPrChange>
      </w:pPr>
      <w:ins w:id="1599" w:author="Attila Vizhanyo" w:date="2024-01-02T16:20:00Z">
        <w:r w:rsidRPr="00C03B2B">
          <w:rPr>
            <w:lang w:val="en-US"/>
          </w:rPr>
          <w:t xml:space="preserve">To make an ongoing chess game, the program </w:t>
        </w:r>
      </w:ins>
      <w:ins w:id="1600" w:author="Attila Vizhanyo" w:date="2024-01-02T16:24:00Z">
        <w:r w:rsidRPr="00C03B2B">
          <w:rPr>
            <w:lang w:val="en-US"/>
          </w:rPr>
          <w:t>must</w:t>
        </w:r>
      </w:ins>
      <w:ins w:id="1601" w:author="Attila Vizhanyo" w:date="2024-01-02T16:21:00Z">
        <w:r w:rsidRPr="00C03B2B">
          <w:rPr>
            <w:lang w:val="en-US"/>
          </w:rPr>
          <w:t xml:space="preserve"> update the</w:t>
        </w:r>
      </w:ins>
      <w:ins w:id="1602" w:author="Attila Vizhanyo" w:date="2024-01-02T16:27:00Z">
        <w:r w:rsidRPr="00C03B2B">
          <w:rPr>
            <w:lang w:val="en-US"/>
          </w:rPr>
          <w:t xml:space="preserve"> position of each</w:t>
        </w:r>
      </w:ins>
      <w:ins w:id="1603" w:author="Attila Vizhanyo" w:date="2024-01-02T16:21:00Z">
        <w:r w:rsidRPr="00C03B2B">
          <w:rPr>
            <w:lang w:val="en-US"/>
          </w:rPr>
          <w:t xml:space="preserve"> piece.</w:t>
        </w:r>
      </w:ins>
      <w:ins w:id="1604" w:author="Attila Vizhanyo" w:date="2024-01-02T16:24:00Z">
        <w:r w:rsidRPr="00C03B2B">
          <w:rPr>
            <w:lang w:val="en-US"/>
          </w:rPr>
          <w:t xml:space="preserve"> </w:t>
        </w:r>
      </w:ins>
      <w:ins w:id="1605" w:author="Attila Vizhanyo" w:date="2024-01-02T16:27:00Z">
        <w:r w:rsidRPr="00C03B2B">
          <w:rPr>
            <w:lang w:val="en-US"/>
          </w:rPr>
          <w:t xml:space="preserve">It is also necessary to calculate </w:t>
        </w:r>
      </w:ins>
      <w:ins w:id="1606" w:author="Attila Vizhanyo" w:date="2024-01-02T20:14:00Z">
        <w:r w:rsidR="003E058F">
          <w:rPr>
            <w:lang w:val="en-US"/>
          </w:rPr>
          <w:t>every</w:t>
        </w:r>
      </w:ins>
      <w:ins w:id="1607" w:author="Attila Vizhanyo" w:date="2024-01-02T16:27:00Z">
        <w:r w:rsidRPr="00C03B2B">
          <w:rPr>
            <w:lang w:val="en-US"/>
          </w:rPr>
          <w:t xml:space="preserve"> possible move that can be played from the current position.</w:t>
        </w:r>
        <w:r w:rsidRPr="00C03B2B">
          <w:rPr>
            <w:lang w:val="en-US"/>
          </w:rPr>
          <w:t xml:space="preserve"> </w:t>
        </w:r>
      </w:ins>
      <w:ins w:id="1608" w:author="Attila Vizhanyo" w:date="2024-01-02T16:28:00Z">
        <w:r w:rsidRPr="00C03B2B">
          <w:rPr>
            <w:lang w:val="en-US"/>
          </w:rPr>
          <w:t xml:space="preserve">And finally, the program needs to display the updated </w:t>
        </w:r>
      </w:ins>
      <w:ins w:id="1609" w:author="Attila Vizhanyo" w:date="2024-01-02T20:15:00Z">
        <w:r w:rsidR="003E058F">
          <w:rPr>
            <w:lang w:val="en-US"/>
          </w:rPr>
          <w:t>board</w:t>
        </w:r>
      </w:ins>
      <w:ins w:id="1610" w:author="Attila Vizhanyo" w:date="2024-01-02T16:28:00Z">
        <w:r w:rsidRPr="00C03B2B">
          <w:rPr>
            <w:lang w:val="en-US"/>
          </w:rPr>
          <w:t>.</w:t>
        </w:r>
      </w:ins>
    </w:p>
    <w:p w14:paraId="677ACD65" w14:textId="555FCBFD" w:rsidR="00C11681" w:rsidRPr="00C03B2B" w:rsidRDefault="00C11681" w:rsidP="00C11681">
      <w:pPr>
        <w:rPr>
          <w:lang w:val="en-US"/>
        </w:rPr>
      </w:pPr>
      <w:r w:rsidRPr="00C03B2B">
        <w:rPr>
          <w:lang w:val="en-US"/>
        </w:rPr>
        <w:t xml:space="preserve">When the user clicks on the piece he wants to move with, the program saves the text of its button. </w:t>
      </w:r>
      <w:ins w:id="1611" w:author="Attila Vizhanyo" w:date="2024-01-02T16:23:00Z">
        <w:r w:rsidR="00D4453D" w:rsidRPr="00C03B2B">
          <w:rPr>
            <w:lang w:val="en-US"/>
          </w:rPr>
          <w:t>Once the user selects a legitimate button to move the piece to, the program can transfer the saved text to display on the target button.</w:t>
        </w:r>
      </w:ins>
      <w:del w:id="1612" w:author="Attila Vizhanyo" w:date="2024-01-02T16:23:00Z">
        <w:r w:rsidRPr="00C03B2B" w:rsidDel="00D4453D">
          <w:rPr>
            <w:lang w:val="en-US"/>
          </w:rPr>
          <w:delText xml:space="preserve">Once the </w:delText>
        </w:r>
      </w:del>
      <w:del w:id="1613" w:author="Attila Vizhanyo" w:date="2024-01-02T16:21:00Z">
        <w:r w:rsidRPr="00C03B2B" w:rsidDel="00D4453D">
          <w:rPr>
            <w:lang w:val="en-US"/>
          </w:rPr>
          <w:delText xml:space="preserve">user clicks on the button where </w:delText>
        </w:r>
      </w:del>
    </w:p>
    <w:p w14:paraId="3B0788B1" w14:textId="77777777" w:rsidR="009E1174" w:rsidRPr="00C03B2B" w:rsidRDefault="009E1174" w:rsidP="009E1174">
      <w:pPr>
        <w:rPr>
          <w:lang w:val="en-US"/>
        </w:rPr>
      </w:pPr>
    </w:p>
    <w:p w14:paraId="2FC63C6B" w14:textId="77777777" w:rsidR="005E2103" w:rsidRPr="00C03B2B" w:rsidRDefault="005E2103" w:rsidP="005E2103">
      <w:pPr>
        <w:pStyle w:val="Heading3"/>
        <w:numPr>
          <w:ilvl w:val="0"/>
          <w:numId w:val="0"/>
        </w:numPr>
        <w:ind w:left="720"/>
        <w:rPr>
          <w:rFonts w:cs="Arial"/>
          <w:color w:val="444444"/>
          <w:sz w:val="19"/>
          <w:szCs w:val="19"/>
          <w:lang w:val="en-US"/>
        </w:rPr>
      </w:pPr>
    </w:p>
    <w:p w14:paraId="0811D3A7" w14:textId="77777777" w:rsidR="009E1174" w:rsidRPr="00C03B2B" w:rsidRDefault="005E2103" w:rsidP="005E2103">
      <w:pPr>
        <w:pStyle w:val="Heading2"/>
        <w:rPr>
          <w:lang w:val="en-US"/>
        </w:rPr>
      </w:pPr>
      <w:bookmarkStart w:id="1614" w:name="_Toc155112900"/>
      <w:r w:rsidRPr="00C03B2B">
        <w:rPr>
          <w:lang w:val="en-US"/>
        </w:rPr>
        <w:t>Function catalog</w:t>
      </w:r>
      <w:bookmarkEnd w:id="1614"/>
    </w:p>
    <w:p w14:paraId="18811BEA" w14:textId="5024B51D" w:rsidR="009E1174" w:rsidRPr="00C03B2B" w:rsidRDefault="009E1174" w:rsidP="009E1174">
      <w:pPr>
        <w:rPr>
          <w:lang w:val="en-US" w:eastAsia="en-GB"/>
          <w:rPrChange w:id="1615" w:author="Attila Vizhanyo" w:date="2024-01-02T18:35:00Z">
            <w:rPr>
              <w:lang w:val="en-CH" w:eastAsia="en-GB"/>
            </w:rPr>
          </w:rPrChange>
        </w:rPr>
      </w:pPr>
      <w:r w:rsidRPr="00C03B2B">
        <w:rPr>
          <w:lang w:val="en-US" w:eastAsia="en-GB"/>
          <w:rPrChange w:id="1616" w:author="Attila Vizhanyo" w:date="2024-01-02T18:35:00Z">
            <w:rPr>
              <w:lang w:val="en-CH" w:eastAsia="en-GB"/>
            </w:rPr>
          </w:rPrChange>
        </w:rPr>
        <w:t>A function is a block of code which only runs when it is called.</w:t>
      </w:r>
      <w:r w:rsidRPr="00C03B2B">
        <w:rPr>
          <w:lang w:val="en-US" w:eastAsia="en-GB"/>
        </w:rPr>
        <w:t xml:space="preserve"> </w:t>
      </w:r>
      <w:r w:rsidRPr="00C03B2B">
        <w:rPr>
          <w:lang w:val="en-US" w:eastAsia="en-GB"/>
          <w:rPrChange w:id="1617" w:author="Attila Vizhanyo" w:date="2024-01-02T18:35:00Z">
            <w:rPr>
              <w:lang w:val="en-CH" w:eastAsia="en-GB"/>
            </w:rPr>
          </w:rPrChange>
        </w:rPr>
        <w:t>You can pass data, known as parameters, into a function. A function can return data as a result.</w:t>
      </w:r>
      <w:sdt>
        <w:sdtPr>
          <w:rPr>
            <w:lang w:val="en-US" w:eastAsia="en-GB"/>
            <w:rPrChange w:id="1618" w:author="Attila Vizhanyo" w:date="2024-01-02T18:35:00Z">
              <w:rPr>
                <w:lang w:val="en-CH" w:eastAsia="en-GB"/>
              </w:rPr>
            </w:rPrChange>
          </w:rPr>
          <w:id w:val="-850339495"/>
          <w:citation/>
        </w:sdtPr>
        <w:sdtContent>
          <w:r w:rsidRPr="00C03B2B">
            <w:rPr>
              <w:lang w:val="en-US" w:eastAsia="en-GB"/>
              <w:rPrChange w:id="1619" w:author="Attila Vizhanyo" w:date="2024-01-02T18:35:00Z">
                <w:rPr>
                  <w:lang w:val="en-CH" w:eastAsia="en-GB"/>
                </w:rPr>
              </w:rPrChange>
            </w:rPr>
            <w:fldChar w:fldCharType="begin"/>
          </w:r>
          <w:r w:rsidRPr="00C03B2B">
            <w:rPr>
              <w:lang w:val="en-US" w:eastAsia="en-GB"/>
            </w:rPr>
            <w:instrText xml:space="preserve"> CITATION W3S1 \l 4108 </w:instrText>
          </w:r>
          <w:r w:rsidRPr="00C03B2B">
            <w:rPr>
              <w:lang w:val="en-US" w:eastAsia="en-GB"/>
              <w:rPrChange w:id="1620" w:author="Attila Vizhanyo" w:date="2024-01-02T18:35:00Z">
                <w:rPr>
                  <w:lang w:val="en-CH" w:eastAsia="en-GB"/>
                </w:rPr>
              </w:rPrChange>
            </w:rPr>
            <w:fldChar w:fldCharType="separate"/>
          </w:r>
          <w:ins w:id="1621" w:author="Attila Vizhanyo" w:date="2024-01-02T18:34:00Z">
            <w:r w:rsidR="00C03B2B" w:rsidRPr="00C03B2B">
              <w:rPr>
                <w:noProof/>
                <w:lang w:val="en-US" w:eastAsia="en-GB"/>
              </w:rPr>
              <w:t xml:space="preserve"> </w:t>
            </w:r>
            <w:r w:rsidR="00C03B2B" w:rsidRPr="00C03B2B">
              <w:rPr>
                <w:noProof/>
                <w:lang w:val="en-US" w:eastAsia="en-GB"/>
                <w:rPrChange w:id="1622" w:author="Attila Vizhanyo" w:date="2024-01-02T18:35:00Z">
                  <w:rPr>
                    <w:lang w:val="fr-CH"/>
                  </w:rPr>
                </w:rPrChange>
              </w:rPr>
              <w:t>(W3Schools, s.d.)</w:t>
            </w:r>
          </w:ins>
          <w:del w:id="1623" w:author="Attila Vizhanyo" w:date="2024-01-02T18:32:00Z">
            <w:r w:rsidRPr="00C03B2B" w:rsidDel="00C03B2B">
              <w:rPr>
                <w:noProof/>
                <w:lang w:val="en-US" w:eastAsia="en-GB"/>
              </w:rPr>
              <w:delText xml:space="preserve"> (W3Schools, s.d.)</w:delText>
            </w:r>
          </w:del>
          <w:r w:rsidRPr="00C03B2B">
            <w:rPr>
              <w:lang w:val="en-US" w:eastAsia="en-GB"/>
              <w:rPrChange w:id="1624" w:author="Attila Vizhanyo" w:date="2024-01-02T18:35:00Z">
                <w:rPr>
                  <w:lang w:val="en-CH" w:eastAsia="en-GB"/>
                </w:rPr>
              </w:rPrChange>
            </w:rPr>
            <w:fldChar w:fldCharType="end"/>
          </w:r>
        </w:sdtContent>
      </w:sdt>
    </w:p>
    <w:p w14:paraId="2C189FEC" w14:textId="3D389363" w:rsidR="009E1174" w:rsidRPr="00C03B2B" w:rsidRDefault="00724081" w:rsidP="00724081">
      <w:pPr>
        <w:rPr>
          <w:ins w:id="1625" w:author="Attila Vizhanyo" w:date="2024-01-02T15:52:00Z"/>
          <w:lang w:val="en-US" w:eastAsia="en-GB"/>
          <w:rPrChange w:id="1626" w:author="Attila Vizhanyo" w:date="2024-01-02T18:35:00Z">
            <w:rPr>
              <w:ins w:id="1627" w:author="Attila Vizhanyo" w:date="2024-01-02T15:52:00Z"/>
              <w:lang w:val="en-CH" w:eastAsia="en-GB"/>
            </w:rPr>
          </w:rPrChange>
        </w:rPr>
      </w:pPr>
      <w:proofErr w:type="spellStart"/>
      <w:ins w:id="1628" w:author="Attila Vizhanyo" w:date="2024-01-02T15:52:00Z">
        <w:r w:rsidRPr="00C03B2B">
          <w:rPr>
            <w:lang w:val="en-US" w:eastAsia="en-GB"/>
            <w:rPrChange w:id="1629" w:author="Attila Vizhanyo" w:date="2024-01-02T18:35:00Z">
              <w:rPr>
                <w:lang w:val="en-CH" w:eastAsia="en-GB"/>
              </w:rPr>
            </w:rPrChange>
          </w:rPr>
          <w:t>btnClick</w:t>
        </w:r>
        <w:proofErr w:type="spellEnd"/>
        <w:r w:rsidRPr="00C03B2B">
          <w:rPr>
            <w:lang w:val="en-US" w:eastAsia="en-GB"/>
            <w:rPrChange w:id="1630" w:author="Attila Vizhanyo" w:date="2024-01-02T18:35:00Z">
              <w:rPr>
                <w:lang w:val="en-CH" w:eastAsia="en-GB"/>
              </w:rPr>
            </w:rPrChange>
          </w:rPr>
          <w:t>:</w:t>
        </w:r>
      </w:ins>
    </w:p>
    <w:p w14:paraId="5B4FF2FA" w14:textId="1D929F70" w:rsidR="00724081" w:rsidRPr="00C03B2B" w:rsidRDefault="00724081" w:rsidP="00724081">
      <w:pPr>
        <w:rPr>
          <w:ins w:id="1631" w:author="Attila Vizhanyo" w:date="2024-01-02T15:52:00Z"/>
          <w:lang w:val="en-US" w:eastAsia="en-GB"/>
          <w:rPrChange w:id="1632" w:author="Attila Vizhanyo" w:date="2024-01-02T18:35:00Z">
            <w:rPr>
              <w:ins w:id="1633" w:author="Attila Vizhanyo" w:date="2024-01-02T15:52:00Z"/>
              <w:lang w:val="en-CH" w:eastAsia="en-GB"/>
            </w:rPr>
          </w:rPrChange>
        </w:rPr>
      </w:pPr>
      <w:proofErr w:type="spellStart"/>
      <w:ins w:id="1634" w:author="Attila Vizhanyo" w:date="2024-01-02T15:52:00Z">
        <w:r w:rsidRPr="00C03B2B">
          <w:rPr>
            <w:lang w:val="en-US" w:eastAsia="en-GB"/>
            <w:rPrChange w:id="1635" w:author="Attila Vizhanyo" w:date="2024-01-02T18:35:00Z">
              <w:rPr>
                <w:lang w:val="en-CH" w:eastAsia="en-GB"/>
              </w:rPr>
            </w:rPrChange>
          </w:rPr>
          <w:t>undo_coloring</w:t>
        </w:r>
        <w:proofErr w:type="spellEnd"/>
        <w:r w:rsidRPr="00C03B2B">
          <w:rPr>
            <w:lang w:val="en-US" w:eastAsia="en-GB"/>
            <w:rPrChange w:id="1636" w:author="Attila Vizhanyo" w:date="2024-01-02T18:35:00Z">
              <w:rPr>
                <w:lang w:val="en-CH" w:eastAsia="en-GB"/>
              </w:rPr>
            </w:rPrChange>
          </w:rPr>
          <w:t>:</w:t>
        </w:r>
      </w:ins>
      <w:ins w:id="1637" w:author="Attila Vizhanyo" w:date="2024-01-02T15:59:00Z">
        <w:r w:rsidR="00774095" w:rsidRPr="00C03B2B">
          <w:rPr>
            <w:lang w:val="en-US" w:eastAsia="en-GB"/>
            <w:rPrChange w:id="1638" w:author="Attila Vizhanyo" w:date="2024-01-02T18:35:00Z">
              <w:rPr>
                <w:lang w:val="en-CH" w:eastAsia="en-GB"/>
              </w:rPr>
            </w:rPrChange>
          </w:rPr>
          <w:t xml:space="preserve"> </w:t>
        </w:r>
      </w:ins>
      <w:ins w:id="1639" w:author="Attila Vizhanyo" w:date="2024-01-02T16:01:00Z">
        <w:r w:rsidR="00774095" w:rsidRPr="00C03B2B">
          <w:rPr>
            <w:lang w:val="en-US" w:eastAsia="en-GB"/>
            <w:rPrChange w:id="1640" w:author="Attila Vizhanyo" w:date="2024-01-02T18:35:00Z">
              <w:rPr>
                <w:lang w:val="en-CH" w:eastAsia="en-GB"/>
              </w:rPr>
            </w:rPrChange>
          </w:rPr>
          <w:t>Inverts the highlighting of squares that can be moved to when a figure is selected.</w:t>
        </w:r>
      </w:ins>
    </w:p>
    <w:p w14:paraId="44B6C30F" w14:textId="67A306DE" w:rsidR="00724081" w:rsidRPr="00C03B2B" w:rsidRDefault="00724081" w:rsidP="00724081">
      <w:pPr>
        <w:rPr>
          <w:lang w:val="en-US" w:eastAsia="en-GB"/>
          <w:rPrChange w:id="1641" w:author="Attila Vizhanyo" w:date="2024-01-02T18:35:00Z">
            <w:rPr>
              <w:lang w:val="en-CH" w:eastAsia="en-GB"/>
            </w:rPr>
          </w:rPrChange>
        </w:rPr>
        <w:pPrChange w:id="1642" w:author="Attila Vizhanyo" w:date="2024-01-02T15:52:00Z">
          <w:pPr>
            <w:spacing w:after="0" w:line="240" w:lineRule="auto"/>
            <w:jc w:val="left"/>
          </w:pPr>
        </w:pPrChange>
      </w:pPr>
      <w:proofErr w:type="spellStart"/>
      <w:ins w:id="1643" w:author="Attila Vizhanyo" w:date="2024-01-02T15:53:00Z">
        <w:r w:rsidRPr="00C03B2B">
          <w:rPr>
            <w:lang w:val="en-US" w:eastAsia="en-GB"/>
            <w:rPrChange w:id="1644" w:author="Attila Vizhanyo" w:date="2024-01-02T18:35:00Z">
              <w:rPr>
                <w:lang w:val="en-CH" w:eastAsia="en-GB"/>
              </w:rPr>
            </w:rPrChange>
          </w:rPr>
          <w:t>btnID</w:t>
        </w:r>
        <w:proofErr w:type="spellEnd"/>
        <w:r w:rsidRPr="00C03B2B">
          <w:rPr>
            <w:lang w:val="en-US" w:eastAsia="en-GB"/>
            <w:rPrChange w:id="1645" w:author="Attila Vizhanyo" w:date="2024-01-02T18:35:00Z">
              <w:rPr>
                <w:lang w:val="en-CH" w:eastAsia="en-GB"/>
              </w:rPr>
            </w:rPrChange>
          </w:rPr>
          <w:t>:</w:t>
        </w:r>
      </w:ins>
    </w:p>
    <w:p w14:paraId="2BFB6728" w14:textId="372686A3" w:rsidR="00724081" w:rsidRPr="00C03B2B" w:rsidRDefault="00724081" w:rsidP="009E1174">
      <w:pPr>
        <w:pStyle w:val="Heading2"/>
        <w:numPr>
          <w:ilvl w:val="0"/>
          <w:numId w:val="0"/>
        </w:numPr>
        <w:rPr>
          <w:ins w:id="1646" w:author="Attila Vizhanyo" w:date="2024-01-02T15:53:00Z"/>
          <w:rFonts w:ascii="Arial" w:eastAsiaTheme="minorHAnsi" w:hAnsi="Arial" w:cstheme="minorBidi"/>
          <w:b w:val="0"/>
          <w:color w:val="0D0D0D" w:themeColor="text1" w:themeTint="F2"/>
          <w:sz w:val="22"/>
          <w:szCs w:val="22"/>
          <w:lang w:val="en-US" w:eastAsia="en-GB"/>
          <w:rPrChange w:id="1647" w:author="Attila Vizhanyo" w:date="2024-01-02T18:35:00Z">
            <w:rPr>
              <w:ins w:id="1648" w:author="Attila Vizhanyo" w:date="2024-01-02T15:53:00Z"/>
              <w:b w:val="0"/>
              <w:bCs/>
              <w:lang w:val="en-US"/>
            </w:rPr>
          </w:rPrChange>
        </w:rPr>
      </w:pPr>
      <w:bookmarkStart w:id="1649" w:name="_Toc155112901"/>
      <w:ins w:id="1650" w:author="Attila Vizhanyo" w:date="2024-01-02T15:53:00Z">
        <w:r w:rsidRPr="00C03B2B">
          <w:rPr>
            <w:rFonts w:ascii="Arial" w:eastAsiaTheme="minorHAnsi" w:hAnsi="Arial" w:cstheme="minorBidi"/>
            <w:b w:val="0"/>
            <w:color w:val="0D0D0D" w:themeColor="text1" w:themeTint="F2"/>
            <w:sz w:val="22"/>
            <w:szCs w:val="22"/>
            <w:lang w:val="en-US" w:eastAsia="en-GB"/>
            <w:rPrChange w:id="1651" w:author="Attila Vizhanyo" w:date="2024-01-02T18:35:00Z">
              <w:rPr>
                <w:lang w:val="en-US"/>
              </w:rPr>
            </w:rPrChange>
          </w:rPr>
          <w:t>main:</w:t>
        </w:r>
      </w:ins>
      <w:ins w:id="1652" w:author="Attila Vizhanyo" w:date="2024-01-02T15:58:00Z">
        <w:r w:rsidRPr="00C03B2B">
          <w:rPr>
            <w:rFonts w:ascii="Arial" w:eastAsiaTheme="minorHAnsi" w:hAnsi="Arial" w:cstheme="minorBidi"/>
            <w:b w:val="0"/>
            <w:color w:val="0D0D0D" w:themeColor="text1" w:themeTint="F2"/>
            <w:sz w:val="22"/>
            <w:szCs w:val="22"/>
            <w:lang w:val="en-US" w:eastAsia="en-GB"/>
            <w:rPrChange w:id="1653" w:author="Attila Vizhanyo" w:date="2024-01-02T18:35:00Z">
              <w:rPr>
                <w:b w:val="0"/>
                <w:bCs/>
                <w:lang w:val="en-US"/>
              </w:rPr>
            </w:rPrChange>
          </w:rPr>
          <w:t xml:space="preserve"> Regulates the entire process of the chess program, besides </w:t>
        </w:r>
        <w:r w:rsidR="00774095" w:rsidRPr="00C03B2B">
          <w:rPr>
            <w:rFonts w:ascii="Arial" w:eastAsiaTheme="minorHAnsi" w:hAnsi="Arial" w:cstheme="minorBidi"/>
            <w:b w:val="0"/>
            <w:color w:val="0D0D0D" w:themeColor="text1" w:themeTint="F2"/>
            <w:sz w:val="22"/>
            <w:szCs w:val="22"/>
            <w:lang w:val="en-US" w:eastAsia="en-GB"/>
            <w:rPrChange w:id="1654" w:author="Attila Vizhanyo" w:date="2024-01-02T18:35:00Z">
              <w:rPr>
                <w:b w:val="0"/>
                <w:bCs/>
                <w:lang w:val="en-US"/>
              </w:rPr>
            </w:rPrChange>
          </w:rPr>
          <w:t>setting up variables</w:t>
        </w:r>
      </w:ins>
      <w:ins w:id="1655" w:author="Attila Vizhanyo" w:date="2024-01-02T15:59:00Z">
        <w:r w:rsidR="00774095" w:rsidRPr="00C03B2B">
          <w:rPr>
            <w:rFonts w:ascii="Arial" w:eastAsiaTheme="minorHAnsi" w:hAnsi="Arial" w:cstheme="minorBidi"/>
            <w:b w:val="0"/>
            <w:color w:val="0D0D0D" w:themeColor="text1" w:themeTint="F2"/>
            <w:sz w:val="22"/>
            <w:szCs w:val="22"/>
            <w:lang w:val="en-US" w:eastAsia="en-GB"/>
            <w:rPrChange w:id="1656" w:author="Attila Vizhanyo" w:date="2024-01-02T18:35:00Z">
              <w:rPr>
                <w:b w:val="0"/>
                <w:bCs/>
                <w:lang w:val="en-US"/>
              </w:rPr>
            </w:rPrChange>
          </w:rPr>
          <w:t>, buttons and the pieces</w:t>
        </w:r>
      </w:ins>
      <w:ins w:id="1657" w:author="Attila Vizhanyo" w:date="2024-01-02T15:58:00Z">
        <w:r w:rsidR="00774095" w:rsidRPr="00C03B2B">
          <w:rPr>
            <w:rFonts w:ascii="Arial" w:eastAsiaTheme="minorHAnsi" w:hAnsi="Arial" w:cstheme="minorBidi"/>
            <w:b w:val="0"/>
            <w:color w:val="0D0D0D" w:themeColor="text1" w:themeTint="F2"/>
            <w:sz w:val="22"/>
            <w:szCs w:val="22"/>
            <w:lang w:val="en-US" w:eastAsia="en-GB"/>
            <w:rPrChange w:id="1658" w:author="Attila Vizhanyo" w:date="2024-01-02T18:35:00Z">
              <w:rPr>
                <w:b w:val="0"/>
                <w:bCs/>
                <w:lang w:val="en-US"/>
              </w:rPr>
            </w:rPrChange>
          </w:rPr>
          <w:t>.</w:t>
        </w:r>
      </w:ins>
      <w:bookmarkEnd w:id="1649"/>
    </w:p>
    <w:p w14:paraId="7A72FC72" w14:textId="0F4D0AB3" w:rsidR="00724081" w:rsidRPr="00C03B2B" w:rsidRDefault="00724081" w:rsidP="009E1174">
      <w:pPr>
        <w:pStyle w:val="Heading2"/>
        <w:numPr>
          <w:ilvl w:val="0"/>
          <w:numId w:val="0"/>
        </w:numPr>
        <w:rPr>
          <w:ins w:id="1659" w:author="Attila Vizhanyo" w:date="2024-01-02T15:54:00Z"/>
          <w:rFonts w:ascii="Arial" w:eastAsiaTheme="minorHAnsi" w:hAnsi="Arial" w:cstheme="minorBidi"/>
          <w:b w:val="0"/>
          <w:color w:val="0D0D0D" w:themeColor="text1" w:themeTint="F2"/>
          <w:sz w:val="22"/>
          <w:szCs w:val="22"/>
          <w:lang w:val="en-US" w:eastAsia="en-GB"/>
          <w:rPrChange w:id="1660" w:author="Attila Vizhanyo" w:date="2024-01-02T18:35:00Z">
            <w:rPr>
              <w:ins w:id="1661" w:author="Attila Vizhanyo" w:date="2024-01-02T15:54:00Z"/>
              <w:b w:val="0"/>
              <w:bCs/>
              <w:lang w:val="en-US"/>
            </w:rPr>
          </w:rPrChange>
        </w:rPr>
      </w:pPr>
      <w:bookmarkStart w:id="1662" w:name="_Toc155112902"/>
      <w:proofErr w:type="spellStart"/>
      <w:ins w:id="1663" w:author="Attila Vizhanyo" w:date="2024-01-02T15:54:00Z">
        <w:r w:rsidRPr="00C03B2B">
          <w:rPr>
            <w:rFonts w:ascii="Arial" w:eastAsiaTheme="minorHAnsi" w:hAnsi="Arial" w:cstheme="minorBidi"/>
            <w:b w:val="0"/>
            <w:color w:val="0D0D0D" w:themeColor="text1" w:themeTint="F2"/>
            <w:sz w:val="22"/>
            <w:szCs w:val="22"/>
            <w:lang w:val="en-US" w:eastAsia="en-GB"/>
            <w:rPrChange w:id="1664" w:author="Attila Vizhanyo" w:date="2024-01-02T18:35:00Z">
              <w:rPr>
                <w:b w:val="0"/>
                <w:bCs/>
                <w:lang w:val="en-US"/>
              </w:rPr>
            </w:rPrChange>
          </w:rPr>
          <w:t>update_all_possible_moves</w:t>
        </w:r>
        <w:proofErr w:type="spellEnd"/>
        <w:r w:rsidRPr="00C03B2B">
          <w:rPr>
            <w:rFonts w:ascii="Arial" w:eastAsiaTheme="minorHAnsi" w:hAnsi="Arial" w:cstheme="minorBidi"/>
            <w:b w:val="0"/>
            <w:color w:val="0D0D0D" w:themeColor="text1" w:themeTint="F2"/>
            <w:sz w:val="22"/>
            <w:szCs w:val="22"/>
            <w:lang w:val="en-US" w:eastAsia="en-GB"/>
            <w:rPrChange w:id="1665" w:author="Attila Vizhanyo" w:date="2024-01-02T18:35:00Z">
              <w:rPr>
                <w:b w:val="0"/>
                <w:bCs/>
                <w:lang w:val="en-US"/>
              </w:rPr>
            </w:rPrChange>
          </w:rPr>
          <w:t>:</w:t>
        </w:r>
      </w:ins>
      <w:ins w:id="1666" w:author="Attila Vizhanyo" w:date="2024-01-02T15:57:00Z">
        <w:r w:rsidRPr="00C03B2B">
          <w:rPr>
            <w:rFonts w:ascii="Arial" w:eastAsiaTheme="minorHAnsi" w:hAnsi="Arial" w:cstheme="minorBidi"/>
            <w:b w:val="0"/>
            <w:color w:val="0D0D0D" w:themeColor="text1" w:themeTint="F2"/>
            <w:sz w:val="22"/>
            <w:szCs w:val="22"/>
            <w:lang w:val="en-US" w:eastAsia="en-GB"/>
            <w:rPrChange w:id="1667" w:author="Attila Vizhanyo" w:date="2024-01-02T18:35:00Z">
              <w:rPr>
                <w:b w:val="0"/>
                <w:bCs/>
                <w:lang w:val="en-US"/>
              </w:rPr>
            </w:rPrChange>
          </w:rPr>
          <w:t xml:space="preserve"> </w:t>
        </w:r>
      </w:ins>
      <w:ins w:id="1668" w:author="Attila Vizhanyo" w:date="2024-01-02T15:58:00Z">
        <w:r w:rsidRPr="00C03B2B">
          <w:rPr>
            <w:rFonts w:ascii="Arial" w:eastAsiaTheme="minorHAnsi" w:hAnsi="Arial" w:cstheme="minorBidi"/>
            <w:b w:val="0"/>
            <w:color w:val="0D0D0D" w:themeColor="text1" w:themeTint="F2"/>
            <w:sz w:val="22"/>
            <w:szCs w:val="22"/>
            <w:lang w:val="en-US" w:eastAsia="en-GB"/>
            <w:rPrChange w:id="1669" w:author="Attila Vizhanyo" w:date="2024-01-02T18:35:00Z">
              <w:rPr>
                <w:b w:val="0"/>
                <w:bCs/>
                <w:lang w:val="en-US"/>
              </w:rPr>
            </w:rPrChange>
          </w:rPr>
          <w:t>Use</w:t>
        </w:r>
        <w:r w:rsidRPr="00C03B2B">
          <w:rPr>
            <w:rFonts w:ascii="Arial" w:eastAsiaTheme="minorHAnsi" w:hAnsi="Arial" w:cstheme="minorBidi"/>
            <w:b w:val="0"/>
            <w:color w:val="0D0D0D" w:themeColor="text1" w:themeTint="F2"/>
            <w:sz w:val="22"/>
            <w:szCs w:val="22"/>
            <w:lang w:val="en-US" w:eastAsia="en-GB"/>
            <w:rPrChange w:id="1670" w:author="Attila Vizhanyo" w:date="2024-01-02T18:35:00Z">
              <w:rPr>
                <w:b w:val="0"/>
                <w:bCs/>
                <w:lang w:val="en-US"/>
              </w:rPr>
            </w:rPrChange>
          </w:rPr>
          <w:t xml:space="preserve"> the current board to see which moves can be played according to the rules of chess.</w:t>
        </w:r>
      </w:ins>
      <w:bookmarkEnd w:id="1662"/>
    </w:p>
    <w:p w14:paraId="234820DD" w14:textId="1079FFD1" w:rsidR="00724081" w:rsidRPr="00C03B2B" w:rsidRDefault="00724081" w:rsidP="009E1174">
      <w:pPr>
        <w:pStyle w:val="Heading2"/>
        <w:numPr>
          <w:ilvl w:val="0"/>
          <w:numId w:val="0"/>
        </w:numPr>
        <w:rPr>
          <w:ins w:id="1671" w:author="Attila Vizhanyo" w:date="2024-01-02T15:54:00Z"/>
          <w:rFonts w:ascii="Arial" w:eastAsiaTheme="minorHAnsi" w:hAnsi="Arial" w:cstheme="minorBidi"/>
          <w:b w:val="0"/>
          <w:color w:val="0D0D0D" w:themeColor="text1" w:themeTint="F2"/>
          <w:sz w:val="22"/>
          <w:szCs w:val="22"/>
          <w:lang w:val="en-US" w:eastAsia="en-GB"/>
          <w:rPrChange w:id="1672" w:author="Attila Vizhanyo" w:date="2024-01-02T18:35:00Z">
            <w:rPr>
              <w:ins w:id="1673" w:author="Attila Vizhanyo" w:date="2024-01-02T15:54:00Z"/>
              <w:b w:val="0"/>
              <w:bCs/>
              <w:lang w:val="en-US"/>
            </w:rPr>
          </w:rPrChange>
        </w:rPr>
      </w:pPr>
      <w:bookmarkStart w:id="1674" w:name="_Toc155112903"/>
      <w:proofErr w:type="spellStart"/>
      <w:ins w:id="1675" w:author="Attila Vizhanyo" w:date="2024-01-02T15:54:00Z">
        <w:r w:rsidRPr="00C03B2B">
          <w:rPr>
            <w:rFonts w:ascii="Arial" w:eastAsiaTheme="minorHAnsi" w:hAnsi="Arial" w:cstheme="minorBidi"/>
            <w:b w:val="0"/>
            <w:color w:val="0D0D0D" w:themeColor="text1" w:themeTint="F2"/>
            <w:sz w:val="22"/>
            <w:szCs w:val="22"/>
            <w:lang w:val="en-US" w:eastAsia="en-GB"/>
            <w:rPrChange w:id="1676" w:author="Attila Vizhanyo" w:date="2024-01-02T18:35:00Z">
              <w:rPr>
                <w:b w:val="0"/>
                <w:bCs/>
                <w:lang w:val="en-US"/>
              </w:rPr>
            </w:rPrChange>
          </w:rPr>
          <w:t>checkinput</w:t>
        </w:r>
        <w:proofErr w:type="spellEnd"/>
        <w:r w:rsidRPr="00C03B2B">
          <w:rPr>
            <w:rFonts w:ascii="Arial" w:eastAsiaTheme="minorHAnsi" w:hAnsi="Arial" w:cstheme="minorBidi"/>
            <w:b w:val="0"/>
            <w:color w:val="0D0D0D" w:themeColor="text1" w:themeTint="F2"/>
            <w:sz w:val="22"/>
            <w:szCs w:val="22"/>
            <w:lang w:val="en-US" w:eastAsia="en-GB"/>
            <w:rPrChange w:id="1677" w:author="Attila Vizhanyo" w:date="2024-01-02T18:35:00Z">
              <w:rPr>
                <w:b w:val="0"/>
                <w:bCs/>
                <w:lang w:val="en-US"/>
              </w:rPr>
            </w:rPrChange>
          </w:rPr>
          <w:t>:</w:t>
        </w:r>
      </w:ins>
      <w:ins w:id="1678" w:author="Attila Vizhanyo" w:date="2024-01-02T15:56:00Z">
        <w:r w:rsidRPr="00C03B2B">
          <w:rPr>
            <w:rFonts w:ascii="Arial" w:eastAsiaTheme="minorHAnsi" w:hAnsi="Arial" w:cstheme="minorBidi"/>
            <w:b w:val="0"/>
            <w:color w:val="0D0D0D" w:themeColor="text1" w:themeTint="F2"/>
            <w:sz w:val="22"/>
            <w:szCs w:val="22"/>
            <w:lang w:val="en-US" w:eastAsia="en-GB"/>
            <w:rPrChange w:id="1679" w:author="Attila Vizhanyo" w:date="2024-01-02T18:35:00Z">
              <w:rPr>
                <w:b w:val="0"/>
                <w:bCs/>
                <w:lang w:val="en-US"/>
              </w:rPr>
            </w:rPrChange>
          </w:rPr>
          <w:t xml:space="preserve"> </w:t>
        </w:r>
      </w:ins>
      <w:ins w:id="1680" w:author="Attila Vizhanyo" w:date="2024-01-02T15:57:00Z">
        <w:r w:rsidRPr="00C03B2B">
          <w:rPr>
            <w:rFonts w:ascii="Arial" w:eastAsiaTheme="minorHAnsi" w:hAnsi="Arial" w:cstheme="minorBidi"/>
            <w:b w:val="0"/>
            <w:color w:val="0D0D0D" w:themeColor="text1" w:themeTint="F2"/>
            <w:sz w:val="22"/>
            <w:szCs w:val="22"/>
            <w:lang w:val="en-US" w:eastAsia="en-GB"/>
            <w:rPrChange w:id="1681" w:author="Attila Vizhanyo" w:date="2024-01-02T18:35:00Z">
              <w:rPr>
                <w:b w:val="0"/>
                <w:bCs/>
                <w:lang w:val="en-US"/>
              </w:rPr>
            </w:rPrChange>
          </w:rPr>
          <w:t>Checks whether the move played puts the player who made the move in check.</w:t>
        </w:r>
      </w:ins>
      <w:bookmarkEnd w:id="1674"/>
    </w:p>
    <w:p w14:paraId="764E5C7D" w14:textId="77777777" w:rsidR="00724081" w:rsidRPr="00C03B2B" w:rsidRDefault="00724081" w:rsidP="009E1174">
      <w:pPr>
        <w:pStyle w:val="Heading2"/>
        <w:numPr>
          <w:ilvl w:val="0"/>
          <w:numId w:val="0"/>
        </w:numPr>
        <w:rPr>
          <w:ins w:id="1682" w:author="Attila Vizhanyo" w:date="2024-01-02T15:54:00Z"/>
          <w:rFonts w:ascii="Arial" w:eastAsiaTheme="minorHAnsi" w:hAnsi="Arial" w:cstheme="minorBidi"/>
          <w:b w:val="0"/>
          <w:color w:val="0D0D0D" w:themeColor="text1" w:themeTint="F2"/>
          <w:sz w:val="22"/>
          <w:szCs w:val="22"/>
          <w:lang w:val="en-US" w:eastAsia="en-GB"/>
          <w:rPrChange w:id="1683" w:author="Attila Vizhanyo" w:date="2024-01-02T18:35:00Z">
            <w:rPr>
              <w:ins w:id="1684" w:author="Attila Vizhanyo" w:date="2024-01-02T15:54:00Z"/>
              <w:b w:val="0"/>
              <w:bCs/>
              <w:lang w:val="en-US"/>
            </w:rPr>
          </w:rPrChange>
        </w:rPr>
      </w:pPr>
      <w:bookmarkStart w:id="1685" w:name="_Toc155112904"/>
      <w:proofErr w:type="spellStart"/>
      <w:ins w:id="1686" w:author="Attila Vizhanyo" w:date="2024-01-02T15:54:00Z">
        <w:r w:rsidRPr="00C03B2B">
          <w:rPr>
            <w:rFonts w:ascii="Arial" w:eastAsiaTheme="minorHAnsi" w:hAnsi="Arial" w:cstheme="minorBidi"/>
            <w:b w:val="0"/>
            <w:color w:val="0D0D0D" w:themeColor="text1" w:themeTint="F2"/>
            <w:sz w:val="22"/>
            <w:szCs w:val="22"/>
            <w:lang w:val="en-US" w:eastAsia="en-GB"/>
            <w:rPrChange w:id="1687" w:author="Attila Vizhanyo" w:date="2024-01-02T18:35:00Z">
              <w:rPr>
                <w:b w:val="0"/>
                <w:bCs/>
                <w:lang w:val="en-US"/>
              </w:rPr>
            </w:rPrChange>
          </w:rPr>
          <w:t>check_chosen_move</w:t>
        </w:r>
        <w:proofErr w:type="spellEnd"/>
        <w:r w:rsidRPr="00C03B2B">
          <w:rPr>
            <w:rFonts w:ascii="Arial" w:eastAsiaTheme="minorHAnsi" w:hAnsi="Arial" w:cstheme="minorBidi"/>
            <w:b w:val="0"/>
            <w:color w:val="0D0D0D" w:themeColor="text1" w:themeTint="F2"/>
            <w:sz w:val="22"/>
            <w:szCs w:val="22"/>
            <w:lang w:val="en-US" w:eastAsia="en-GB"/>
            <w:rPrChange w:id="1688" w:author="Attila Vizhanyo" w:date="2024-01-02T18:35:00Z">
              <w:rPr>
                <w:b w:val="0"/>
                <w:bCs/>
                <w:lang w:val="en-US"/>
              </w:rPr>
            </w:rPrChange>
          </w:rPr>
          <w:t>:</w:t>
        </w:r>
        <w:bookmarkEnd w:id="1685"/>
      </w:ins>
    </w:p>
    <w:p w14:paraId="55C61DE7" w14:textId="32A9F863" w:rsidR="00724081" w:rsidRPr="00C03B2B" w:rsidRDefault="00724081" w:rsidP="009E1174">
      <w:pPr>
        <w:pStyle w:val="Heading2"/>
        <w:numPr>
          <w:ilvl w:val="0"/>
          <w:numId w:val="0"/>
        </w:numPr>
        <w:rPr>
          <w:ins w:id="1689" w:author="Attila Vizhanyo" w:date="2024-01-02T15:54:00Z"/>
          <w:rFonts w:ascii="Arial" w:eastAsiaTheme="minorHAnsi" w:hAnsi="Arial" w:cstheme="minorBidi"/>
          <w:b w:val="0"/>
          <w:color w:val="0D0D0D" w:themeColor="text1" w:themeTint="F2"/>
          <w:sz w:val="22"/>
          <w:szCs w:val="22"/>
          <w:lang w:val="en-US" w:eastAsia="en-GB"/>
          <w:rPrChange w:id="1690" w:author="Attila Vizhanyo" w:date="2024-01-02T18:35:00Z">
            <w:rPr>
              <w:ins w:id="1691" w:author="Attila Vizhanyo" w:date="2024-01-02T15:54:00Z"/>
              <w:b w:val="0"/>
              <w:bCs/>
              <w:lang w:val="en-US"/>
            </w:rPr>
          </w:rPrChange>
        </w:rPr>
      </w:pPr>
      <w:bookmarkStart w:id="1692" w:name="_Toc155112905"/>
      <w:proofErr w:type="spellStart"/>
      <w:ins w:id="1693" w:author="Attila Vizhanyo" w:date="2024-01-02T15:54:00Z">
        <w:r w:rsidRPr="00C03B2B">
          <w:rPr>
            <w:rFonts w:ascii="Arial" w:eastAsiaTheme="minorHAnsi" w:hAnsi="Arial" w:cstheme="minorBidi"/>
            <w:b w:val="0"/>
            <w:color w:val="0D0D0D" w:themeColor="text1" w:themeTint="F2"/>
            <w:sz w:val="22"/>
            <w:szCs w:val="22"/>
            <w:lang w:val="en-US" w:eastAsia="en-GB"/>
            <w:rPrChange w:id="1694" w:author="Attila Vizhanyo" w:date="2024-01-02T18:35:00Z">
              <w:rPr>
                <w:b w:val="0"/>
                <w:bCs/>
                <w:lang w:val="en-US"/>
              </w:rPr>
            </w:rPrChange>
          </w:rPr>
          <w:t>print_board</w:t>
        </w:r>
        <w:proofErr w:type="spellEnd"/>
        <w:r w:rsidRPr="00C03B2B">
          <w:rPr>
            <w:rFonts w:ascii="Arial" w:eastAsiaTheme="minorHAnsi" w:hAnsi="Arial" w:cstheme="minorBidi"/>
            <w:b w:val="0"/>
            <w:color w:val="0D0D0D" w:themeColor="text1" w:themeTint="F2"/>
            <w:sz w:val="22"/>
            <w:szCs w:val="22"/>
            <w:lang w:val="en-US" w:eastAsia="en-GB"/>
            <w:rPrChange w:id="1695" w:author="Attila Vizhanyo" w:date="2024-01-02T18:35:00Z">
              <w:rPr>
                <w:b w:val="0"/>
                <w:bCs/>
                <w:lang w:val="en-US"/>
              </w:rPr>
            </w:rPrChange>
          </w:rPr>
          <w:t>:</w:t>
        </w:r>
      </w:ins>
      <w:ins w:id="1696" w:author="Attila Vizhanyo" w:date="2024-01-02T15:55:00Z">
        <w:r w:rsidRPr="00C03B2B">
          <w:rPr>
            <w:rFonts w:ascii="Arial" w:eastAsiaTheme="minorHAnsi" w:hAnsi="Arial" w:cstheme="minorBidi"/>
            <w:b w:val="0"/>
            <w:color w:val="0D0D0D" w:themeColor="text1" w:themeTint="F2"/>
            <w:sz w:val="22"/>
            <w:szCs w:val="22"/>
            <w:lang w:val="en-US" w:eastAsia="en-GB"/>
            <w:rPrChange w:id="1697" w:author="Attila Vizhanyo" w:date="2024-01-02T18:35:00Z">
              <w:rPr>
                <w:b w:val="0"/>
                <w:bCs/>
                <w:lang w:val="en-US"/>
              </w:rPr>
            </w:rPrChange>
          </w:rPr>
          <w:t xml:space="preserve"> Prints the current </w:t>
        </w:r>
      </w:ins>
      <w:ins w:id="1698" w:author="Attila Vizhanyo" w:date="2024-01-02T15:56:00Z">
        <w:r w:rsidRPr="00C03B2B">
          <w:rPr>
            <w:rFonts w:ascii="Arial" w:eastAsiaTheme="minorHAnsi" w:hAnsi="Arial" w:cstheme="minorBidi"/>
            <w:b w:val="0"/>
            <w:color w:val="0D0D0D" w:themeColor="text1" w:themeTint="F2"/>
            <w:sz w:val="22"/>
            <w:szCs w:val="22"/>
            <w:lang w:val="en-US" w:eastAsia="en-GB"/>
            <w:rPrChange w:id="1699" w:author="Attila Vizhanyo" w:date="2024-01-02T18:35:00Z">
              <w:rPr>
                <w:b w:val="0"/>
                <w:bCs/>
                <w:lang w:val="en-US"/>
              </w:rPr>
            </w:rPrChange>
          </w:rPr>
          <w:t>state of the board to the terminal.</w:t>
        </w:r>
      </w:ins>
      <w:bookmarkEnd w:id="1692"/>
    </w:p>
    <w:p w14:paraId="40C17665" w14:textId="283EC761" w:rsidR="009A2ACE" w:rsidRPr="00C03B2B" w:rsidRDefault="00724081" w:rsidP="009E1174">
      <w:pPr>
        <w:pStyle w:val="Heading2"/>
        <w:numPr>
          <w:ilvl w:val="0"/>
          <w:numId w:val="0"/>
        </w:numPr>
        <w:rPr>
          <w:b w:val="0"/>
          <w:bCs/>
          <w:lang w:val="en-US"/>
          <w:rPrChange w:id="1700" w:author="Attila Vizhanyo" w:date="2024-01-02T18:35:00Z">
            <w:rPr>
              <w:lang w:val="en-US"/>
            </w:rPr>
          </w:rPrChange>
        </w:rPr>
      </w:pPr>
      <w:bookmarkStart w:id="1701" w:name="_Toc155112906"/>
      <w:proofErr w:type="spellStart"/>
      <w:ins w:id="1702" w:author="Attila Vizhanyo" w:date="2024-01-02T15:54:00Z">
        <w:r w:rsidRPr="00C03B2B">
          <w:rPr>
            <w:rFonts w:ascii="Arial" w:eastAsiaTheme="minorHAnsi" w:hAnsi="Arial" w:cstheme="minorBidi"/>
            <w:b w:val="0"/>
            <w:color w:val="0D0D0D" w:themeColor="text1" w:themeTint="F2"/>
            <w:sz w:val="22"/>
            <w:szCs w:val="22"/>
            <w:lang w:val="en-US" w:eastAsia="en-GB"/>
            <w:rPrChange w:id="1703" w:author="Attila Vizhanyo" w:date="2024-01-02T18:35:00Z">
              <w:rPr>
                <w:b w:val="0"/>
                <w:bCs/>
                <w:lang w:val="en-US"/>
              </w:rPr>
            </w:rPrChange>
          </w:rPr>
          <w:t>get_position</w:t>
        </w:r>
      </w:ins>
      <w:proofErr w:type="spellEnd"/>
      <w:ins w:id="1704" w:author="Attila Vizhanyo" w:date="2024-01-02T15:55:00Z">
        <w:r w:rsidRPr="00C03B2B">
          <w:rPr>
            <w:rFonts w:ascii="Arial" w:eastAsiaTheme="minorHAnsi" w:hAnsi="Arial" w:cstheme="minorBidi"/>
            <w:b w:val="0"/>
            <w:color w:val="0D0D0D" w:themeColor="text1" w:themeTint="F2"/>
            <w:sz w:val="22"/>
            <w:szCs w:val="22"/>
            <w:lang w:val="en-US" w:eastAsia="en-GB"/>
            <w:rPrChange w:id="1705" w:author="Attila Vizhanyo" w:date="2024-01-02T18:35:00Z">
              <w:rPr>
                <w:b w:val="0"/>
                <w:bCs/>
                <w:lang w:val="en-US"/>
              </w:rPr>
            </w:rPrChange>
          </w:rPr>
          <w:t>: Stores position of each piece on the board.</w:t>
        </w:r>
      </w:ins>
      <w:bookmarkEnd w:id="1701"/>
      <w:r w:rsidR="009A2ACE" w:rsidRPr="00C03B2B">
        <w:rPr>
          <w:b w:val="0"/>
          <w:bCs/>
          <w:lang w:val="en-US"/>
          <w:rPrChange w:id="1706" w:author="Attila Vizhanyo" w:date="2024-01-02T18:35:00Z">
            <w:rPr>
              <w:lang w:val="en-US"/>
            </w:rPr>
          </w:rPrChange>
        </w:rPr>
        <w:br w:type="page"/>
      </w:r>
    </w:p>
    <w:p w14:paraId="58E7E7F1" w14:textId="2B6B0D30" w:rsidR="009A2ACE" w:rsidRPr="00C03B2B" w:rsidRDefault="00094606" w:rsidP="00EA589D">
      <w:pPr>
        <w:pStyle w:val="Heading1"/>
        <w:rPr>
          <w:lang w:val="en-US"/>
        </w:rPr>
      </w:pPr>
      <w:bookmarkStart w:id="1707" w:name="_Toc155112907"/>
      <w:r w:rsidRPr="00C03B2B">
        <w:rPr>
          <w:lang w:val="en-US"/>
        </w:rPr>
        <w:lastRenderedPageBreak/>
        <w:t>C</w:t>
      </w:r>
      <w:r w:rsidR="00F16D7D" w:rsidRPr="00C03B2B">
        <w:rPr>
          <w:lang w:val="en-US"/>
        </w:rPr>
        <w:t>olor Chess</w:t>
      </w:r>
      <w:bookmarkEnd w:id="1707"/>
    </w:p>
    <w:p w14:paraId="20C2829B" w14:textId="77777777" w:rsidR="0052139D" w:rsidRPr="00C03B2B" w:rsidRDefault="0052139D" w:rsidP="0052139D">
      <w:pPr>
        <w:pStyle w:val="Heading2"/>
        <w:rPr>
          <w:lang w:val="en-US"/>
        </w:rPr>
      </w:pPr>
      <w:bookmarkStart w:id="1708" w:name="_Toc155112908"/>
      <w:r w:rsidRPr="00C03B2B">
        <w:rPr>
          <w:lang w:val="en-US"/>
        </w:rPr>
        <w:t>Rules of Color Chess</w:t>
      </w:r>
      <w:bookmarkEnd w:id="1708"/>
    </w:p>
    <w:p w14:paraId="7C598A27" w14:textId="77777777" w:rsidR="0052139D" w:rsidRPr="00C03B2B" w:rsidRDefault="0052139D" w:rsidP="0052139D">
      <w:pPr>
        <w:rPr>
          <w:lang w:val="en-US"/>
        </w:rPr>
      </w:pPr>
      <w:r w:rsidRPr="00C03B2B">
        <w:rPr>
          <w:lang w:val="en-US"/>
        </w:rPr>
        <w:t>In Color Chess, players are assigned an individual color. When their chess pieces move to a square, that square is highlighted with the player's distinctive color. The goal of the game is to color in more squares with your own color than your opponent does with theirs. Only squares on which the pieces stand on or have been standing on are colored in. If a piece captures the opponent’s piece, it will overtake its color. Since each game of chess starts with the same position, the first two rows on each side will be colored in at the beginning. The game ends after 30 moves. The player who has colored in more squares during this period wins. Alternatively, victory can be attained by checkmating the opponent within these 30 moves.</w:t>
      </w:r>
    </w:p>
    <w:p w14:paraId="1C045363" w14:textId="77777777" w:rsidR="00F55F7F" w:rsidRPr="00C03B2B" w:rsidRDefault="0052139D" w:rsidP="00F55F7F">
      <w:pPr>
        <w:keepNext/>
        <w:rPr>
          <w:ins w:id="1709" w:author="Attila Vizhanyo" w:date="2024-01-02T17:58:00Z"/>
          <w:lang w:val="en-US"/>
          <w:rPrChange w:id="1710" w:author="Attila Vizhanyo" w:date="2024-01-02T18:35:00Z">
            <w:rPr>
              <w:ins w:id="1711" w:author="Attila Vizhanyo" w:date="2024-01-02T17:58:00Z"/>
            </w:rPr>
          </w:rPrChange>
        </w:rPr>
      </w:pPr>
      <w:r w:rsidRPr="00C03B2B">
        <w:rPr>
          <w:noProof/>
          <w:lang w:val="en-US"/>
        </w:rPr>
        <w:drawing>
          <wp:inline distT="0" distB="0" distL="0" distR="0" wp14:anchorId="454D838E" wp14:editId="49BCAAF0">
            <wp:extent cx="2590001" cy="2592000"/>
            <wp:effectExtent l="0" t="0" r="0" b="0"/>
            <wp:docPr id="214463154" name="Picture 1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3154" name="Picture 11" descr="A screenshot of a g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0001" cy="2592000"/>
                    </a:xfrm>
                    <a:prstGeom prst="rect">
                      <a:avLst/>
                    </a:prstGeom>
                  </pic:spPr>
                </pic:pic>
              </a:graphicData>
            </a:graphic>
          </wp:inline>
        </w:drawing>
      </w:r>
    </w:p>
    <w:p w14:paraId="208EC1F6" w14:textId="5EE6304F" w:rsidR="0052139D" w:rsidRPr="00C03B2B" w:rsidRDefault="00F55F7F" w:rsidP="00F55F7F">
      <w:pPr>
        <w:pStyle w:val="Caption"/>
        <w:rPr>
          <w:lang w:val="en-US"/>
          <w:rPrChange w:id="1712" w:author="Attila Vizhanyo" w:date="2024-01-02T18:35:00Z">
            <w:rPr/>
          </w:rPrChange>
        </w:rPr>
        <w:pPrChange w:id="1713" w:author="Attila Vizhanyo" w:date="2024-01-02T17:58:00Z">
          <w:pPr>
            <w:keepNext/>
          </w:pPr>
        </w:pPrChange>
      </w:pPr>
      <w:bookmarkStart w:id="1714" w:name="_Toc155112935"/>
      <w:ins w:id="1715" w:author="Attila Vizhanyo" w:date="2024-01-02T17:58:00Z">
        <w:r w:rsidRPr="00C03B2B">
          <w:rPr>
            <w:lang w:val="en-US"/>
            <w:rPrChange w:id="1716" w:author="Attila Vizhanyo" w:date="2024-01-02T18:35:00Z">
              <w:rPr/>
            </w:rPrChange>
          </w:rPr>
          <w:t xml:space="preserve">Figure </w:t>
        </w:r>
        <w:r w:rsidRPr="00C03B2B">
          <w:rPr>
            <w:lang w:val="en-US"/>
            <w:rPrChange w:id="1717" w:author="Attila Vizhanyo" w:date="2024-01-02T18:35:00Z">
              <w:rPr/>
            </w:rPrChange>
          </w:rPr>
          <w:fldChar w:fldCharType="begin"/>
        </w:r>
        <w:r w:rsidRPr="00C03B2B">
          <w:rPr>
            <w:lang w:val="en-US"/>
            <w:rPrChange w:id="1718" w:author="Attila Vizhanyo" w:date="2024-01-02T18:35:00Z">
              <w:rPr/>
            </w:rPrChange>
          </w:rPr>
          <w:instrText xml:space="preserve"> SEQ Figure \* ARABIC </w:instrText>
        </w:r>
      </w:ins>
      <w:r w:rsidRPr="00C03B2B">
        <w:rPr>
          <w:lang w:val="en-US"/>
          <w:rPrChange w:id="1719" w:author="Attila Vizhanyo" w:date="2024-01-02T18:35:00Z">
            <w:rPr/>
          </w:rPrChange>
        </w:rPr>
        <w:fldChar w:fldCharType="separate"/>
      </w:r>
      <w:ins w:id="1720" w:author="Attila Vizhanyo" w:date="2024-01-02T18:34:00Z">
        <w:r w:rsidR="00C03B2B" w:rsidRPr="00C03B2B">
          <w:rPr>
            <w:noProof/>
            <w:lang w:val="en-US"/>
          </w:rPr>
          <w:t>6</w:t>
        </w:r>
      </w:ins>
      <w:ins w:id="1721" w:author="Attila Vizhanyo" w:date="2024-01-02T17:58:00Z">
        <w:r w:rsidRPr="00C03B2B">
          <w:rPr>
            <w:lang w:val="en-US"/>
            <w:rPrChange w:id="1722" w:author="Attila Vizhanyo" w:date="2024-01-02T18:35:00Z">
              <w:rPr/>
            </w:rPrChange>
          </w:rPr>
          <w:fldChar w:fldCharType="end"/>
        </w:r>
        <w:r w:rsidRPr="00C03B2B">
          <w:rPr>
            <w:lang w:val="en-US"/>
            <w:rPrChange w:id="1723" w:author="Attila Vizhanyo" w:date="2024-01-02T18:35:00Z">
              <w:rPr/>
            </w:rPrChange>
          </w:rPr>
          <w:t xml:space="preserve"> Color Chess Starting Position</w:t>
        </w:r>
      </w:ins>
      <w:bookmarkEnd w:id="1714"/>
    </w:p>
    <w:p w14:paraId="6D1C63BF" w14:textId="79758E9D" w:rsidR="0052139D" w:rsidRPr="00C03B2B" w:rsidDel="00F55F7F" w:rsidRDefault="0052139D" w:rsidP="0052139D">
      <w:pPr>
        <w:pStyle w:val="Caption"/>
        <w:rPr>
          <w:del w:id="1724" w:author="Attila Vizhanyo" w:date="2024-01-02T17:58:00Z"/>
          <w:lang w:val="en-US"/>
        </w:rPr>
      </w:pPr>
      <w:del w:id="1725" w:author="Attila Vizhanyo" w:date="2024-01-02T17:58:00Z">
        <w:r w:rsidRPr="00C03B2B" w:rsidDel="00F55F7F">
          <w:rPr>
            <w:lang w:val="en-US"/>
          </w:rPr>
          <w:delText xml:space="preserve">Figure </w:delText>
        </w:r>
        <w:r w:rsidRPr="00C03B2B" w:rsidDel="00F55F7F">
          <w:rPr>
            <w:lang w:val="en-US"/>
            <w:rPrChange w:id="1726" w:author="Attila Vizhanyo" w:date="2024-01-02T18:35:00Z">
              <w:rPr/>
            </w:rPrChange>
          </w:rPr>
          <w:fldChar w:fldCharType="begin"/>
        </w:r>
        <w:r w:rsidRPr="00C03B2B" w:rsidDel="00F55F7F">
          <w:rPr>
            <w:lang w:val="en-US"/>
          </w:rPr>
          <w:delInstrText xml:space="preserve"> SEQ Figure \* ARABIC </w:delInstrText>
        </w:r>
        <w:r w:rsidRPr="00C03B2B" w:rsidDel="00F55F7F">
          <w:rPr>
            <w:lang w:val="en-US"/>
            <w:rPrChange w:id="1727" w:author="Attila Vizhanyo" w:date="2024-01-02T18:35:00Z">
              <w:rPr/>
            </w:rPrChange>
          </w:rPr>
          <w:fldChar w:fldCharType="separate"/>
        </w:r>
        <w:r w:rsidR="00684233" w:rsidRPr="00C03B2B" w:rsidDel="00F55F7F">
          <w:rPr>
            <w:noProof/>
            <w:lang w:val="en-US"/>
          </w:rPr>
          <w:delText>6</w:delText>
        </w:r>
        <w:r w:rsidRPr="00C03B2B" w:rsidDel="00F55F7F">
          <w:rPr>
            <w:lang w:val="en-US"/>
            <w:rPrChange w:id="1728" w:author="Attila Vizhanyo" w:date="2024-01-02T18:35:00Z">
              <w:rPr/>
            </w:rPrChange>
          </w:rPr>
          <w:fldChar w:fldCharType="end"/>
        </w:r>
        <w:r w:rsidRPr="00C03B2B" w:rsidDel="00F55F7F">
          <w:rPr>
            <w:lang w:val="en-US"/>
          </w:rPr>
          <w:delText xml:space="preserve"> </w:delText>
        </w:r>
        <w:r w:rsidR="00132FA5" w:rsidRPr="00C03B2B" w:rsidDel="00F55F7F">
          <w:rPr>
            <w:lang w:val="en-US"/>
          </w:rPr>
          <w:delText>Color Chess Starting Position</w:delText>
        </w:r>
      </w:del>
    </w:p>
    <w:p w14:paraId="4FBB2809" w14:textId="77777777" w:rsidR="0052139D" w:rsidRPr="00C03B2B" w:rsidRDefault="0052139D" w:rsidP="0052139D">
      <w:pPr>
        <w:keepNext/>
        <w:rPr>
          <w:lang w:val="en-US"/>
        </w:rPr>
      </w:pPr>
    </w:p>
    <w:p w14:paraId="6428D75F" w14:textId="77777777" w:rsidR="00C03B2B" w:rsidRPr="00C03B2B" w:rsidRDefault="0052139D" w:rsidP="00C03B2B">
      <w:pPr>
        <w:keepNext/>
        <w:rPr>
          <w:ins w:id="1729" w:author="Attila Vizhanyo" w:date="2024-01-02T18:33:00Z"/>
          <w:lang w:val="en-US"/>
          <w:rPrChange w:id="1730" w:author="Attila Vizhanyo" w:date="2024-01-02T18:35:00Z">
            <w:rPr>
              <w:ins w:id="1731" w:author="Attila Vizhanyo" w:date="2024-01-02T18:33:00Z"/>
            </w:rPr>
          </w:rPrChange>
        </w:rPr>
      </w:pPr>
      <w:r w:rsidRPr="00C03B2B">
        <w:rPr>
          <w:noProof/>
          <w:lang w:val="en-US"/>
        </w:rPr>
        <w:drawing>
          <wp:inline distT="0" distB="0" distL="0" distR="0" wp14:anchorId="2F8D136E" wp14:editId="080FE082">
            <wp:extent cx="2592000" cy="2592000"/>
            <wp:effectExtent l="0" t="0" r="0" b="0"/>
            <wp:docPr id="1995529204" name="Picture 199552920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29204" name="Picture 10" descr="A screenshot of a gam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68DEA003" w14:textId="26063CE6" w:rsidR="00F55F7F" w:rsidRPr="00C03B2B" w:rsidRDefault="00C03B2B" w:rsidP="00C03B2B">
      <w:pPr>
        <w:pStyle w:val="Caption"/>
        <w:rPr>
          <w:ins w:id="1732" w:author="Attila Vizhanyo" w:date="2024-01-02T17:59:00Z"/>
          <w:lang w:val="en-US"/>
          <w:rPrChange w:id="1733" w:author="Attila Vizhanyo" w:date="2024-01-02T18:35:00Z">
            <w:rPr>
              <w:ins w:id="1734" w:author="Attila Vizhanyo" w:date="2024-01-02T17:59:00Z"/>
            </w:rPr>
          </w:rPrChange>
        </w:rPr>
        <w:pPrChange w:id="1735" w:author="Attila Vizhanyo" w:date="2024-01-02T18:33:00Z">
          <w:pPr>
            <w:keepNext/>
          </w:pPr>
        </w:pPrChange>
      </w:pPr>
      <w:bookmarkStart w:id="1736" w:name="_Toc155112936"/>
      <w:ins w:id="1737" w:author="Attila Vizhanyo" w:date="2024-01-02T18:33:00Z">
        <w:r w:rsidRPr="00C03B2B">
          <w:rPr>
            <w:lang w:val="en-US"/>
            <w:rPrChange w:id="1738" w:author="Attila Vizhanyo" w:date="2024-01-02T18:35:00Z">
              <w:rPr/>
            </w:rPrChange>
          </w:rPr>
          <w:t xml:space="preserve">Figure </w:t>
        </w:r>
        <w:r w:rsidRPr="00C03B2B">
          <w:rPr>
            <w:lang w:val="en-US"/>
            <w:rPrChange w:id="1739" w:author="Attila Vizhanyo" w:date="2024-01-02T18:35:00Z">
              <w:rPr/>
            </w:rPrChange>
          </w:rPr>
          <w:fldChar w:fldCharType="begin"/>
        </w:r>
        <w:r w:rsidRPr="00C03B2B">
          <w:rPr>
            <w:lang w:val="en-US"/>
            <w:rPrChange w:id="1740" w:author="Attila Vizhanyo" w:date="2024-01-02T18:35:00Z">
              <w:rPr/>
            </w:rPrChange>
          </w:rPr>
          <w:instrText xml:space="preserve"> SEQ Figure \* ARABIC </w:instrText>
        </w:r>
      </w:ins>
      <w:r w:rsidRPr="00C03B2B">
        <w:rPr>
          <w:lang w:val="en-US"/>
          <w:rPrChange w:id="1741" w:author="Attila Vizhanyo" w:date="2024-01-02T18:35:00Z">
            <w:rPr/>
          </w:rPrChange>
        </w:rPr>
        <w:fldChar w:fldCharType="separate"/>
      </w:r>
      <w:ins w:id="1742" w:author="Attila Vizhanyo" w:date="2024-01-02T18:34:00Z">
        <w:r w:rsidRPr="00C03B2B">
          <w:rPr>
            <w:noProof/>
            <w:lang w:val="en-US"/>
            <w:rPrChange w:id="1743" w:author="Attila Vizhanyo" w:date="2024-01-02T18:35:00Z">
              <w:rPr>
                <w:noProof/>
              </w:rPr>
            </w:rPrChange>
          </w:rPr>
          <w:t>7</w:t>
        </w:r>
      </w:ins>
      <w:ins w:id="1744" w:author="Attila Vizhanyo" w:date="2024-01-02T18:33:00Z">
        <w:r w:rsidRPr="00C03B2B">
          <w:rPr>
            <w:lang w:val="en-US"/>
            <w:rPrChange w:id="1745" w:author="Attila Vizhanyo" w:date="2024-01-02T18:35:00Z">
              <w:rPr/>
            </w:rPrChange>
          </w:rPr>
          <w:fldChar w:fldCharType="end"/>
        </w:r>
        <w:r w:rsidRPr="00C03B2B">
          <w:rPr>
            <w:lang w:val="en-US"/>
            <w:rPrChange w:id="1746" w:author="Attila Vizhanyo" w:date="2024-01-02T18:35:00Z">
              <w:rPr/>
            </w:rPrChange>
          </w:rPr>
          <w:t xml:space="preserve"> Color Chess Piece Capture Example Prior</w:t>
        </w:r>
      </w:ins>
      <w:bookmarkEnd w:id="1736"/>
    </w:p>
    <w:p w14:paraId="01A1E023" w14:textId="786D3466" w:rsidR="00132FA5" w:rsidRPr="00C03B2B" w:rsidDel="00F55F7F" w:rsidRDefault="00132FA5" w:rsidP="00F55F7F">
      <w:pPr>
        <w:pStyle w:val="Caption"/>
        <w:rPr>
          <w:del w:id="1747" w:author="Attila Vizhanyo" w:date="2024-01-02T17:57:00Z"/>
          <w:lang w:val="en-US"/>
          <w:rPrChange w:id="1748" w:author="Attila Vizhanyo" w:date="2024-01-02T18:35:00Z">
            <w:rPr>
              <w:del w:id="1749" w:author="Attila Vizhanyo" w:date="2024-01-02T17:57:00Z"/>
            </w:rPr>
          </w:rPrChange>
        </w:rPr>
        <w:pPrChange w:id="1750" w:author="Attila Vizhanyo" w:date="2024-01-02T17:59:00Z">
          <w:pPr>
            <w:keepNext/>
          </w:pPr>
        </w:pPrChange>
      </w:pPr>
    </w:p>
    <w:p w14:paraId="009D59DD" w14:textId="4EB52E2C" w:rsidR="0052139D" w:rsidRPr="00C03B2B" w:rsidRDefault="0052139D" w:rsidP="00F55F7F">
      <w:pPr>
        <w:keepNext/>
        <w:rPr>
          <w:lang w:val="en-US"/>
        </w:rPr>
        <w:pPrChange w:id="1751" w:author="Attila Vizhanyo" w:date="2024-01-02T17:57:00Z">
          <w:pPr>
            <w:pStyle w:val="Caption"/>
          </w:pPr>
        </w:pPrChange>
      </w:pPr>
      <w:del w:id="1752" w:author="Attila Vizhanyo" w:date="2024-01-02T17:57:00Z">
        <w:r w:rsidRPr="00C03B2B" w:rsidDel="00F55F7F">
          <w:rPr>
            <w:lang w:val="en-US"/>
          </w:rPr>
          <w:delText xml:space="preserve">Figure </w:delText>
        </w:r>
        <w:r w:rsidR="00132FA5" w:rsidRPr="00C03B2B" w:rsidDel="00F55F7F">
          <w:rPr>
            <w:lang w:val="en-US"/>
          </w:rPr>
          <w:delText>5</w:delText>
        </w:r>
        <w:r w:rsidRPr="00C03B2B" w:rsidDel="00F55F7F">
          <w:rPr>
            <w:lang w:val="en-US"/>
          </w:rPr>
          <w:delText xml:space="preserve"> </w:delText>
        </w:r>
        <w:r w:rsidR="00132FA5" w:rsidRPr="00C03B2B" w:rsidDel="00F55F7F">
          <w:rPr>
            <w:lang w:val="en-US"/>
          </w:rPr>
          <w:delText xml:space="preserve">Color Chess </w:delText>
        </w:r>
        <w:r w:rsidRPr="00C03B2B" w:rsidDel="00F55F7F">
          <w:rPr>
            <w:lang w:val="en-US"/>
          </w:rPr>
          <w:delText>Piece Capture Example Prior</w:delText>
        </w:r>
      </w:del>
    </w:p>
    <w:p w14:paraId="68D9C334" w14:textId="77777777" w:rsidR="00132FA5" w:rsidRPr="00C03B2B" w:rsidRDefault="0052139D" w:rsidP="00132FA5">
      <w:pPr>
        <w:keepNext/>
        <w:rPr>
          <w:lang w:val="en-US"/>
          <w:rPrChange w:id="1753" w:author="Attila Vizhanyo" w:date="2024-01-02T18:35:00Z">
            <w:rPr/>
          </w:rPrChange>
        </w:rPr>
      </w:pPr>
      <w:r w:rsidRPr="00C03B2B">
        <w:rPr>
          <w:noProof/>
          <w:lang w:val="en-US"/>
        </w:rPr>
        <w:drawing>
          <wp:inline distT="0" distB="0" distL="0" distR="0" wp14:anchorId="47BEA071" wp14:editId="771DDB40">
            <wp:extent cx="2592000" cy="2592000"/>
            <wp:effectExtent l="0" t="0" r="0" b="0"/>
            <wp:docPr id="855013151" name="Picture 9"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13151" name="Picture 9" descr="A screenshot of a gam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21882FB2" w14:textId="0358D925" w:rsidR="0052139D" w:rsidRPr="00C03B2B" w:rsidRDefault="00132FA5" w:rsidP="00132FA5">
      <w:pPr>
        <w:pStyle w:val="Caption"/>
        <w:rPr>
          <w:lang w:val="en-US"/>
        </w:rPr>
      </w:pPr>
      <w:bookmarkStart w:id="1754" w:name="_Toc155112937"/>
      <w:r w:rsidRPr="00C03B2B">
        <w:rPr>
          <w:lang w:val="en-US"/>
        </w:rPr>
        <w:t xml:space="preserve">Figure </w:t>
      </w:r>
      <w:r w:rsidRPr="00C03B2B">
        <w:rPr>
          <w:lang w:val="en-US"/>
          <w:rPrChange w:id="1755" w:author="Attila Vizhanyo" w:date="2024-01-02T18:35:00Z">
            <w:rPr/>
          </w:rPrChange>
        </w:rPr>
        <w:fldChar w:fldCharType="begin"/>
      </w:r>
      <w:r w:rsidRPr="00C03B2B">
        <w:rPr>
          <w:lang w:val="en-US"/>
        </w:rPr>
        <w:instrText xml:space="preserve"> SEQ Figure \* ARABIC </w:instrText>
      </w:r>
      <w:r w:rsidRPr="00C03B2B">
        <w:rPr>
          <w:lang w:val="en-US"/>
          <w:rPrChange w:id="1756" w:author="Attila Vizhanyo" w:date="2024-01-02T18:35:00Z">
            <w:rPr/>
          </w:rPrChange>
        </w:rPr>
        <w:fldChar w:fldCharType="separate"/>
      </w:r>
      <w:ins w:id="1757" w:author="Attila Vizhanyo" w:date="2024-01-02T18:34:00Z">
        <w:r w:rsidR="00C03B2B" w:rsidRPr="00C03B2B">
          <w:rPr>
            <w:noProof/>
            <w:lang w:val="en-US"/>
          </w:rPr>
          <w:t>8</w:t>
        </w:r>
      </w:ins>
      <w:del w:id="1758" w:author="Attila Vizhanyo" w:date="2024-01-02T18:34:00Z">
        <w:r w:rsidR="00C03B2B" w:rsidRPr="00C03B2B" w:rsidDel="00C03B2B">
          <w:rPr>
            <w:noProof/>
            <w:lang w:val="en-US"/>
          </w:rPr>
          <w:delText>7</w:delText>
        </w:r>
      </w:del>
      <w:r w:rsidRPr="00C03B2B">
        <w:rPr>
          <w:lang w:val="en-US"/>
          <w:rPrChange w:id="1759" w:author="Attila Vizhanyo" w:date="2024-01-02T18:35:00Z">
            <w:rPr/>
          </w:rPrChange>
        </w:rPr>
        <w:fldChar w:fldCharType="end"/>
      </w:r>
      <w:r w:rsidRPr="00C03B2B">
        <w:rPr>
          <w:lang w:val="en-US"/>
        </w:rPr>
        <w:t xml:space="preserve"> Color Chess Piece Capture Example After</w:t>
      </w:r>
      <w:bookmarkEnd w:id="1754"/>
      <w:r w:rsidR="0052139D" w:rsidRPr="00C03B2B">
        <w:rPr>
          <w:lang w:val="en-US"/>
        </w:rPr>
        <w:t xml:space="preserve">           </w:t>
      </w:r>
    </w:p>
    <w:p w14:paraId="009A94DD" w14:textId="77777777" w:rsidR="0052139D" w:rsidRPr="00C03B2B" w:rsidRDefault="0052139D" w:rsidP="0052139D">
      <w:pPr>
        <w:rPr>
          <w:lang w:val="en-US"/>
        </w:rPr>
      </w:pPr>
    </w:p>
    <w:p w14:paraId="43D499A4" w14:textId="77777777" w:rsidR="0052139D" w:rsidRPr="00C03B2B" w:rsidRDefault="0052139D" w:rsidP="0052139D">
      <w:pPr>
        <w:rPr>
          <w:lang w:val="en-US"/>
        </w:rPr>
      </w:pPr>
    </w:p>
    <w:p w14:paraId="2B8A4513" w14:textId="77777777" w:rsidR="00D519D8" w:rsidRPr="00C03B2B" w:rsidRDefault="0052139D" w:rsidP="0052139D">
      <w:pPr>
        <w:pStyle w:val="Heading2"/>
        <w:rPr>
          <w:ins w:id="1760" w:author="Attila Vizhanyo" w:date="2024-01-02T16:18:00Z"/>
          <w:lang w:val="en-US"/>
        </w:rPr>
      </w:pPr>
      <w:bookmarkStart w:id="1761" w:name="_Toc155112909"/>
      <w:r w:rsidRPr="00C03B2B">
        <w:rPr>
          <w:lang w:val="en-US"/>
        </w:rPr>
        <w:t>Implementation of Color Chess</w:t>
      </w:r>
      <w:bookmarkEnd w:id="1761"/>
    </w:p>
    <w:p w14:paraId="01E2D48E" w14:textId="7C4D085A" w:rsidR="009A2ACE" w:rsidRPr="00C03B2B" w:rsidRDefault="009A2ACE" w:rsidP="00D519D8">
      <w:pPr>
        <w:rPr>
          <w:lang w:val="en-US"/>
        </w:rPr>
        <w:pPrChange w:id="1762" w:author="Attila Vizhanyo" w:date="2024-01-02T16:18:00Z">
          <w:pPr>
            <w:pStyle w:val="Heading2"/>
          </w:pPr>
        </w:pPrChange>
      </w:pPr>
      <w:r w:rsidRPr="00C03B2B">
        <w:rPr>
          <w:lang w:val="en-US"/>
        </w:rPr>
        <w:br w:type="page"/>
      </w:r>
    </w:p>
    <w:p w14:paraId="760106C7" w14:textId="6A2CE0E1" w:rsidR="009A2ACE" w:rsidRPr="00C03B2B" w:rsidRDefault="00094606" w:rsidP="00EA589D">
      <w:pPr>
        <w:pStyle w:val="Heading1"/>
        <w:rPr>
          <w:lang w:val="en-US"/>
        </w:rPr>
      </w:pPr>
      <w:bookmarkStart w:id="1763" w:name="_Toc155112910"/>
      <w:r w:rsidRPr="00C03B2B">
        <w:rPr>
          <w:lang w:val="en-US"/>
        </w:rPr>
        <w:lastRenderedPageBreak/>
        <w:t>Cha</w:t>
      </w:r>
      <w:r w:rsidR="00F16D7D" w:rsidRPr="00C03B2B">
        <w:rPr>
          <w:lang w:val="en-US"/>
        </w:rPr>
        <w:t>otic Chess</w:t>
      </w:r>
      <w:bookmarkEnd w:id="1763"/>
    </w:p>
    <w:p w14:paraId="206DED2B" w14:textId="7B81237E" w:rsidR="009A2ACE" w:rsidRPr="00C03B2B" w:rsidRDefault="00F16D7D" w:rsidP="00EA589D">
      <w:pPr>
        <w:pStyle w:val="Heading2"/>
        <w:rPr>
          <w:lang w:val="en-US"/>
        </w:rPr>
      </w:pPr>
      <w:bookmarkStart w:id="1764" w:name="_Toc155112911"/>
      <w:r w:rsidRPr="00C03B2B">
        <w:rPr>
          <w:lang w:val="en-US"/>
        </w:rPr>
        <w:t>Rules of Chaotic Chess</w:t>
      </w:r>
      <w:bookmarkEnd w:id="1764"/>
    </w:p>
    <w:p w14:paraId="66482E49" w14:textId="77777777" w:rsidR="00132FA5" w:rsidRPr="00C03B2B" w:rsidRDefault="00132FA5" w:rsidP="00132FA5">
      <w:pPr>
        <w:tabs>
          <w:tab w:val="left" w:pos="6255"/>
        </w:tabs>
        <w:rPr>
          <w:lang w:val="en-US"/>
        </w:rPr>
      </w:pPr>
      <w:r w:rsidRPr="00C03B2B">
        <w:rPr>
          <w:lang w:val="en-US"/>
        </w:rPr>
        <w:t>Chaotic Chess introduces four items that the chess pieces can pick up, granting them special abilities. To make the game balanced, the items are equally distributed on empty fields on the white side (rows one to four) and on the black side (rows five to eight). A piece can pick up an item by stepping on its according square. The items change their positions every four moves successively. The game comes to an end if either king is in checkmate.</w:t>
      </w:r>
    </w:p>
    <w:p w14:paraId="7A249230" w14:textId="77777777" w:rsidR="00132FA5" w:rsidRPr="00C03B2B" w:rsidRDefault="00132FA5" w:rsidP="00132FA5">
      <w:pPr>
        <w:tabs>
          <w:tab w:val="left" w:pos="6255"/>
        </w:tabs>
        <w:rPr>
          <w:lang w:val="en-US"/>
        </w:rPr>
      </w:pPr>
      <w:r w:rsidRPr="00C03B2B">
        <w:rPr>
          <w:lang w:val="en-US"/>
        </w:rPr>
        <w:t>The four items consist of a bomb, shield, coin and barrier.</w:t>
      </w:r>
    </w:p>
    <w:p w14:paraId="680C1DAE" w14:textId="77777777" w:rsidR="00132FA5" w:rsidRPr="00C03B2B" w:rsidRDefault="00132FA5" w:rsidP="00132FA5">
      <w:pPr>
        <w:keepNext/>
        <w:rPr>
          <w:lang w:val="en-US"/>
          <w:rPrChange w:id="1765" w:author="Attila Vizhanyo" w:date="2024-01-02T18:35:00Z">
            <w:rPr/>
          </w:rPrChange>
        </w:rPr>
      </w:pPr>
      <w:r w:rsidRPr="00C03B2B">
        <w:rPr>
          <w:noProof/>
          <w:lang w:val="en-US"/>
        </w:rPr>
        <w:drawing>
          <wp:inline distT="0" distB="0" distL="0" distR="0" wp14:anchorId="15517435" wp14:editId="70E3D3BE">
            <wp:extent cx="3363666" cy="2592000"/>
            <wp:effectExtent l="0" t="0" r="0" b="0"/>
            <wp:docPr id="2141234435" name="Picture 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34435" name="Picture 7" descr="A screenshot of a gam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63666" cy="2592000"/>
                    </a:xfrm>
                    <a:prstGeom prst="rect">
                      <a:avLst/>
                    </a:prstGeom>
                  </pic:spPr>
                </pic:pic>
              </a:graphicData>
            </a:graphic>
          </wp:inline>
        </w:drawing>
      </w:r>
    </w:p>
    <w:p w14:paraId="283BAA4C" w14:textId="3E19F093" w:rsidR="00132FA5" w:rsidRPr="00C03B2B" w:rsidRDefault="00132FA5" w:rsidP="00132FA5">
      <w:pPr>
        <w:pStyle w:val="Caption"/>
        <w:rPr>
          <w:lang w:val="en-US"/>
        </w:rPr>
      </w:pPr>
      <w:bookmarkStart w:id="1766" w:name="_Toc155112938"/>
      <w:r w:rsidRPr="00C03B2B">
        <w:rPr>
          <w:lang w:val="en-US"/>
          <w:rPrChange w:id="1767" w:author="Attila Vizhanyo" w:date="2024-01-02T18:35:00Z">
            <w:rPr/>
          </w:rPrChange>
        </w:rPr>
        <w:t xml:space="preserve">Figure </w:t>
      </w:r>
      <w:r w:rsidRPr="00C03B2B">
        <w:rPr>
          <w:lang w:val="en-US"/>
          <w:rPrChange w:id="1768" w:author="Attila Vizhanyo" w:date="2024-01-02T18:35:00Z">
            <w:rPr/>
          </w:rPrChange>
        </w:rPr>
        <w:fldChar w:fldCharType="begin"/>
      </w:r>
      <w:r w:rsidRPr="00C03B2B">
        <w:rPr>
          <w:lang w:val="en-US"/>
          <w:rPrChange w:id="1769" w:author="Attila Vizhanyo" w:date="2024-01-02T18:35:00Z">
            <w:rPr/>
          </w:rPrChange>
        </w:rPr>
        <w:instrText xml:space="preserve"> SEQ Figure \* ARABIC </w:instrText>
      </w:r>
      <w:r w:rsidRPr="00C03B2B">
        <w:rPr>
          <w:lang w:val="en-US"/>
          <w:rPrChange w:id="1770" w:author="Attila Vizhanyo" w:date="2024-01-02T18:35:00Z">
            <w:rPr/>
          </w:rPrChange>
        </w:rPr>
        <w:fldChar w:fldCharType="separate"/>
      </w:r>
      <w:ins w:id="1771" w:author="Attila Vizhanyo" w:date="2024-01-02T18:34:00Z">
        <w:r w:rsidR="00C03B2B" w:rsidRPr="00C03B2B">
          <w:rPr>
            <w:noProof/>
            <w:lang w:val="en-US"/>
            <w:rPrChange w:id="1772" w:author="Attila Vizhanyo" w:date="2024-01-02T18:35:00Z">
              <w:rPr>
                <w:noProof/>
              </w:rPr>
            </w:rPrChange>
          </w:rPr>
          <w:t>9</w:t>
        </w:r>
      </w:ins>
      <w:del w:id="1773" w:author="Attila Vizhanyo" w:date="2024-01-02T18:34:00Z">
        <w:r w:rsidR="00C03B2B" w:rsidRPr="00C03B2B" w:rsidDel="00C03B2B">
          <w:rPr>
            <w:noProof/>
            <w:lang w:val="en-US"/>
            <w:rPrChange w:id="1774" w:author="Attila Vizhanyo" w:date="2024-01-02T18:35:00Z">
              <w:rPr>
                <w:noProof/>
              </w:rPr>
            </w:rPrChange>
          </w:rPr>
          <w:delText>8</w:delText>
        </w:r>
      </w:del>
      <w:r w:rsidRPr="00C03B2B">
        <w:rPr>
          <w:lang w:val="en-US"/>
          <w:rPrChange w:id="1775" w:author="Attila Vizhanyo" w:date="2024-01-02T18:35:00Z">
            <w:rPr/>
          </w:rPrChange>
        </w:rPr>
        <w:fldChar w:fldCharType="end"/>
      </w:r>
      <w:r w:rsidRPr="00C03B2B">
        <w:rPr>
          <w:lang w:val="en-US"/>
          <w:rPrChange w:id="1776" w:author="Attila Vizhanyo" w:date="2024-01-02T18:35:00Z">
            <w:rPr/>
          </w:rPrChange>
        </w:rPr>
        <w:t xml:space="preserve"> Chaotic Chess Random Position Example</w:t>
      </w:r>
      <w:bookmarkEnd w:id="1766"/>
    </w:p>
    <w:p w14:paraId="74166871" w14:textId="5F34247C" w:rsidR="00F16D7D" w:rsidRPr="00C03B2B" w:rsidRDefault="00F16D7D" w:rsidP="00F16D7D">
      <w:pPr>
        <w:pStyle w:val="Heading3"/>
        <w:rPr>
          <w:lang w:val="en-US"/>
        </w:rPr>
      </w:pPr>
      <w:bookmarkStart w:id="1777" w:name="_Toc155112912"/>
      <w:r w:rsidRPr="00C03B2B">
        <w:rPr>
          <w:lang w:val="en-US"/>
        </w:rPr>
        <w:t>Barrier</w:t>
      </w:r>
      <w:bookmarkEnd w:id="1777"/>
    </w:p>
    <w:p w14:paraId="6F8CEBCD" w14:textId="77777777" w:rsidR="00132FA5" w:rsidRPr="00C03B2B" w:rsidRDefault="00132FA5" w:rsidP="00132FA5">
      <w:pPr>
        <w:tabs>
          <w:tab w:val="left" w:pos="6255"/>
        </w:tabs>
        <w:rPr>
          <w:lang w:val="en-US"/>
        </w:rPr>
      </w:pPr>
      <w:r w:rsidRPr="00C03B2B">
        <w:rPr>
          <w:lang w:val="en-US"/>
        </w:rPr>
        <w:t xml:space="preserve">The square that the barrier is placed on, prevents pieces to step onto that field. Only the field that the barrier is placed on is affected, pieces can jump over the barrier. </w:t>
      </w:r>
    </w:p>
    <w:p w14:paraId="75B2A412" w14:textId="77777777" w:rsidR="00132FA5" w:rsidRPr="00C03B2B" w:rsidRDefault="00132FA5" w:rsidP="00132FA5">
      <w:pPr>
        <w:keepNext/>
        <w:tabs>
          <w:tab w:val="left" w:pos="6255"/>
        </w:tabs>
        <w:rPr>
          <w:lang w:val="en-US"/>
          <w:rPrChange w:id="1778" w:author="Attila Vizhanyo" w:date="2024-01-02T18:35:00Z">
            <w:rPr/>
          </w:rPrChange>
        </w:rPr>
      </w:pPr>
      <w:r w:rsidRPr="00C03B2B">
        <w:rPr>
          <w:noProof/>
          <w:lang w:val="en-US"/>
        </w:rPr>
        <w:drawing>
          <wp:inline distT="0" distB="0" distL="0" distR="0" wp14:anchorId="6B755AF2" wp14:editId="102EE749">
            <wp:extent cx="2592000" cy="2592000"/>
            <wp:effectExtent l="0" t="0" r="0" b="0"/>
            <wp:docPr id="2052906347" name="Picture 4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06347" name="Picture 45" descr="A screenshot of a gam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248EFAD3" w14:textId="000F01DC" w:rsidR="00132FA5" w:rsidRPr="00C03B2B" w:rsidRDefault="00132FA5" w:rsidP="00132FA5">
      <w:pPr>
        <w:pStyle w:val="Caption"/>
        <w:rPr>
          <w:lang w:val="en-US"/>
          <w:rPrChange w:id="1779" w:author="Attila Vizhanyo" w:date="2024-01-02T18:35:00Z">
            <w:rPr/>
          </w:rPrChange>
        </w:rPr>
      </w:pPr>
      <w:bookmarkStart w:id="1780" w:name="_Toc155112939"/>
      <w:r w:rsidRPr="00C03B2B">
        <w:rPr>
          <w:lang w:val="en-US"/>
          <w:rPrChange w:id="1781" w:author="Attila Vizhanyo" w:date="2024-01-02T18:35:00Z">
            <w:rPr/>
          </w:rPrChange>
        </w:rPr>
        <w:t xml:space="preserve">Figure </w:t>
      </w:r>
      <w:r w:rsidRPr="00C03B2B">
        <w:rPr>
          <w:lang w:val="en-US"/>
          <w:rPrChange w:id="1782" w:author="Attila Vizhanyo" w:date="2024-01-02T18:35:00Z">
            <w:rPr/>
          </w:rPrChange>
        </w:rPr>
        <w:fldChar w:fldCharType="begin"/>
      </w:r>
      <w:r w:rsidRPr="00C03B2B">
        <w:rPr>
          <w:lang w:val="en-US"/>
          <w:rPrChange w:id="1783" w:author="Attila Vizhanyo" w:date="2024-01-02T18:35:00Z">
            <w:rPr/>
          </w:rPrChange>
        </w:rPr>
        <w:instrText xml:space="preserve"> SEQ Figure \* ARABIC </w:instrText>
      </w:r>
      <w:r w:rsidRPr="00C03B2B">
        <w:rPr>
          <w:lang w:val="en-US"/>
          <w:rPrChange w:id="1784" w:author="Attila Vizhanyo" w:date="2024-01-02T18:35:00Z">
            <w:rPr/>
          </w:rPrChange>
        </w:rPr>
        <w:fldChar w:fldCharType="separate"/>
      </w:r>
      <w:ins w:id="1785" w:author="Attila Vizhanyo" w:date="2024-01-02T18:34:00Z">
        <w:r w:rsidR="00C03B2B" w:rsidRPr="00C03B2B">
          <w:rPr>
            <w:noProof/>
            <w:lang w:val="en-US"/>
            <w:rPrChange w:id="1786" w:author="Attila Vizhanyo" w:date="2024-01-02T18:35:00Z">
              <w:rPr>
                <w:noProof/>
              </w:rPr>
            </w:rPrChange>
          </w:rPr>
          <w:t>10</w:t>
        </w:r>
      </w:ins>
      <w:del w:id="1787" w:author="Attila Vizhanyo" w:date="2024-01-02T18:34:00Z">
        <w:r w:rsidR="00C03B2B" w:rsidRPr="00C03B2B" w:rsidDel="00C03B2B">
          <w:rPr>
            <w:noProof/>
            <w:lang w:val="en-US"/>
            <w:rPrChange w:id="1788" w:author="Attila Vizhanyo" w:date="2024-01-02T18:35:00Z">
              <w:rPr>
                <w:noProof/>
              </w:rPr>
            </w:rPrChange>
          </w:rPr>
          <w:delText>9</w:delText>
        </w:r>
      </w:del>
      <w:r w:rsidRPr="00C03B2B">
        <w:rPr>
          <w:lang w:val="en-US"/>
          <w:rPrChange w:id="1789" w:author="Attila Vizhanyo" w:date="2024-01-02T18:35:00Z">
            <w:rPr/>
          </w:rPrChange>
        </w:rPr>
        <w:fldChar w:fldCharType="end"/>
      </w:r>
      <w:r w:rsidRPr="00C03B2B">
        <w:rPr>
          <w:lang w:val="en-US"/>
          <w:rPrChange w:id="1790" w:author="Attila Vizhanyo" w:date="2024-01-02T18:35:00Z">
            <w:rPr/>
          </w:rPrChange>
        </w:rPr>
        <w:t xml:space="preserve"> Chaotic Chess Barrier Usage Example Prior</w:t>
      </w:r>
      <w:bookmarkEnd w:id="1780"/>
    </w:p>
    <w:p w14:paraId="4A3041AF" w14:textId="77777777" w:rsidR="00132FA5" w:rsidRPr="00C03B2B" w:rsidRDefault="00132FA5" w:rsidP="00132FA5">
      <w:pPr>
        <w:keepNext/>
        <w:rPr>
          <w:lang w:val="en-US"/>
          <w:rPrChange w:id="1791" w:author="Attila Vizhanyo" w:date="2024-01-02T18:35:00Z">
            <w:rPr/>
          </w:rPrChange>
        </w:rPr>
      </w:pPr>
      <w:r w:rsidRPr="00C03B2B">
        <w:rPr>
          <w:noProof/>
          <w:lang w:val="en-US"/>
        </w:rPr>
        <w:lastRenderedPageBreak/>
        <w:drawing>
          <wp:inline distT="0" distB="0" distL="0" distR="0" wp14:anchorId="4AE0CAC1" wp14:editId="2CCF23FC">
            <wp:extent cx="2592000" cy="2592000"/>
            <wp:effectExtent l="0" t="0" r="0" b="0"/>
            <wp:docPr id="529142407" name="Picture 52914240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06347" name="Picture 45" descr="A screenshot of a gam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327BAFF1" w14:textId="78AE761C" w:rsidR="00132FA5" w:rsidRPr="00C03B2B" w:rsidRDefault="00132FA5" w:rsidP="00132FA5">
      <w:pPr>
        <w:pStyle w:val="Caption"/>
        <w:rPr>
          <w:lang w:val="en-US"/>
        </w:rPr>
      </w:pPr>
      <w:bookmarkStart w:id="1792" w:name="_Toc155112940"/>
      <w:r w:rsidRPr="00C03B2B">
        <w:rPr>
          <w:lang w:val="en-US"/>
        </w:rPr>
        <w:t xml:space="preserve">Figure </w:t>
      </w:r>
      <w:r w:rsidRPr="00C03B2B">
        <w:rPr>
          <w:lang w:val="en-US"/>
          <w:rPrChange w:id="1793" w:author="Attila Vizhanyo" w:date="2024-01-02T18:35:00Z">
            <w:rPr/>
          </w:rPrChange>
        </w:rPr>
        <w:fldChar w:fldCharType="begin"/>
      </w:r>
      <w:r w:rsidRPr="00C03B2B">
        <w:rPr>
          <w:lang w:val="en-US"/>
        </w:rPr>
        <w:instrText xml:space="preserve"> SEQ Figure \* ARABIC </w:instrText>
      </w:r>
      <w:r w:rsidRPr="00C03B2B">
        <w:rPr>
          <w:lang w:val="en-US"/>
          <w:rPrChange w:id="1794" w:author="Attila Vizhanyo" w:date="2024-01-02T18:35:00Z">
            <w:rPr/>
          </w:rPrChange>
        </w:rPr>
        <w:fldChar w:fldCharType="separate"/>
      </w:r>
      <w:ins w:id="1795" w:author="Attila Vizhanyo" w:date="2024-01-02T18:34:00Z">
        <w:r w:rsidR="00C03B2B" w:rsidRPr="00C03B2B">
          <w:rPr>
            <w:noProof/>
            <w:lang w:val="en-US"/>
          </w:rPr>
          <w:t>11</w:t>
        </w:r>
      </w:ins>
      <w:del w:id="1796" w:author="Attila Vizhanyo" w:date="2024-01-02T18:34:00Z">
        <w:r w:rsidR="00C03B2B" w:rsidRPr="00C03B2B" w:rsidDel="00C03B2B">
          <w:rPr>
            <w:noProof/>
            <w:lang w:val="en-US"/>
          </w:rPr>
          <w:delText>10</w:delText>
        </w:r>
      </w:del>
      <w:r w:rsidRPr="00C03B2B">
        <w:rPr>
          <w:lang w:val="en-US"/>
          <w:rPrChange w:id="1797" w:author="Attila Vizhanyo" w:date="2024-01-02T18:35:00Z">
            <w:rPr/>
          </w:rPrChange>
        </w:rPr>
        <w:fldChar w:fldCharType="end"/>
      </w:r>
      <w:r w:rsidRPr="00C03B2B">
        <w:rPr>
          <w:lang w:val="en-US"/>
        </w:rPr>
        <w:t xml:space="preserve"> Chaotic Chess Barrier Usage Example After</w:t>
      </w:r>
      <w:bookmarkEnd w:id="1792"/>
    </w:p>
    <w:p w14:paraId="5CB5BD53" w14:textId="447A958B" w:rsidR="00132FA5" w:rsidRPr="00C03B2B" w:rsidRDefault="00132FA5" w:rsidP="00132FA5">
      <w:pPr>
        <w:tabs>
          <w:tab w:val="left" w:pos="6255"/>
        </w:tabs>
        <w:rPr>
          <w:lang w:val="en-US"/>
        </w:rPr>
      </w:pPr>
      <w:r w:rsidRPr="00C03B2B">
        <w:rPr>
          <w:lang w:val="en-US"/>
        </w:rPr>
        <w:tab/>
      </w:r>
    </w:p>
    <w:p w14:paraId="400D768C" w14:textId="49E25422" w:rsidR="00F16D7D" w:rsidRPr="00C03B2B" w:rsidRDefault="00F16D7D" w:rsidP="00F16D7D">
      <w:pPr>
        <w:pStyle w:val="Heading3"/>
        <w:rPr>
          <w:lang w:val="en-US"/>
        </w:rPr>
      </w:pPr>
      <w:bookmarkStart w:id="1798" w:name="_Toc155112913"/>
      <w:r w:rsidRPr="00C03B2B">
        <w:rPr>
          <w:lang w:val="en-US"/>
        </w:rPr>
        <w:t>Shiel</w:t>
      </w:r>
      <w:bookmarkEnd w:id="1798"/>
    </w:p>
    <w:p w14:paraId="035E655E" w14:textId="77777777" w:rsidR="00132FA5" w:rsidRPr="00C03B2B" w:rsidRDefault="00132FA5" w:rsidP="00132FA5">
      <w:pPr>
        <w:tabs>
          <w:tab w:val="left" w:pos="6255"/>
        </w:tabs>
        <w:rPr>
          <w:noProof/>
          <w:lang w:val="en-US"/>
        </w:rPr>
      </w:pPr>
      <w:r w:rsidRPr="00C03B2B">
        <w:rPr>
          <w:noProof/>
          <w:lang w:val="en-US"/>
        </w:rPr>
        <w:t>The shield makes the piece that steps on it invincible until the shield changes its position. Anchored to its square, the shield does not move with the piece that picked it up.</w:t>
      </w:r>
    </w:p>
    <w:p w14:paraId="3955B071" w14:textId="77777777" w:rsidR="00132FA5" w:rsidRPr="00C03B2B" w:rsidRDefault="00132FA5" w:rsidP="00132FA5">
      <w:pPr>
        <w:keepNext/>
        <w:rPr>
          <w:lang w:val="en-US"/>
          <w:rPrChange w:id="1799" w:author="Attila Vizhanyo" w:date="2024-01-02T18:35:00Z">
            <w:rPr/>
          </w:rPrChange>
        </w:rPr>
      </w:pPr>
      <w:r w:rsidRPr="00C03B2B">
        <w:rPr>
          <w:noProof/>
          <w:lang w:val="en-US"/>
        </w:rPr>
        <w:drawing>
          <wp:inline distT="0" distB="0" distL="0" distR="0" wp14:anchorId="4B4E1917" wp14:editId="0E25726E">
            <wp:extent cx="2592000" cy="2592000"/>
            <wp:effectExtent l="0" t="0" r="0" b="0"/>
            <wp:docPr id="297132210" name="Picture 4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32210" name="Picture 42" descr="A screenshot of a gam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415B1F17" w14:textId="1DC23F60" w:rsidR="00132FA5" w:rsidRPr="00C03B2B" w:rsidRDefault="00132FA5" w:rsidP="00132FA5">
      <w:pPr>
        <w:pStyle w:val="Caption"/>
        <w:rPr>
          <w:lang w:val="en-US"/>
        </w:rPr>
      </w:pPr>
      <w:bookmarkStart w:id="1800" w:name="_Toc155112941"/>
      <w:r w:rsidRPr="00C03B2B">
        <w:rPr>
          <w:lang w:val="en-US"/>
        </w:rPr>
        <w:t xml:space="preserve">Figure </w:t>
      </w:r>
      <w:r w:rsidRPr="00C03B2B">
        <w:rPr>
          <w:lang w:val="en-US"/>
          <w:rPrChange w:id="1801" w:author="Attila Vizhanyo" w:date="2024-01-02T18:35:00Z">
            <w:rPr/>
          </w:rPrChange>
        </w:rPr>
        <w:fldChar w:fldCharType="begin"/>
      </w:r>
      <w:r w:rsidRPr="00C03B2B">
        <w:rPr>
          <w:lang w:val="en-US"/>
        </w:rPr>
        <w:instrText xml:space="preserve"> SEQ Figure \* ARABIC </w:instrText>
      </w:r>
      <w:r w:rsidRPr="00C03B2B">
        <w:rPr>
          <w:lang w:val="en-US"/>
          <w:rPrChange w:id="1802" w:author="Attila Vizhanyo" w:date="2024-01-02T18:35:00Z">
            <w:rPr/>
          </w:rPrChange>
        </w:rPr>
        <w:fldChar w:fldCharType="separate"/>
      </w:r>
      <w:ins w:id="1803" w:author="Attila Vizhanyo" w:date="2024-01-02T18:34:00Z">
        <w:r w:rsidR="00C03B2B" w:rsidRPr="00C03B2B">
          <w:rPr>
            <w:noProof/>
            <w:lang w:val="en-US"/>
          </w:rPr>
          <w:t>12</w:t>
        </w:r>
      </w:ins>
      <w:del w:id="1804" w:author="Attila Vizhanyo" w:date="2024-01-02T18:34:00Z">
        <w:r w:rsidR="00C03B2B" w:rsidRPr="00C03B2B" w:rsidDel="00C03B2B">
          <w:rPr>
            <w:noProof/>
            <w:lang w:val="en-US"/>
          </w:rPr>
          <w:delText>11</w:delText>
        </w:r>
      </w:del>
      <w:r w:rsidRPr="00C03B2B">
        <w:rPr>
          <w:lang w:val="en-US"/>
          <w:rPrChange w:id="1805" w:author="Attila Vizhanyo" w:date="2024-01-02T18:35:00Z">
            <w:rPr/>
          </w:rPrChange>
        </w:rPr>
        <w:fldChar w:fldCharType="end"/>
      </w:r>
      <w:r w:rsidRPr="00C03B2B">
        <w:rPr>
          <w:lang w:val="en-US"/>
        </w:rPr>
        <w:t xml:space="preserve"> Chaotic Chess Shield Usage Example Prior</w:t>
      </w:r>
      <w:bookmarkEnd w:id="1800"/>
    </w:p>
    <w:p w14:paraId="749F13D3" w14:textId="77777777" w:rsidR="00132FA5" w:rsidRPr="00C03B2B" w:rsidRDefault="00132FA5" w:rsidP="00132FA5">
      <w:pPr>
        <w:keepNext/>
        <w:rPr>
          <w:lang w:val="en-US"/>
          <w:rPrChange w:id="1806" w:author="Attila Vizhanyo" w:date="2024-01-02T18:35:00Z">
            <w:rPr/>
          </w:rPrChange>
        </w:rPr>
      </w:pPr>
      <w:r w:rsidRPr="00C03B2B">
        <w:rPr>
          <w:noProof/>
          <w:lang w:val="en-US"/>
        </w:rPr>
        <w:lastRenderedPageBreak/>
        <w:drawing>
          <wp:inline distT="0" distB="0" distL="0" distR="0" wp14:anchorId="66A7F70B" wp14:editId="54BD415A">
            <wp:extent cx="2592000" cy="2592000"/>
            <wp:effectExtent l="0" t="0" r="0" b="0"/>
            <wp:docPr id="280861220" name="Picture 280861220"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32210" name="Picture 42" descr="A screenshot of a gam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6F953357" w14:textId="28055DC4" w:rsidR="00132FA5" w:rsidRPr="00C03B2B" w:rsidRDefault="00132FA5" w:rsidP="00132FA5">
      <w:pPr>
        <w:pStyle w:val="Caption"/>
        <w:rPr>
          <w:lang w:val="en-US"/>
        </w:rPr>
      </w:pPr>
      <w:bookmarkStart w:id="1807" w:name="_Toc155112942"/>
      <w:r w:rsidRPr="00C03B2B">
        <w:rPr>
          <w:lang w:val="en-US"/>
        </w:rPr>
        <w:t xml:space="preserve">Figure </w:t>
      </w:r>
      <w:r w:rsidRPr="00C03B2B">
        <w:rPr>
          <w:lang w:val="en-US"/>
          <w:rPrChange w:id="1808" w:author="Attila Vizhanyo" w:date="2024-01-02T18:35:00Z">
            <w:rPr/>
          </w:rPrChange>
        </w:rPr>
        <w:fldChar w:fldCharType="begin"/>
      </w:r>
      <w:r w:rsidRPr="00C03B2B">
        <w:rPr>
          <w:lang w:val="en-US"/>
        </w:rPr>
        <w:instrText xml:space="preserve"> SEQ Figure \* ARABIC </w:instrText>
      </w:r>
      <w:r w:rsidRPr="00C03B2B">
        <w:rPr>
          <w:lang w:val="en-US"/>
          <w:rPrChange w:id="1809" w:author="Attila Vizhanyo" w:date="2024-01-02T18:35:00Z">
            <w:rPr/>
          </w:rPrChange>
        </w:rPr>
        <w:fldChar w:fldCharType="separate"/>
      </w:r>
      <w:ins w:id="1810" w:author="Attila Vizhanyo" w:date="2024-01-02T18:34:00Z">
        <w:r w:rsidR="00C03B2B" w:rsidRPr="00C03B2B">
          <w:rPr>
            <w:noProof/>
            <w:lang w:val="en-US"/>
          </w:rPr>
          <w:t>13</w:t>
        </w:r>
      </w:ins>
      <w:del w:id="1811" w:author="Attila Vizhanyo" w:date="2024-01-02T18:34:00Z">
        <w:r w:rsidR="00C03B2B" w:rsidRPr="00C03B2B" w:rsidDel="00C03B2B">
          <w:rPr>
            <w:noProof/>
            <w:lang w:val="en-US"/>
          </w:rPr>
          <w:delText>12</w:delText>
        </w:r>
      </w:del>
      <w:r w:rsidRPr="00C03B2B">
        <w:rPr>
          <w:lang w:val="en-US"/>
          <w:rPrChange w:id="1812" w:author="Attila Vizhanyo" w:date="2024-01-02T18:35:00Z">
            <w:rPr/>
          </w:rPrChange>
        </w:rPr>
        <w:fldChar w:fldCharType="end"/>
      </w:r>
      <w:r w:rsidRPr="00C03B2B">
        <w:rPr>
          <w:lang w:val="en-US"/>
        </w:rPr>
        <w:t xml:space="preserve"> Chaotic Chess Shield Usage Example After</w:t>
      </w:r>
      <w:bookmarkEnd w:id="1807"/>
    </w:p>
    <w:p w14:paraId="553D27D5" w14:textId="20A05833" w:rsidR="00F16D7D" w:rsidRPr="00C03B2B" w:rsidRDefault="00F16D7D" w:rsidP="00F16D7D">
      <w:pPr>
        <w:pStyle w:val="Heading3"/>
        <w:rPr>
          <w:lang w:val="en-US"/>
        </w:rPr>
      </w:pPr>
      <w:bookmarkStart w:id="1813" w:name="_Toc155112914"/>
      <w:r w:rsidRPr="00C03B2B">
        <w:rPr>
          <w:lang w:val="en-US"/>
        </w:rPr>
        <w:t>Coin</w:t>
      </w:r>
      <w:bookmarkEnd w:id="1813"/>
    </w:p>
    <w:p w14:paraId="6A8EB448" w14:textId="77777777" w:rsidR="00132FA5" w:rsidRPr="00C03B2B" w:rsidRDefault="00132FA5" w:rsidP="00132FA5">
      <w:pPr>
        <w:tabs>
          <w:tab w:val="left" w:pos="6255"/>
        </w:tabs>
        <w:rPr>
          <w:noProof/>
          <w:lang w:val="en-US"/>
        </w:rPr>
      </w:pPr>
      <w:r w:rsidRPr="00C03B2B">
        <w:rPr>
          <w:noProof/>
          <w:lang w:val="en-US"/>
        </w:rPr>
        <w:t>The shield makes the piece that steps on it invincible until the shield changes its position. Anchored to its square, the shield does not move with the piece that picked it up.</w:t>
      </w:r>
    </w:p>
    <w:p w14:paraId="6935E8C1" w14:textId="77777777" w:rsidR="00592253" w:rsidRPr="00C03B2B" w:rsidRDefault="00592253" w:rsidP="00592253">
      <w:pPr>
        <w:keepNext/>
        <w:rPr>
          <w:lang w:val="en-US"/>
          <w:rPrChange w:id="1814" w:author="Attila Vizhanyo" w:date="2024-01-02T18:35:00Z">
            <w:rPr/>
          </w:rPrChange>
        </w:rPr>
      </w:pPr>
      <w:r w:rsidRPr="00C03B2B">
        <w:rPr>
          <w:noProof/>
          <w:lang w:val="en-US"/>
        </w:rPr>
        <w:drawing>
          <wp:inline distT="0" distB="0" distL="0" distR="0" wp14:anchorId="4363E86E" wp14:editId="6AD8A810">
            <wp:extent cx="2592000" cy="2592000"/>
            <wp:effectExtent l="0" t="0" r="0" b="0"/>
            <wp:docPr id="1960414771" name="Picture 28"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14771" name="Picture 28" descr="A screenshot of a gam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16058EBD" w14:textId="17138DA0" w:rsidR="00132FA5" w:rsidRPr="00C03B2B" w:rsidRDefault="00592253" w:rsidP="00592253">
      <w:pPr>
        <w:pStyle w:val="Caption"/>
        <w:rPr>
          <w:lang w:val="en-US"/>
          <w:rPrChange w:id="1815" w:author="Attila Vizhanyo" w:date="2024-01-02T18:35:00Z">
            <w:rPr/>
          </w:rPrChange>
        </w:rPr>
      </w:pPr>
      <w:bookmarkStart w:id="1816" w:name="_Toc155112943"/>
      <w:r w:rsidRPr="00C03B2B">
        <w:rPr>
          <w:lang w:val="en-US"/>
          <w:rPrChange w:id="1817" w:author="Attila Vizhanyo" w:date="2024-01-02T18:35:00Z">
            <w:rPr/>
          </w:rPrChange>
        </w:rPr>
        <w:t xml:space="preserve">Figure </w:t>
      </w:r>
      <w:r w:rsidRPr="00C03B2B">
        <w:rPr>
          <w:lang w:val="en-US"/>
          <w:rPrChange w:id="1818" w:author="Attila Vizhanyo" w:date="2024-01-02T18:35:00Z">
            <w:rPr/>
          </w:rPrChange>
        </w:rPr>
        <w:fldChar w:fldCharType="begin"/>
      </w:r>
      <w:r w:rsidRPr="00C03B2B">
        <w:rPr>
          <w:lang w:val="en-US"/>
          <w:rPrChange w:id="1819" w:author="Attila Vizhanyo" w:date="2024-01-02T18:35:00Z">
            <w:rPr/>
          </w:rPrChange>
        </w:rPr>
        <w:instrText xml:space="preserve"> SEQ Figure \* ARABIC </w:instrText>
      </w:r>
      <w:r w:rsidRPr="00C03B2B">
        <w:rPr>
          <w:lang w:val="en-US"/>
          <w:rPrChange w:id="1820" w:author="Attila Vizhanyo" w:date="2024-01-02T18:35:00Z">
            <w:rPr/>
          </w:rPrChange>
        </w:rPr>
        <w:fldChar w:fldCharType="separate"/>
      </w:r>
      <w:ins w:id="1821" w:author="Attila Vizhanyo" w:date="2024-01-02T18:34:00Z">
        <w:r w:rsidR="00C03B2B" w:rsidRPr="00C03B2B">
          <w:rPr>
            <w:noProof/>
            <w:lang w:val="en-US"/>
            <w:rPrChange w:id="1822" w:author="Attila Vizhanyo" w:date="2024-01-02T18:35:00Z">
              <w:rPr>
                <w:noProof/>
              </w:rPr>
            </w:rPrChange>
          </w:rPr>
          <w:t>14</w:t>
        </w:r>
      </w:ins>
      <w:del w:id="1823" w:author="Attila Vizhanyo" w:date="2024-01-02T18:34:00Z">
        <w:r w:rsidR="00C03B2B" w:rsidRPr="00C03B2B" w:rsidDel="00C03B2B">
          <w:rPr>
            <w:noProof/>
            <w:lang w:val="en-US"/>
            <w:rPrChange w:id="1824" w:author="Attila Vizhanyo" w:date="2024-01-02T18:35:00Z">
              <w:rPr>
                <w:noProof/>
              </w:rPr>
            </w:rPrChange>
          </w:rPr>
          <w:delText>13</w:delText>
        </w:r>
      </w:del>
      <w:r w:rsidRPr="00C03B2B">
        <w:rPr>
          <w:lang w:val="en-US"/>
          <w:rPrChange w:id="1825" w:author="Attila Vizhanyo" w:date="2024-01-02T18:35:00Z">
            <w:rPr/>
          </w:rPrChange>
        </w:rPr>
        <w:fldChar w:fldCharType="end"/>
      </w:r>
      <w:r w:rsidRPr="00C03B2B">
        <w:rPr>
          <w:lang w:val="en-US"/>
          <w:rPrChange w:id="1826" w:author="Attila Vizhanyo" w:date="2024-01-02T18:35:00Z">
            <w:rPr/>
          </w:rPrChange>
        </w:rPr>
        <w:t xml:space="preserve"> Chaotic Chess Coin Usage Example Prior</w:t>
      </w:r>
      <w:bookmarkEnd w:id="1816"/>
    </w:p>
    <w:p w14:paraId="188946E7" w14:textId="77777777" w:rsidR="00592253" w:rsidRPr="00C03B2B" w:rsidRDefault="00592253" w:rsidP="00592253">
      <w:pPr>
        <w:keepNext/>
        <w:rPr>
          <w:lang w:val="en-US"/>
          <w:rPrChange w:id="1827" w:author="Attila Vizhanyo" w:date="2024-01-02T18:35:00Z">
            <w:rPr/>
          </w:rPrChange>
        </w:rPr>
      </w:pPr>
      <w:r w:rsidRPr="00C03B2B">
        <w:rPr>
          <w:noProof/>
          <w:lang w:val="en-US"/>
        </w:rPr>
        <w:lastRenderedPageBreak/>
        <w:drawing>
          <wp:inline distT="0" distB="0" distL="0" distR="0" wp14:anchorId="562B2EE0" wp14:editId="51B2294E">
            <wp:extent cx="2592000" cy="2592000"/>
            <wp:effectExtent l="0" t="0" r="0" b="0"/>
            <wp:docPr id="431162887" name="Picture 43116288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14771" name="Picture 28" descr="A screenshot of a gam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04459BDB" w14:textId="6CE09309" w:rsidR="00592253" w:rsidRPr="00C03B2B" w:rsidRDefault="00592253" w:rsidP="00592253">
      <w:pPr>
        <w:pStyle w:val="Caption"/>
        <w:rPr>
          <w:lang w:val="en-US"/>
        </w:rPr>
      </w:pPr>
      <w:bookmarkStart w:id="1828" w:name="_Toc155112944"/>
      <w:r w:rsidRPr="00C03B2B">
        <w:rPr>
          <w:lang w:val="en-US"/>
        </w:rPr>
        <w:t xml:space="preserve">Figure </w:t>
      </w:r>
      <w:r w:rsidRPr="00C03B2B">
        <w:rPr>
          <w:lang w:val="en-US"/>
          <w:rPrChange w:id="1829" w:author="Attila Vizhanyo" w:date="2024-01-02T18:35:00Z">
            <w:rPr/>
          </w:rPrChange>
        </w:rPr>
        <w:fldChar w:fldCharType="begin"/>
      </w:r>
      <w:r w:rsidRPr="00C03B2B">
        <w:rPr>
          <w:lang w:val="en-US"/>
        </w:rPr>
        <w:instrText xml:space="preserve"> SEQ Figure \* ARABIC </w:instrText>
      </w:r>
      <w:r w:rsidRPr="00C03B2B">
        <w:rPr>
          <w:lang w:val="en-US"/>
          <w:rPrChange w:id="1830" w:author="Attila Vizhanyo" w:date="2024-01-02T18:35:00Z">
            <w:rPr/>
          </w:rPrChange>
        </w:rPr>
        <w:fldChar w:fldCharType="separate"/>
      </w:r>
      <w:ins w:id="1831" w:author="Attila Vizhanyo" w:date="2024-01-02T18:34:00Z">
        <w:r w:rsidR="00C03B2B" w:rsidRPr="00C03B2B">
          <w:rPr>
            <w:noProof/>
            <w:lang w:val="en-US"/>
          </w:rPr>
          <w:t>15</w:t>
        </w:r>
      </w:ins>
      <w:del w:id="1832" w:author="Attila Vizhanyo" w:date="2024-01-02T18:34:00Z">
        <w:r w:rsidR="00C03B2B" w:rsidRPr="00C03B2B" w:rsidDel="00C03B2B">
          <w:rPr>
            <w:noProof/>
            <w:lang w:val="en-US"/>
          </w:rPr>
          <w:delText>14</w:delText>
        </w:r>
      </w:del>
      <w:r w:rsidRPr="00C03B2B">
        <w:rPr>
          <w:lang w:val="en-US"/>
          <w:rPrChange w:id="1833" w:author="Attila Vizhanyo" w:date="2024-01-02T18:35:00Z">
            <w:rPr/>
          </w:rPrChange>
        </w:rPr>
        <w:fldChar w:fldCharType="end"/>
      </w:r>
      <w:r w:rsidRPr="00C03B2B">
        <w:rPr>
          <w:lang w:val="en-US"/>
        </w:rPr>
        <w:t xml:space="preserve"> Chaotic Chess Coin Usage Example After</w:t>
      </w:r>
      <w:bookmarkEnd w:id="1828"/>
    </w:p>
    <w:p w14:paraId="49676EE0" w14:textId="1D678EC4" w:rsidR="00F16D7D" w:rsidRPr="00C03B2B" w:rsidRDefault="00F16D7D" w:rsidP="00F16D7D">
      <w:pPr>
        <w:pStyle w:val="Heading3"/>
        <w:rPr>
          <w:lang w:val="en-US"/>
        </w:rPr>
      </w:pPr>
      <w:bookmarkStart w:id="1834" w:name="_Toc155112915"/>
      <w:r w:rsidRPr="00C03B2B">
        <w:rPr>
          <w:lang w:val="en-US"/>
        </w:rPr>
        <w:t>Bomb</w:t>
      </w:r>
      <w:bookmarkEnd w:id="1834"/>
    </w:p>
    <w:p w14:paraId="629751D1" w14:textId="77777777" w:rsidR="00592253" w:rsidRPr="00C03B2B" w:rsidRDefault="00592253" w:rsidP="00592253">
      <w:pPr>
        <w:tabs>
          <w:tab w:val="left" w:pos="6255"/>
        </w:tabs>
        <w:rPr>
          <w:lang w:val="en-US"/>
        </w:rPr>
      </w:pPr>
      <w:r w:rsidRPr="00C03B2B">
        <w:rPr>
          <w:lang w:val="en-US"/>
        </w:rPr>
        <w:t>Picking up the bomb triggers an explosion in a three-by-three area.</w:t>
      </w:r>
      <w:r w:rsidRPr="00C03B2B" w:rsidDel="004F64B2">
        <w:rPr>
          <w:lang w:val="en-US"/>
        </w:rPr>
        <w:t xml:space="preserve"> </w:t>
      </w:r>
      <w:r w:rsidRPr="00C03B2B">
        <w:rPr>
          <w:lang w:val="en-US"/>
        </w:rPr>
        <w:t>Pieces within that area are destroyed and removed from the board. The piece that initially stepped on the bomb is eliminated as well. If a bomb is near the edges or corners of the board, the explosion radius only takes up as much space as it is granted.</w:t>
      </w:r>
    </w:p>
    <w:p w14:paraId="3D037DD2" w14:textId="77777777" w:rsidR="00592253" w:rsidRPr="00C03B2B" w:rsidRDefault="00592253" w:rsidP="00592253">
      <w:pPr>
        <w:keepNext/>
        <w:rPr>
          <w:lang w:val="en-US"/>
          <w:rPrChange w:id="1835" w:author="Attila Vizhanyo" w:date="2024-01-02T18:35:00Z">
            <w:rPr/>
          </w:rPrChange>
        </w:rPr>
      </w:pPr>
      <w:r w:rsidRPr="00C03B2B">
        <w:rPr>
          <w:noProof/>
          <w:lang w:val="en-US"/>
        </w:rPr>
        <w:drawing>
          <wp:inline distT="0" distB="0" distL="0" distR="0" wp14:anchorId="12694EC8" wp14:editId="6CFFF89D">
            <wp:extent cx="2589716" cy="2592000"/>
            <wp:effectExtent l="0" t="0" r="0" b="0"/>
            <wp:docPr id="1159272250" name="Picture 2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72250" name="Picture 21" descr="A screenshot of a gam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89716" cy="2592000"/>
                    </a:xfrm>
                    <a:prstGeom prst="rect">
                      <a:avLst/>
                    </a:prstGeom>
                  </pic:spPr>
                </pic:pic>
              </a:graphicData>
            </a:graphic>
          </wp:inline>
        </w:drawing>
      </w:r>
    </w:p>
    <w:p w14:paraId="36E10325" w14:textId="4E2AEAED" w:rsidR="00592253" w:rsidRPr="00C03B2B" w:rsidRDefault="00592253" w:rsidP="00592253">
      <w:pPr>
        <w:pStyle w:val="Caption"/>
        <w:rPr>
          <w:lang w:val="en-US"/>
        </w:rPr>
      </w:pPr>
      <w:bookmarkStart w:id="1836" w:name="_Toc155112945"/>
      <w:r w:rsidRPr="00C03B2B">
        <w:rPr>
          <w:lang w:val="en-US"/>
        </w:rPr>
        <w:t xml:space="preserve">Figure </w:t>
      </w:r>
      <w:r w:rsidRPr="00C03B2B">
        <w:rPr>
          <w:lang w:val="en-US"/>
          <w:rPrChange w:id="1837" w:author="Attila Vizhanyo" w:date="2024-01-02T18:35:00Z">
            <w:rPr/>
          </w:rPrChange>
        </w:rPr>
        <w:fldChar w:fldCharType="begin"/>
      </w:r>
      <w:r w:rsidRPr="00C03B2B">
        <w:rPr>
          <w:lang w:val="en-US"/>
        </w:rPr>
        <w:instrText xml:space="preserve"> SEQ Figure \* ARABIC </w:instrText>
      </w:r>
      <w:r w:rsidRPr="00C03B2B">
        <w:rPr>
          <w:lang w:val="en-US"/>
          <w:rPrChange w:id="1838" w:author="Attila Vizhanyo" w:date="2024-01-02T18:35:00Z">
            <w:rPr/>
          </w:rPrChange>
        </w:rPr>
        <w:fldChar w:fldCharType="separate"/>
      </w:r>
      <w:ins w:id="1839" w:author="Attila Vizhanyo" w:date="2024-01-02T18:34:00Z">
        <w:r w:rsidR="00C03B2B" w:rsidRPr="00C03B2B">
          <w:rPr>
            <w:noProof/>
            <w:lang w:val="en-US"/>
          </w:rPr>
          <w:t>16</w:t>
        </w:r>
      </w:ins>
      <w:del w:id="1840" w:author="Attila Vizhanyo" w:date="2024-01-02T18:34:00Z">
        <w:r w:rsidR="00C03B2B" w:rsidRPr="00C03B2B" w:rsidDel="00C03B2B">
          <w:rPr>
            <w:noProof/>
            <w:lang w:val="en-US"/>
          </w:rPr>
          <w:delText>15</w:delText>
        </w:r>
      </w:del>
      <w:r w:rsidRPr="00C03B2B">
        <w:rPr>
          <w:lang w:val="en-US"/>
          <w:rPrChange w:id="1841" w:author="Attila Vizhanyo" w:date="2024-01-02T18:35:00Z">
            <w:rPr/>
          </w:rPrChange>
        </w:rPr>
        <w:fldChar w:fldCharType="end"/>
      </w:r>
      <w:r w:rsidRPr="00C03B2B">
        <w:rPr>
          <w:lang w:val="en-US"/>
        </w:rPr>
        <w:t xml:space="preserve"> Chaotic Chess Bomb Usage Example Prior</w:t>
      </w:r>
      <w:bookmarkEnd w:id="1836"/>
    </w:p>
    <w:p w14:paraId="5A4F6D74" w14:textId="77777777" w:rsidR="00592253" w:rsidRPr="00C03B2B" w:rsidRDefault="00592253" w:rsidP="00592253">
      <w:pPr>
        <w:keepNext/>
        <w:rPr>
          <w:lang w:val="en-US"/>
          <w:rPrChange w:id="1842" w:author="Attila Vizhanyo" w:date="2024-01-02T18:35:00Z">
            <w:rPr/>
          </w:rPrChange>
        </w:rPr>
      </w:pPr>
      <w:r w:rsidRPr="00C03B2B">
        <w:rPr>
          <w:noProof/>
          <w:lang w:val="en-US"/>
        </w:rPr>
        <w:lastRenderedPageBreak/>
        <w:drawing>
          <wp:inline distT="0" distB="0" distL="0" distR="0" wp14:anchorId="0144C0A5" wp14:editId="459F2939">
            <wp:extent cx="2589716" cy="2592000"/>
            <wp:effectExtent l="0" t="0" r="0" b="0"/>
            <wp:docPr id="1470145656" name="Picture 1470145656"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72250" name="Picture 21" descr="A screenshot of a gam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89716" cy="2592000"/>
                    </a:xfrm>
                    <a:prstGeom prst="rect">
                      <a:avLst/>
                    </a:prstGeom>
                  </pic:spPr>
                </pic:pic>
              </a:graphicData>
            </a:graphic>
          </wp:inline>
        </w:drawing>
      </w:r>
    </w:p>
    <w:p w14:paraId="38CDDE73" w14:textId="7048CD4D" w:rsidR="00592253" w:rsidRPr="00C03B2B" w:rsidRDefault="00592253" w:rsidP="00592253">
      <w:pPr>
        <w:pStyle w:val="Caption"/>
        <w:rPr>
          <w:lang w:val="en-US"/>
        </w:rPr>
      </w:pPr>
      <w:bookmarkStart w:id="1843" w:name="_Toc155112946"/>
      <w:r w:rsidRPr="00C03B2B">
        <w:rPr>
          <w:lang w:val="en-US"/>
        </w:rPr>
        <w:t xml:space="preserve">Figure </w:t>
      </w:r>
      <w:r w:rsidRPr="00C03B2B">
        <w:rPr>
          <w:lang w:val="en-US"/>
          <w:rPrChange w:id="1844" w:author="Attila Vizhanyo" w:date="2024-01-02T18:35:00Z">
            <w:rPr/>
          </w:rPrChange>
        </w:rPr>
        <w:fldChar w:fldCharType="begin"/>
      </w:r>
      <w:r w:rsidRPr="00C03B2B">
        <w:rPr>
          <w:lang w:val="en-US"/>
        </w:rPr>
        <w:instrText xml:space="preserve"> SEQ Figure \* ARABIC </w:instrText>
      </w:r>
      <w:r w:rsidRPr="00C03B2B">
        <w:rPr>
          <w:lang w:val="en-US"/>
          <w:rPrChange w:id="1845" w:author="Attila Vizhanyo" w:date="2024-01-02T18:35:00Z">
            <w:rPr/>
          </w:rPrChange>
        </w:rPr>
        <w:fldChar w:fldCharType="separate"/>
      </w:r>
      <w:ins w:id="1846" w:author="Attila Vizhanyo" w:date="2024-01-02T18:34:00Z">
        <w:r w:rsidR="00C03B2B" w:rsidRPr="00C03B2B">
          <w:rPr>
            <w:noProof/>
            <w:lang w:val="en-US"/>
          </w:rPr>
          <w:t>17</w:t>
        </w:r>
      </w:ins>
      <w:del w:id="1847" w:author="Attila Vizhanyo" w:date="2024-01-02T18:34:00Z">
        <w:r w:rsidR="00C03B2B" w:rsidRPr="00C03B2B" w:rsidDel="00C03B2B">
          <w:rPr>
            <w:noProof/>
            <w:lang w:val="en-US"/>
          </w:rPr>
          <w:delText>16</w:delText>
        </w:r>
      </w:del>
      <w:r w:rsidRPr="00C03B2B">
        <w:rPr>
          <w:lang w:val="en-US"/>
          <w:rPrChange w:id="1848" w:author="Attila Vizhanyo" w:date="2024-01-02T18:35:00Z">
            <w:rPr/>
          </w:rPrChange>
        </w:rPr>
        <w:fldChar w:fldCharType="end"/>
      </w:r>
      <w:r w:rsidRPr="00C03B2B">
        <w:rPr>
          <w:lang w:val="en-US"/>
        </w:rPr>
        <w:t xml:space="preserve"> Chaotic Chess Bomb Usage Example After</w:t>
      </w:r>
      <w:bookmarkEnd w:id="1843"/>
    </w:p>
    <w:p w14:paraId="3430522E" w14:textId="7B6A2D0A" w:rsidR="009A2ACE" w:rsidRPr="00C03B2B" w:rsidRDefault="00F16D7D" w:rsidP="00EA589D">
      <w:pPr>
        <w:pStyle w:val="Heading2"/>
        <w:rPr>
          <w:lang w:val="en-US"/>
        </w:rPr>
      </w:pPr>
      <w:bookmarkStart w:id="1849" w:name="_Toc155112916"/>
      <w:r w:rsidRPr="00C03B2B">
        <w:rPr>
          <w:lang w:val="en-US"/>
        </w:rPr>
        <w:t>Implementation of Chaotic Chess</w:t>
      </w:r>
      <w:bookmarkEnd w:id="1849"/>
    </w:p>
    <w:p w14:paraId="70D61164" w14:textId="4A7D03FA" w:rsidR="00F16D7D" w:rsidRPr="00C03B2B" w:rsidRDefault="00F16D7D" w:rsidP="00F16D7D">
      <w:pPr>
        <w:pStyle w:val="Heading3"/>
        <w:rPr>
          <w:lang w:val="en-US"/>
        </w:rPr>
      </w:pPr>
      <w:bookmarkStart w:id="1850" w:name="_Toc155112917"/>
      <w:r w:rsidRPr="00C03B2B">
        <w:rPr>
          <w:lang w:val="en-US"/>
        </w:rPr>
        <w:t>Overview</w:t>
      </w:r>
      <w:bookmarkEnd w:id="1850"/>
    </w:p>
    <w:p w14:paraId="0613C954" w14:textId="24C104C7" w:rsidR="00F16D7D" w:rsidRPr="00C03B2B" w:rsidRDefault="00F16D7D" w:rsidP="00F16D7D">
      <w:pPr>
        <w:pStyle w:val="Heading4"/>
        <w:rPr>
          <w:ins w:id="1851" w:author="Attila Vizhanyo" w:date="2024-01-02T17:15:00Z"/>
          <w:lang w:val="en-US"/>
        </w:rPr>
      </w:pPr>
      <w:r w:rsidRPr="00C03B2B">
        <w:rPr>
          <w:lang w:val="en-US"/>
        </w:rPr>
        <w:t>Modules</w:t>
      </w:r>
    </w:p>
    <w:p w14:paraId="38F5B9E7" w14:textId="00CB88B7" w:rsidR="00684233" w:rsidRPr="00C03B2B" w:rsidRDefault="00684233" w:rsidP="00684233">
      <w:pPr>
        <w:rPr>
          <w:ins w:id="1852" w:author="Attila Vizhanyo" w:date="2024-01-02T17:16:00Z"/>
          <w:lang w:val="en-US"/>
        </w:rPr>
      </w:pPr>
      <w:ins w:id="1853" w:author="Attila Vizhanyo" w:date="2024-01-02T17:16:00Z">
        <w:r w:rsidRPr="00C03B2B">
          <w:rPr>
            <w:lang w:val="en-US"/>
          </w:rPr>
          <w:t>“</w:t>
        </w:r>
      </w:ins>
      <w:ins w:id="1854" w:author="Attila Vizhanyo" w:date="2024-01-02T17:15:00Z">
        <w:r w:rsidRPr="00C03B2B">
          <w:rPr>
            <w:lang w:val="en-US"/>
            <w:rPrChange w:id="1855" w:author="Attila Vizhanyo" w:date="2024-01-02T18:35:00Z">
              <w:rPr/>
            </w:rPrChange>
          </w:rPr>
          <w:t>Consider a module to be the same as a code library.</w:t>
        </w:r>
        <w:r w:rsidRPr="00C03B2B">
          <w:rPr>
            <w:lang w:val="en-US"/>
            <w:rPrChange w:id="1856" w:author="Attila Vizhanyo" w:date="2024-01-02T18:35:00Z">
              <w:rPr>
                <w:lang w:val="fr-CH"/>
              </w:rPr>
            </w:rPrChange>
          </w:rPr>
          <w:t xml:space="preserve"> </w:t>
        </w:r>
        <w:r w:rsidRPr="00C03B2B">
          <w:rPr>
            <w:lang w:val="en-US"/>
            <w:rPrChange w:id="1857" w:author="Attila Vizhanyo" w:date="2024-01-02T18:35:00Z">
              <w:rPr/>
            </w:rPrChange>
          </w:rPr>
          <w:t>A file containing a set of functions you want to include in your application.</w:t>
        </w:r>
      </w:ins>
      <w:ins w:id="1858" w:author="Attila Vizhanyo" w:date="2024-01-02T17:16:00Z">
        <w:r w:rsidRPr="00C03B2B">
          <w:rPr>
            <w:lang w:val="en-US"/>
          </w:rPr>
          <w:t>”</w:t>
        </w:r>
      </w:ins>
      <w:customXmlInsRangeStart w:id="1859" w:author="Attila Vizhanyo" w:date="2024-01-02T17:16:00Z"/>
      <w:sdt>
        <w:sdtPr>
          <w:rPr>
            <w:lang w:val="en-US"/>
          </w:rPr>
          <w:id w:val="-1518616184"/>
          <w:citation/>
        </w:sdtPr>
        <w:sdtContent>
          <w:customXmlInsRangeEnd w:id="1859"/>
          <w:ins w:id="1860" w:author="Attila Vizhanyo" w:date="2024-01-02T17:16:00Z">
            <w:r w:rsidRPr="00C03B2B">
              <w:rPr>
                <w:lang w:val="en-US"/>
              </w:rPr>
              <w:fldChar w:fldCharType="begin"/>
            </w:r>
            <w:r w:rsidRPr="00C03B2B">
              <w:rPr>
                <w:lang w:val="en-US"/>
                <w:rPrChange w:id="1861" w:author="Attila Vizhanyo" w:date="2024-01-02T18:35:00Z">
                  <w:rPr>
                    <w:lang w:val="fr-CH"/>
                  </w:rPr>
                </w:rPrChange>
              </w:rPr>
              <w:instrText xml:space="preserve"> CITATION W3S3 \l 4108 </w:instrText>
            </w:r>
          </w:ins>
          <w:r w:rsidRPr="00C03B2B">
            <w:rPr>
              <w:lang w:val="en-US"/>
            </w:rPr>
            <w:fldChar w:fldCharType="separate"/>
          </w:r>
          <w:ins w:id="1862" w:author="Attila Vizhanyo" w:date="2024-01-02T18:34:00Z">
            <w:r w:rsidR="00C03B2B" w:rsidRPr="00C03B2B">
              <w:rPr>
                <w:noProof/>
                <w:lang w:val="en-US"/>
              </w:rPr>
              <w:t xml:space="preserve"> </w:t>
            </w:r>
            <w:r w:rsidR="00C03B2B" w:rsidRPr="00C03B2B">
              <w:rPr>
                <w:noProof/>
                <w:lang w:val="en-US"/>
                <w:rPrChange w:id="1863" w:author="Attila Vizhanyo" w:date="2024-01-02T18:35:00Z">
                  <w:rPr>
                    <w:lang w:val="fr-CH"/>
                  </w:rPr>
                </w:rPrChange>
              </w:rPr>
              <w:t>(W3Schools, s.d.)</w:t>
            </w:r>
          </w:ins>
          <w:ins w:id="1864" w:author="Attila Vizhanyo" w:date="2024-01-02T17:16:00Z">
            <w:r w:rsidRPr="00C03B2B">
              <w:rPr>
                <w:lang w:val="en-US"/>
              </w:rPr>
              <w:fldChar w:fldCharType="end"/>
            </w:r>
          </w:ins>
          <w:customXmlInsRangeStart w:id="1865" w:author="Attila Vizhanyo" w:date="2024-01-02T17:16:00Z"/>
        </w:sdtContent>
      </w:sdt>
      <w:customXmlInsRangeEnd w:id="1865"/>
    </w:p>
    <w:p w14:paraId="7F61E2BD" w14:textId="28A7FE13" w:rsidR="00684233" w:rsidRPr="00C03B2B" w:rsidRDefault="00684233" w:rsidP="00684233">
      <w:pPr>
        <w:rPr>
          <w:ins w:id="1866" w:author="Attila Vizhanyo" w:date="2024-01-02T17:21:00Z"/>
          <w:lang w:val="en-US"/>
        </w:rPr>
      </w:pPr>
      <w:ins w:id="1867" w:author="Attila Vizhanyo" w:date="2024-01-02T17:21:00Z">
        <w:r w:rsidRPr="00C03B2B">
          <w:rPr>
            <w:lang w:val="en-US"/>
          </w:rPr>
          <w:t>To make my program ea</w:t>
        </w:r>
      </w:ins>
      <w:ins w:id="1868" w:author="Attila Vizhanyo" w:date="2024-01-02T17:22:00Z">
        <w:r w:rsidRPr="00C03B2B">
          <w:rPr>
            <w:lang w:val="en-US"/>
          </w:rPr>
          <w:t xml:space="preserve">sier to </w:t>
        </w:r>
      </w:ins>
      <w:ins w:id="1869" w:author="Attila Vizhanyo" w:date="2024-01-02T20:19:00Z">
        <w:r w:rsidR="003E058F">
          <w:rPr>
            <w:lang w:val="en-US"/>
          </w:rPr>
          <w:t xml:space="preserve">maintain and easier to </w:t>
        </w:r>
      </w:ins>
      <w:ins w:id="1870" w:author="Attila Vizhanyo" w:date="2024-01-02T17:22:00Z">
        <w:r w:rsidRPr="00C03B2B">
          <w:rPr>
            <w:lang w:val="en-US"/>
          </w:rPr>
          <w:t xml:space="preserve">read, I </w:t>
        </w:r>
      </w:ins>
      <w:ins w:id="1871" w:author="Attila Vizhanyo" w:date="2024-01-02T20:20:00Z">
        <w:r w:rsidR="003E058F">
          <w:rPr>
            <w:lang w:val="en-US"/>
          </w:rPr>
          <w:t xml:space="preserve">have </w:t>
        </w:r>
      </w:ins>
      <w:ins w:id="1872" w:author="Attila Vizhanyo" w:date="2024-01-02T17:22:00Z">
        <w:r w:rsidRPr="00C03B2B">
          <w:rPr>
            <w:lang w:val="en-US"/>
          </w:rPr>
          <w:t>put the code of each item in</w:t>
        </w:r>
      </w:ins>
      <w:ins w:id="1873" w:author="Attila Vizhanyo" w:date="2024-01-02T20:20:00Z">
        <w:r w:rsidR="003E058F">
          <w:rPr>
            <w:lang w:val="en-US"/>
          </w:rPr>
          <w:t>to</w:t>
        </w:r>
      </w:ins>
      <w:ins w:id="1874" w:author="Attila Vizhanyo" w:date="2024-01-02T17:22:00Z">
        <w:r w:rsidRPr="00C03B2B">
          <w:rPr>
            <w:lang w:val="en-US"/>
          </w:rPr>
          <w:t xml:space="preserve"> a separate </w:t>
        </w:r>
      </w:ins>
      <w:ins w:id="1875" w:author="Attila Vizhanyo" w:date="2024-01-02T20:20:00Z">
        <w:r w:rsidR="003E058F">
          <w:rPr>
            <w:lang w:val="en-US"/>
          </w:rPr>
          <w:t>m</w:t>
        </w:r>
      </w:ins>
      <w:ins w:id="1876" w:author="Attila Vizhanyo" w:date="2024-01-02T17:22:00Z">
        <w:r w:rsidRPr="00C03B2B">
          <w:rPr>
            <w:lang w:val="en-US"/>
          </w:rPr>
          <w:t>odule.</w:t>
        </w:r>
      </w:ins>
    </w:p>
    <w:p w14:paraId="2D7C0095" w14:textId="36B65DAC" w:rsidR="004B1924" w:rsidRPr="00C03B2B" w:rsidRDefault="004B1924" w:rsidP="004B1924">
      <w:pPr>
        <w:rPr>
          <w:ins w:id="1877" w:author="Attila Vizhanyo" w:date="2024-01-02T17:15:00Z"/>
          <w:lang w:val="en-US"/>
          <w:rPrChange w:id="1878" w:author="Attila Vizhanyo" w:date="2024-01-02T18:35:00Z">
            <w:rPr>
              <w:ins w:id="1879" w:author="Attila Vizhanyo" w:date="2024-01-02T17:15:00Z"/>
            </w:rPr>
          </w:rPrChange>
        </w:rPr>
        <w:pPrChange w:id="1880" w:author="Attila Vizhanyo" w:date="2024-01-02T17:27:00Z">
          <w:pPr>
            <w:pStyle w:val="NormalWeb"/>
            <w:shd w:val="clear" w:color="auto" w:fill="FFFFFF"/>
            <w:spacing w:before="288" w:beforeAutospacing="0" w:after="288" w:afterAutospacing="0"/>
          </w:pPr>
        </w:pPrChange>
      </w:pPr>
      <w:ins w:id="1881" w:author="Attila Vizhanyo" w:date="2024-01-02T17:33:00Z">
        <w:r w:rsidRPr="00C03B2B">
          <w:rPr>
            <w:lang w:val="en-US"/>
            <w:rPrChange w:id="1882" w:author="Attila Vizhanyo" w:date="2024-01-02T18:35:00Z">
              <w:rPr/>
            </w:rPrChange>
          </w:rPr>
          <w:t xml:space="preserve">Importing the four modules (barrier.py, bomb.py, coin.py, shield.py) into the </w:t>
        </w:r>
      </w:ins>
      <w:ins w:id="1883" w:author="Attila Vizhanyo" w:date="2024-01-02T17:34:00Z">
        <w:r w:rsidRPr="00C03B2B">
          <w:rPr>
            <w:lang w:val="en-US"/>
            <w:rPrChange w:id="1884" w:author="Attila Vizhanyo" w:date="2024-01-02T18:35:00Z">
              <w:rPr/>
            </w:rPrChange>
          </w:rPr>
          <w:t>initial</w:t>
        </w:r>
      </w:ins>
      <w:ins w:id="1885" w:author="Attila Vizhanyo" w:date="2024-01-02T17:33:00Z">
        <w:r w:rsidRPr="00C03B2B">
          <w:rPr>
            <w:lang w:val="en-US"/>
            <w:rPrChange w:id="1886" w:author="Attila Vizhanyo" w:date="2024-01-02T18:35:00Z">
              <w:rPr/>
            </w:rPrChange>
          </w:rPr>
          <w:t xml:space="preserve"> chess code allows you to use the</w:t>
        </w:r>
      </w:ins>
      <w:ins w:id="1887" w:author="Attila Vizhanyo" w:date="2024-01-02T17:34:00Z">
        <w:r w:rsidRPr="00C03B2B">
          <w:rPr>
            <w:lang w:val="en-US"/>
            <w:rPrChange w:id="1888" w:author="Attila Vizhanyo" w:date="2024-01-02T18:35:00Z">
              <w:rPr/>
            </w:rPrChange>
          </w:rPr>
          <w:t xml:space="preserve"> functions contained in the modules</w:t>
        </w:r>
      </w:ins>
      <w:ins w:id="1889" w:author="Attila Vizhanyo" w:date="2024-01-02T17:33:00Z">
        <w:r w:rsidRPr="00C03B2B">
          <w:rPr>
            <w:lang w:val="en-US"/>
            <w:rPrChange w:id="1890" w:author="Attila Vizhanyo" w:date="2024-01-02T18:35:00Z">
              <w:rPr/>
            </w:rPrChange>
          </w:rPr>
          <w:t xml:space="preserve">. </w:t>
        </w:r>
        <w:r w:rsidRPr="00451BEC">
          <w:rPr>
            <w:highlight w:val="yellow"/>
            <w:lang w:val="en-US"/>
            <w:rPrChange w:id="1891" w:author="Attila Vizhanyo" w:date="2024-01-02T20:22:00Z">
              <w:rPr/>
            </w:rPrChange>
          </w:rPr>
          <w:t xml:space="preserve">However, it is not </w:t>
        </w:r>
      </w:ins>
      <w:ins w:id="1892" w:author="Attila Vizhanyo" w:date="2024-01-02T20:21:00Z">
        <w:r w:rsidR="003E058F" w:rsidRPr="00451BEC">
          <w:rPr>
            <w:highlight w:val="yellow"/>
            <w:lang w:val="en-US"/>
            <w:rPrChange w:id="1893" w:author="Attila Vizhanyo" w:date="2024-01-02T20:22:00Z">
              <w:rPr>
                <w:lang w:val="en-US"/>
              </w:rPr>
            </w:rPrChange>
          </w:rPr>
          <w:t>allowed</w:t>
        </w:r>
      </w:ins>
      <w:ins w:id="1894" w:author="Attila Vizhanyo" w:date="2024-01-02T17:33:00Z">
        <w:r w:rsidRPr="00451BEC">
          <w:rPr>
            <w:highlight w:val="yellow"/>
            <w:lang w:val="en-US"/>
            <w:rPrChange w:id="1895" w:author="Attila Vizhanyo" w:date="2024-01-02T20:22:00Z">
              <w:rPr/>
            </w:rPrChange>
          </w:rPr>
          <w:t xml:space="preserve"> to </w:t>
        </w:r>
      </w:ins>
      <w:ins w:id="1896" w:author="Attila Vizhanyo" w:date="2024-01-02T20:21:00Z">
        <w:r w:rsidR="003E058F" w:rsidRPr="00451BEC">
          <w:rPr>
            <w:highlight w:val="yellow"/>
            <w:lang w:val="en-US"/>
            <w:rPrChange w:id="1897" w:author="Attila Vizhanyo" w:date="2024-01-02T20:22:00Z">
              <w:rPr>
                <w:lang w:val="en-US"/>
              </w:rPr>
            </w:rPrChange>
          </w:rPr>
          <w:t>import</w:t>
        </w:r>
      </w:ins>
      <w:ins w:id="1898" w:author="Attila Vizhanyo" w:date="2024-01-02T17:33:00Z">
        <w:r w:rsidRPr="00451BEC">
          <w:rPr>
            <w:highlight w:val="yellow"/>
            <w:lang w:val="en-US"/>
            <w:rPrChange w:id="1899" w:author="Attila Vizhanyo" w:date="2024-01-02T20:22:00Z">
              <w:rPr/>
            </w:rPrChange>
          </w:rPr>
          <w:t xml:space="preserve"> </w:t>
        </w:r>
      </w:ins>
      <w:ins w:id="1900" w:author="Attila Vizhanyo" w:date="2024-01-02T20:22:00Z">
        <w:r w:rsidR="00451BEC" w:rsidRPr="00451BEC">
          <w:rPr>
            <w:highlight w:val="yellow"/>
            <w:lang w:val="en-US"/>
            <w:rPrChange w:id="1901" w:author="Attila Vizhanyo" w:date="2024-01-02T20:22:00Z">
              <w:rPr>
                <w:lang w:val="en-US"/>
              </w:rPr>
            </w:rPrChange>
          </w:rPr>
          <w:t xml:space="preserve">the main module into </w:t>
        </w:r>
      </w:ins>
      <w:proofErr w:type="spellStart"/>
      <w:ins w:id="1902" w:author="Attila Vizhanyo" w:date="2024-01-02T17:33:00Z">
        <w:r w:rsidRPr="00451BEC">
          <w:rPr>
            <w:highlight w:val="yellow"/>
            <w:lang w:val="en-US"/>
            <w:rPrChange w:id="1903" w:author="Attila Vizhanyo" w:date="2024-01-02T20:22:00Z">
              <w:rPr/>
            </w:rPrChange>
          </w:rPr>
          <w:t xml:space="preserve">from </w:t>
        </w:r>
        <w:proofErr w:type="spellEnd"/>
        <w:r w:rsidRPr="00451BEC">
          <w:rPr>
            <w:highlight w:val="yellow"/>
            <w:lang w:val="en-US"/>
            <w:rPrChange w:id="1904" w:author="Attila Vizhanyo" w:date="2024-01-02T20:22:00Z">
              <w:rPr/>
            </w:rPrChange>
          </w:rPr>
          <w:t xml:space="preserve">the modules to your </w:t>
        </w:r>
      </w:ins>
      <w:ins w:id="1905" w:author="Attila Vizhanyo" w:date="2024-01-02T17:34:00Z">
        <w:r w:rsidRPr="00451BEC">
          <w:rPr>
            <w:highlight w:val="yellow"/>
            <w:lang w:val="en-US"/>
            <w:rPrChange w:id="1906" w:author="Attila Vizhanyo" w:date="2024-01-02T20:22:00Z">
              <w:rPr/>
            </w:rPrChange>
          </w:rPr>
          <w:t>main</w:t>
        </w:r>
      </w:ins>
      <w:ins w:id="1907" w:author="Attila Vizhanyo" w:date="2024-01-02T17:33:00Z">
        <w:r w:rsidRPr="00451BEC">
          <w:rPr>
            <w:highlight w:val="yellow"/>
            <w:lang w:val="en-US"/>
            <w:rPrChange w:id="1908" w:author="Attila Vizhanyo" w:date="2024-01-02T20:22:00Z">
              <w:rPr/>
            </w:rPrChange>
          </w:rPr>
          <w:t xml:space="preserve"> code for efficiency.</w:t>
        </w:r>
      </w:ins>
    </w:p>
    <w:p w14:paraId="00517BC1" w14:textId="77777777" w:rsidR="004B1924" w:rsidRPr="00C03B2B" w:rsidRDefault="004B1924" w:rsidP="004B1924">
      <w:pPr>
        <w:shd w:val="clear" w:color="auto" w:fill="1F1F1F"/>
        <w:spacing w:after="0" w:line="270" w:lineRule="atLeast"/>
        <w:jc w:val="left"/>
        <w:rPr>
          <w:ins w:id="1909" w:author="Attila Vizhanyo" w:date="2024-01-02T17:25:00Z"/>
          <w:rFonts w:ascii="Menlo" w:eastAsia="Times New Roman" w:hAnsi="Menlo" w:cs="Menlo"/>
          <w:color w:val="CCCCCC"/>
          <w:sz w:val="18"/>
          <w:szCs w:val="18"/>
          <w:lang w:val="en-US" w:eastAsia="en-GB"/>
          <w:rPrChange w:id="1910" w:author="Attila Vizhanyo" w:date="2024-01-02T18:35:00Z">
            <w:rPr>
              <w:ins w:id="1911" w:author="Attila Vizhanyo" w:date="2024-01-02T17:25:00Z"/>
              <w:rFonts w:ascii="Menlo" w:eastAsia="Times New Roman" w:hAnsi="Menlo" w:cs="Menlo"/>
              <w:color w:val="CCCCCC"/>
              <w:sz w:val="18"/>
              <w:szCs w:val="18"/>
              <w:lang w:val="en-CH" w:eastAsia="en-GB"/>
            </w:rPr>
          </w:rPrChange>
        </w:rPr>
      </w:pPr>
      <w:ins w:id="1912" w:author="Attila Vizhanyo" w:date="2024-01-02T17:25:00Z">
        <w:r w:rsidRPr="00C03B2B">
          <w:rPr>
            <w:rFonts w:ascii="Menlo" w:eastAsia="Times New Roman" w:hAnsi="Menlo" w:cs="Menlo"/>
            <w:color w:val="C586C0"/>
            <w:sz w:val="18"/>
            <w:szCs w:val="18"/>
            <w:lang w:val="en-US" w:eastAsia="en-GB"/>
            <w:rPrChange w:id="1913" w:author="Attila Vizhanyo" w:date="2024-01-02T18:35:00Z">
              <w:rPr>
                <w:rFonts w:ascii="Menlo" w:eastAsia="Times New Roman" w:hAnsi="Menlo" w:cs="Menlo"/>
                <w:color w:val="C586C0"/>
                <w:sz w:val="18"/>
                <w:szCs w:val="18"/>
                <w:lang w:val="en-CH" w:eastAsia="en-GB"/>
              </w:rPr>
            </w:rPrChange>
          </w:rPr>
          <w:t>import</w:t>
        </w:r>
        <w:r w:rsidRPr="00C03B2B">
          <w:rPr>
            <w:rFonts w:ascii="Menlo" w:eastAsia="Times New Roman" w:hAnsi="Menlo" w:cs="Menlo"/>
            <w:color w:val="CCCCCC"/>
            <w:sz w:val="18"/>
            <w:szCs w:val="18"/>
            <w:lang w:val="en-US" w:eastAsia="en-GB"/>
            <w:rPrChange w:id="1914" w:author="Attila Vizhanyo" w:date="2024-01-02T18:35:00Z">
              <w:rPr>
                <w:rFonts w:ascii="Menlo" w:eastAsia="Times New Roman" w:hAnsi="Menlo" w:cs="Menlo"/>
                <w:color w:val="CCCCCC"/>
                <w:sz w:val="18"/>
                <w:szCs w:val="18"/>
                <w:lang w:val="en-CH" w:eastAsia="en-GB"/>
              </w:rPr>
            </w:rPrChange>
          </w:rPr>
          <w:t xml:space="preserve"> </w:t>
        </w:r>
        <w:proofErr w:type="gramStart"/>
        <w:r w:rsidRPr="00C03B2B">
          <w:rPr>
            <w:rFonts w:ascii="Menlo" w:eastAsia="Times New Roman" w:hAnsi="Menlo" w:cs="Menlo"/>
            <w:color w:val="4EC9B0"/>
            <w:sz w:val="18"/>
            <w:szCs w:val="18"/>
            <w:lang w:val="en-US" w:eastAsia="en-GB"/>
            <w:rPrChange w:id="1915" w:author="Attila Vizhanyo" w:date="2024-01-02T18:35:00Z">
              <w:rPr>
                <w:rFonts w:ascii="Menlo" w:eastAsia="Times New Roman" w:hAnsi="Menlo" w:cs="Menlo"/>
                <w:color w:val="4EC9B0"/>
                <w:sz w:val="18"/>
                <w:szCs w:val="18"/>
                <w:lang w:val="en-CH" w:eastAsia="en-GB"/>
              </w:rPr>
            </w:rPrChange>
          </w:rPr>
          <w:t>bomb</w:t>
        </w:r>
        <w:proofErr w:type="gramEnd"/>
      </w:ins>
    </w:p>
    <w:p w14:paraId="51055BB3" w14:textId="77777777" w:rsidR="004B1924" w:rsidRPr="00C03B2B" w:rsidRDefault="004B1924" w:rsidP="004B1924">
      <w:pPr>
        <w:shd w:val="clear" w:color="auto" w:fill="1F1F1F"/>
        <w:spacing w:after="0" w:line="270" w:lineRule="atLeast"/>
        <w:jc w:val="left"/>
        <w:rPr>
          <w:ins w:id="1916" w:author="Attila Vizhanyo" w:date="2024-01-02T17:25:00Z"/>
          <w:rFonts w:ascii="Menlo" w:eastAsia="Times New Roman" w:hAnsi="Menlo" w:cs="Menlo"/>
          <w:color w:val="CCCCCC"/>
          <w:sz w:val="18"/>
          <w:szCs w:val="18"/>
          <w:lang w:val="en-US" w:eastAsia="en-GB"/>
          <w:rPrChange w:id="1917" w:author="Attila Vizhanyo" w:date="2024-01-02T18:35:00Z">
            <w:rPr>
              <w:ins w:id="1918" w:author="Attila Vizhanyo" w:date="2024-01-02T17:25:00Z"/>
              <w:rFonts w:ascii="Menlo" w:eastAsia="Times New Roman" w:hAnsi="Menlo" w:cs="Menlo"/>
              <w:color w:val="CCCCCC"/>
              <w:sz w:val="18"/>
              <w:szCs w:val="18"/>
              <w:lang w:val="en-CH" w:eastAsia="en-GB"/>
            </w:rPr>
          </w:rPrChange>
        </w:rPr>
      </w:pPr>
      <w:ins w:id="1919" w:author="Attila Vizhanyo" w:date="2024-01-02T17:25:00Z">
        <w:r w:rsidRPr="00C03B2B">
          <w:rPr>
            <w:rFonts w:ascii="Menlo" w:eastAsia="Times New Roman" w:hAnsi="Menlo" w:cs="Menlo"/>
            <w:color w:val="C586C0"/>
            <w:sz w:val="18"/>
            <w:szCs w:val="18"/>
            <w:lang w:val="en-US" w:eastAsia="en-GB"/>
            <w:rPrChange w:id="1920" w:author="Attila Vizhanyo" w:date="2024-01-02T18:35:00Z">
              <w:rPr>
                <w:rFonts w:ascii="Menlo" w:eastAsia="Times New Roman" w:hAnsi="Menlo" w:cs="Menlo"/>
                <w:color w:val="C586C0"/>
                <w:sz w:val="18"/>
                <w:szCs w:val="18"/>
                <w:lang w:val="en-CH" w:eastAsia="en-GB"/>
              </w:rPr>
            </w:rPrChange>
          </w:rPr>
          <w:t>import</w:t>
        </w:r>
        <w:r w:rsidRPr="00C03B2B">
          <w:rPr>
            <w:rFonts w:ascii="Menlo" w:eastAsia="Times New Roman" w:hAnsi="Menlo" w:cs="Menlo"/>
            <w:color w:val="CCCCCC"/>
            <w:sz w:val="18"/>
            <w:szCs w:val="18"/>
            <w:lang w:val="en-US" w:eastAsia="en-GB"/>
            <w:rPrChange w:id="1921" w:author="Attila Vizhanyo" w:date="2024-01-02T18:35:00Z">
              <w:rPr>
                <w:rFonts w:ascii="Menlo" w:eastAsia="Times New Roman" w:hAnsi="Menlo" w:cs="Menlo"/>
                <w:color w:val="CCCCCC"/>
                <w:sz w:val="18"/>
                <w:szCs w:val="18"/>
                <w:lang w:val="en-CH" w:eastAsia="en-GB"/>
              </w:rPr>
            </w:rPrChange>
          </w:rPr>
          <w:t xml:space="preserve"> </w:t>
        </w:r>
        <w:proofErr w:type="gramStart"/>
        <w:r w:rsidRPr="00C03B2B">
          <w:rPr>
            <w:rFonts w:ascii="Menlo" w:eastAsia="Times New Roman" w:hAnsi="Menlo" w:cs="Menlo"/>
            <w:color w:val="4EC9B0"/>
            <w:sz w:val="18"/>
            <w:szCs w:val="18"/>
            <w:lang w:val="en-US" w:eastAsia="en-GB"/>
            <w:rPrChange w:id="1922" w:author="Attila Vizhanyo" w:date="2024-01-02T18:35:00Z">
              <w:rPr>
                <w:rFonts w:ascii="Menlo" w:eastAsia="Times New Roman" w:hAnsi="Menlo" w:cs="Menlo"/>
                <w:color w:val="4EC9B0"/>
                <w:sz w:val="18"/>
                <w:szCs w:val="18"/>
                <w:lang w:val="en-CH" w:eastAsia="en-GB"/>
              </w:rPr>
            </w:rPrChange>
          </w:rPr>
          <w:t>coin</w:t>
        </w:r>
        <w:proofErr w:type="gramEnd"/>
      </w:ins>
    </w:p>
    <w:p w14:paraId="559BD1E5" w14:textId="77777777" w:rsidR="004B1924" w:rsidRPr="00C03B2B" w:rsidRDefault="004B1924" w:rsidP="004B1924">
      <w:pPr>
        <w:shd w:val="clear" w:color="auto" w:fill="1F1F1F"/>
        <w:spacing w:after="0" w:line="270" w:lineRule="atLeast"/>
        <w:jc w:val="left"/>
        <w:rPr>
          <w:ins w:id="1923" w:author="Attila Vizhanyo" w:date="2024-01-02T17:25:00Z"/>
          <w:rFonts w:ascii="Menlo" w:eastAsia="Times New Roman" w:hAnsi="Menlo" w:cs="Menlo"/>
          <w:color w:val="CCCCCC"/>
          <w:sz w:val="18"/>
          <w:szCs w:val="18"/>
          <w:lang w:val="en-US" w:eastAsia="en-GB"/>
          <w:rPrChange w:id="1924" w:author="Attila Vizhanyo" w:date="2024-01-02T18:35:00Z">
            <w:rPr>
              <w:ins w:id="1925" w:author="Attila Vizhanyo" w:date="2024-01-02T17:25:00Z"/>
              <w:rFonts w:ascii="Menlo" w:eastAsia="Times New Roman" w:hAnsi="Menlo" w:cs="Menlo"/>
              <w:color w:val="CCCCCC"/>
              <w:sz w:val="18"/>
              <w:szCs w:val="18"/>
              <w:lang w:val="en-CH" w:eastAsia="en-GB"/>
            </w:rPr>
          </w:rPrChange>
        </w:rPr>
      </w:pPr>
      <w:ins w:id="1926" w:author="Attila Vizhanyo" w:date="2024-01-02T17:25:00Z">
        <w:r w:rsidRPr="00C03B2B">
          <w:rPr>
            <w:rFonts w:ascii="Menlo" w:eastAsia="Times New Roman" w:hAnsi="Menlo" w:cs="Menlo"/>
            <w:color w:val="C586C0"/>
            <w:sz w:val="18"/>
            <w:szCs w:val="18"/>
            <w:lang w:val="en-US" w:eastAsia="en-GB"/>
            <w:rPrChange w:id="1927" w:author="Attila Vizhanyo" w:date="2024-01-02T18:35:00Z">
              <w:rPr>
                <w:rFonts w:ascii="Menlo" w:eastAsia="Times New Roman" w:hAnsi="Menlo" w:cs="Menlo"/>
                <w:color w:val="C586C0"/>
                <w:sz w:val="18"/>
                <w:szCs w:val="18"/>
                <w:lang w:val="en-CH" w:eastAsia="en-GB"/>
              </w:rPr>
            </w:rPrChange>
          </w:rPr>
          <w:t>import</w:t>
        </w:r>
        <w:r w:rsidRPr="00C03B2B">
          <w:rPr>
            <w:rFonts w:ascii="Menlo" w:eastAsia="Times New Roman" w:hAnsi="Menlo" w:cs="Menlo"/>
            <w:color w:val="CCCCCC"/>
            <w:sz w:val="18"/>
            <w:szCs w:val="18"/>
            <w:lang w:val="en-US" w:eastAsia="en-GB"/>
            <w:rPrChange w:id="1928" w:author="Attila Vizhanyo" w:date="2024-01-02T18:35:00Z">
              <w:rPr>
                <w:rFonts w:ascii="Menlo" w:eastAsia="Times New Roman" w:hAnsi="Menlo" w:cs="Menlo"/>
                <w:color w:val="CCCCCC"/>
                <w:sz w:val="18"/>
                <w:szCs w:val="18"/>
                <w:lang w:val="en-CH" w:eastAsia="en-GB"/>
              </w:rPr>
            </w:rPrChange>
          </w:rPr>
          <w:t xml:space="preserve"> </w:t>
        </w:r>
        <w:proofErr w:type="gramStart"/>
        <w:r w:rsidRPr="00C03B2B">
          <w:rPr>
            <w:rFonts w:ascii="Menlo" w:eastAsia="Times New Roman" w:hAnsi="Menlo" w:cs="Menlo"/>
            <w:color w:val="4EC9B0"/>
            <w:sz w:val="18"/>
            <w:szCs w:val="18"/>
            <w:lang w:val="en-US" w:eastAsia="en-GB"/>
            <w:rPrChange w:id="1929" w:author="Attila Vizhanyo" w:date="2024-01-02T18:35:00Z">
              <w:rPr>
                <w:rFonts w:ascii="Menlo" w:eastAsia="Times New Roman" w:hAnsi="Menlo" w:cs="Menlo"/>
                <w:color w:val="4EC9B0"/>
                <w:sz w:val="18"/>
                <w:szCs w:val="18"/>
                <w:lang w:val="en-CH" w:eastAsia="en-GB"/>
              </w:rPr>
            </w:rPrChange>
          </w:rPr>
          <w:t>shield</w:t>
        </w:r>
        <w:proofErr w:type="gramEnd"/>
      </w:ins>
    </w:p>
    <w:p w14:paraId="55D02DAF" w14:textId="77777777" w:rsidR="004B1924" w:rsidRPr="00C03B2B" w:rsidRDefault="004B1924" w:rsidP="004B1924">
      <w:pPr>
        <w:shd w:val="clear" w:color="auto" w:fill="1F1F1F"/>
        <w:spacing w:after="0" w:line="270" w:lineRule="atLeast"/>
        <w:jc w:val="left"/>
        <w:rPr>
          <w:ins w:id="1930" w:author="Attila Vizhanyo" w:date="2024-01-02T17:25:00Z"/>
          <w:rFonts w:ascii="Menlo" w:eastAsia="Times New Roman" w:hAnsi="Menlo" w:cs="Menlo"/>
          <w:color w:val="CCCCCC"/>
          <w:sz w:val="18"/>
          <w:szCs w:val="18"/>
          <w:lang w:val="en-US" w:eastAsia="en-GB"/>
          <w:rPrChange w:id="1931" w:author="Attila Vizhanyo" w:date="2024-01-02T18:35:00Z">
            <w:rPr>
              <w:ins w:id="1932" w:author="Attila Vizhanyo" w:date="2024-01-02T17:25:00Z"/>
              <w:rFonts w:ascii="Menlo" w:eastAsia="Times New Roman" w:hAnsi="Menlo" w:cs="Menlo"/>
              <w:color w:val="CCCCCC"/>
              <w:sz w:val="18"/>
              <w:szCs w:val="18"/>
              <w:lang w:val="en-CH" w:eastAsia="en-GB"/>
            </w:rPr>
          </w:rPrChange>
        </w:rPr>
      </w:pPr>
      <w:ins w:id="1933" w:author="Attila Vizhanyo" w:date="2024-01-02T17:25:00Z">
        <w:r w:rsidRPr="00C03B2B">
          <w:rPr>
            <w:rFonts w:ascii="Menlo" w:eastAsia="Times New Roman" w:hAnsi="Menlo" w:cs="Menlo"/>
            <w:color w:val="C586C0"/>
            <w:sz w:val="18"/>
            <w:szCs w:val="18"/>
            <w:lang w:val="en-US" w:eastAsia="en-GB"/>
            <w:rPrChange w:id="1934" w:author="Attila Vizhanyo" w:date="2024-01-02T18:35:00Z">
              <w:rPr>
                <w:rFonts w:ascii="Menlo" w:eastAsia="Times New Roman" w:hAnsi="Menlo" w:cs="Menlo"/>
                <w:color w:val="C586C0"/>
                <w:sz w:val="18"/>
                <w:szCs w:val="18"/>
                <w:lang w:val="en-CH" w:eastAsia="en-GB"/>
              </w:rPr>
            </w:rPrChange>
          </w:rPr>
          <w:t>import</w:t>
        </w:r>
        <w:r w:rsidRPr="00C03B2B">
          <w:rPr>
            <w:rFonts w:ascii="Menlo" w:eastAsia="Times New Roman" w:hAnsi="Menlo" w:cs="Menlo"/>
            <w:color w:val="CCCCCC"/>
            <w:sz w:val="18"/>
            <w:szCs w:val="18"/>
            <w:lang w:val="en-US" w:eastAsia="en-GB"/>
            <w:rPrChange w:id="1935" w:author="Attila Vizhanyo" w:date="2024-01-02T18:35:00Z">
              <w:rPr>
                <w:rFonts w:ascii="Menlo" w:eastAsia="Times New Roman" w:hAnsi="Menlo" w:cs="Menlo"/>
                <w:color w:val="CCCCCC"/>
                <w:sz w:val="18"/>
                <w:szCs w:val="18"/>
                <w:lang w:val="en-CH" w:eastAsia="en-GB"/>
              </w:rPr>
            </w:rPrChange>
          </w:rPr>
          <w:t xml:space="preserve"> </w:t>
        </w:r>
        <w:proofErr w:type="gramStart"/>
        <w:r w:rsidRPr="00C03B2B">
          <w:rPr>
            <w:rFonts w:ascii="Menlo" w:eastAsia="Times New Roman" w:hAnsi="Menlo" w:cs="Menlo"/>
            <w:color w:val="4EC9B0"/>
            <w:sz w:val="18"/>
            <w:szCs w:val="18"/>
            <w:lang w:val="en-US" w:eastAsia="en-GB"/>
            <w:rPrChange w:id="1936" w:author="Attila Vizhanyo" w:date="2024-01-02T18:35:00Z">
              <w:rPr>
                <w:rFonts w:ascii="Menlo" w:eastAsia="Times New Roman" w:hAnsi="Menlo" w:cs="Menlo"/>
                <w:color w:val="4EC9B0"/>
                <w:sz w:val="18"/>
                <w:szCs w:val="18"/>
                <w:lang w:val="en-CH" w:eastAsia="en-GB"/>
              </w:rPr>
            </w:rPrChange>
          </w:rPr>
          <w:t>barrier</w:t>
        </w:r>
        <w:proofErr w:type="gramEnd"/>
      </w:ins>
    </w:p>
    <w:p w14:paraId="7ADB7E0C" w14:textId="5DA42163" w:rsidR="00684233" w:rsidRPr="00C03B2B" w:rsidDel="004B1924" w:rsidRDefault="00684233" w:rsidP="00684233">
      <w:pPr>
        <w:rPr>
          <w:del w:id="1937" w:author="Attila Vizhanyo" w:date="2024-01-02T17:27:00Z"/>
          <w:lang w:val="en-US"/>
        </w:rPr>
        <w:pPrChange w:id="1938" w:author="Attila Vizhanyo" w:date="2024-01-02T17:15:00Z">
          <w:pPr>
            <w:pStyle w:val="Heading4"/>
          </w:pPr>
        </w:pPrChange>
      </w:pPr>
    </w:p>
    <w:p w14:paraId="592147DD" w14:textId="7B66AFAC" w:rsidR="00F16D7D" w:rsidRPr="00C03B2B" w:rsidRDefault="00F16D7D" w:rsidP="00F16D7D">
      <w:pPr>
        <w:pStyle w:val="Heading4"/>
        <w:rPr>
          <w:lang w:val="en-US"/>
        </w:rPr>
      </w:pPr>
      <w:r w:rsidRPr="00C03B2B">
        <w:rPr>
          <w:lang w:val="en-US"/>
        </w:rPr>
        <w:t>Differences In Chess Code</w:t>
      </w:r>
    </w:p>
    <w:p w14:paraId="65F5A034" w14:textId="1098C3FA" w:rsidR="00F16D7D" w:rsidRPr="00C03B2B" w:rsidRDefault="00F16D7D" w:rsidP="00F16D7D">
      <w:pPr>
        <w:pStyle w:val="Heading4"/>
        <w:rPr>
          <w:ins w:id="1939" w:author="Attila Vizhanyo" w:date="2024-01-02T17:46:00Z"/>
          <w:lang w:val="en-US"/>
        </w:rPr>
      </w:pPr>
      <w:r w:rsidRPr="00C03B2B">
        <w:rPr>
          <w:lang w:val="en-US"/>
        </w:rPr>
        <w:t>Usage Of Initial Chess Code</w:t>
      </w:r>
    </w:p>
    <w:p w14:paraId="4834E518" w14:textId="5103200E" w:rsidR="00F55F7F" w:rsidRPr="00C03B2B" w:rsidRDefault="00F55F7F" w:rsidP="00F55F7F">
      <w:pPr>
        <w:rPr>
          <w:ins w:id="1940" w:author="Attila Vizhanyo" w:date="2024-01-02T17:37:00Z"/>
          <w:lang w:val="en-US"/>
        </w:rPr>
        <w:pPrChange w:id="1941" w:author="Attila Vizhanyo" w:date="2024-01-02T17:46:00Z">
          <w:pPr>
            <w:pStyle w:val="Heading4"/>
          </w:pPr>
        </w:pPrChange>
      </w:pPr>
      <w:ins w:id="1942" w:author="Attila Vizhanyo" w:date="2024-01-02T17:47:00Z">
        <w:r w:rsidRPr="00451BEC">
          <w:rPr>
            <w:highlight w:val="yellow"/>
            <w:lang w:val="en-US"/>
            <w:rPrChange w:id="1943" w:author="Attila Vizhanyo" w:date="2024-01-02T20:23:00Z">
              <w:rPr>
                <w:lang w:val="en-US"/>
              </w:rPr>
            </w:rPrChange>
          </w:rPr>
          <w:t xml:space="preserve">The item </w:t>
        </w:r>
      </w:ins>
      <w:ins w:id="1944" w:author="Attila Vizhanyo" w:date="2024-01-02T18:16:00Z">
        <w:r w:rsidR="00F74C84" w:rsidRPr="00451BEC">
          <w:rPr>
            <w:highlight w:val="yellow"/>
            <w:lang w:val="en-US"/>
            <w:rPrChange w:id="1945" w:author="Attila Vizhanyo" w:date="2024-01-02T20:23:00Z">
              <w:rPr>
                <w:lang w:val="en-US"/>
              </w:rPr>
            </w:rPrChange>
          </w:rPr>
          <w:t>differs</w:t>
        </w:r>
      </w:ins>
      <w:ins w:id="1946" w:author="Attila Vizhanyo" w:date="2024-01-02T17:47:00Z">
        <w:r w:rsidRPr="00451BEC">
          <w:rPr>
            <w:highlight w:val="yellow"/>
            <w:lang w:val="en-US"/>
            <w:rPrChange w:id="1947" w:author="Attila Vizhanyo" w:date="2024-01-02T20:23:00Z">
              <w:rPr>
                <w:lang w:val="en-US"/>
              </w:rPr>
            </w:rPrChange>
          </w:rPr>
          <w:t xml:space="preserve"> in the code that they execute when they are picked up. </w:t>
        </w:r>
        <w:proofErr w:type="gramStart"/>
        <w:r w:rsidRPr="00451BEC">
          <w:rPr>
            <w:highlight w:val="yellow"/>
            <w:lang w:val="en-US"/>
            <w:rPrChange w:id="1948" w:author="Attila Vizhanyo" w:date="2024-01-02T20:23:00Z">
              <w:rPr>
                <w:lang w:val="en-US"/>
              </w:rPr>
            </w:rPrChange>
          </w:rPr>
          <w:t>Otherwise</w:t>
        </w:r>
        <w:proofErr w:type="gramEnd"/>
        <w:r w:rsidRPr="00451BEC">
          <w:rPr>
            <w:highlight w:val="yellow"/>
            <w:lang w:val="en-US"/>
            <w:rPrChange w:id="1949" w:author="Attila Vizhanyo" w:date="2024-01-02T20:23:00Z">
              <w:rPr>
                <w:lang w:val="en-US"/>
              </w:rPr>
            </w:rPrChange>
          </w:rPr>
          <w:t xml:space="preserve"> they </w:t>
        </w:r>
      </w:ins>
      <w:ins w:id="1950" w:author="Attila Vizhanyo" w:date="2024-01-02T17:48:00Z">
        <w:r w:rsidRPr="00451BEC">
          <w:rPr>
            <w:highlight w:val="yellow"/>
            <w:lang w:val="en-US"/>
            <w:rPrChange w:id="1951" w:author="Attila Vizhanyo" w:date="2024-01-02T20:23:00Z">
              <w:rPr>
                <w:lang w:val="en-US"/>
              </w:rPr>
            </w:rPrChange>
          </w:rPr>
          <w:t>share similar code.</w:t>
        </w:r>
      </w:ins>
    </w:p>
    <w:p w14:paraId="4B01A5AF" w14:textId="40B17999" w:rsidR="00171642" w:rsidRPr="00C03B2B" w:rsidRDefault="00171642" w:rsidP="00F55F7F">
      <w:pPr>
        <w:pStyle w:val="Heading3"/>
        <w:rPr>
          <w:ins w:id="1952" w:author="Attila Vizhanyo" w:date="2024-01-02T17:41:00Z"/>
          <w:lang w:val="en-US"/>
        </w:rPr>
      </w:pPr>
      <w:bookmarkStart w:id="1953" w:name="_Toc155112918"/>
      <w:ins w:id="1954" w:author="Attila Vizhanyo" w:date="2024-01-02T17:40:00Z">
        <w:r w:rsidRPr="00C03B2B">
          <w:rPr>
            <w:lang w:val="en-US"/>
          </w:rPr>
          <w:t>Common code for items</w:t>
        </w:r>
      </w:ins>
      <w:bookmarkEnd w:id="1953"/>
    </w:p>
    <w:p w14:paraId="44BBD2E5" w14:textId="5E6E88CF" w:rsidR="00171642" w:rsidRPr="00C03B2B" w:rsidRDefault="00014200" w:rsidP="00171642">
      <w:pPr>
        <w:pStyle w:val="Heading4"/>
        <w:rPr>
          <w:ins w:id="1955" w:author="Attila Vizhanyo" w:date="2024-01-02T18:04:00Z"/>
          <w:lang w:val="en-US"/>
        </w:rPr>
      </w:pPr>
      <w:ins w:id="1956" w:author="Attila Vizhanyo" w:date="2024-01-02T20:35:00Z">
        <w:r>
          <w:rPr>
            <w:lang w:val="en-US"/>
          </w:rPr>
          <w:t>Placing</w:t>
        </w:r>
      </w:ins>
      <w:ins w:id="1957" w:author="Attila Vizhanyo" w:date="2024-01-02T18:22:00Z">
        <w:r w:rsidR="00794074" w:rsidRPr="00C03B2B">
          <w:rPr>
            <w:lang w:val="en-US"/>
          </w:rPr>
          <w:t xml:space="preserve"> an item</w:t>
        </w:r>
      </w:ins>
    </w:p>
    <w:p w14:paraId="196C0D9F" w14:textId="2B0FA31C" w:rsidR="00BA5015" w:rsidRPr="00C03B2B" w:rsidRDefault="00BA5015" w:rsidP="00BA5015">
      <w:pPr>
        <w:rPr>
          <w:ins w:id="1958" w:author="Attila Vizhanyo" w:date="2024-01-02T17:42:00Z"/>
          <w:lang w:val="en-US"/>
        </w:rPr>
        <w:pPrChange w:id="1959" w:author="Attila Vizhanyo" w:date="2024-01-02T18:04:00Z">
          <w:pPr>
            <w:pStyle w:val="Heading4"/>
          </w:pPr>
        </w:pPrChange>
      </w:pPr>
      <w:ins w:id="1960" w:author="Attila Vizhanyo" w:date="2024-01-02T18:04:00Z">
        <w:r w:rsidRPr="00C03B2B">
          <w:rPr>
            <w:lang w:val="en-US"/>
          </w:rPr>
          <w:t xml:space="preserve">To find a location </w:t>
        </w:r>
      </w:ins>
      <w:ins w:id="1961" w:author="Attila Vizhanyo" w:date="2024-01-02T20:35:00Z">
        <w:r w:rsidR="00014200">
          <w:rPr>
            <w:lang w:val="en-US"/>
          </w:rPr>
          <w:t>where</w:t>
        </w:r>
      </w:ins>
      <w:ins w:id="1962" w:author="Attila Vizhanyo" w:date="2024-01-02T18:04:00Z">
        <w:r w:rsidRPr="00C03B2B">
          <w:rPr>
            <w:lang w:val="en-US"/>
          </w:rPr>
          <w:t xml:space="preserve"> the item can be placed on, we need to </w:t>
        </w:r>
      </w:ins>
      <w:ins w:id="1963" w:author="Attila Vizhanyo" w:date="2024-01-02T18:05:00Z">
        <w:r w:rsidRPr="00C03B2B">
          <w:rPr>
            <w:lang w:val="en-US"/>
          </w:rPr>
          <w:t xml:space="preserve">randomly select a </w:t>
        </w:r>
      </w:ins>
      <w:ins w:id="1964" w:author="Attila Vizhanyo" w:date="2024-01-02T20:23:00Z">
        <w:r w:rsidR="00451BEC">
          <w:rPr>
            <w:lang w:val="en-US"/>
          </w:rPr>
          <w:t>square on the board</w:t>
        </w:r>
      </w:ins>
      <w:ins w:id="1965" w:author="Attila Vizhanyo" w:date="2024-01-02T18:05:00Z">
        <w:r w:rsidRPr="00C03B2B">
          <w:rPr>
            <w:lang w:val="en-US"/>
          </w:rPr>
          <w:t>.</w:t>
        </w:r>
      </w:ins>
    </w:p>
    <w:p w14:paraId="6C950909" w14:textId="39F8F7F3" w:rsidR="00171642" w:rsidRPr="00C03B2B" w:rsidRDefault="00171642" w:rsidP="00171642">
      <w:pPr>
        <w:rPr>
          <w:ins w:id="1966" w:author="Attila Vizhanyo" w:date="2024-01-02T17:42:00Z"/>
          <w:lang w:val="en-US"/>
        </w:rPr>
      </w:pPr>
      <w:ins w:id="1967" w:author="Attila Vizhanyo" w:date="2024-01-02T17:42:00Z">
        <w:r w:rsidRPr="00C03B2B">
          <w:rPr>
            <w:lang w:val="en-US"/>
          </w:rPr>
          <w:t>In the result of developing Chaotic Chess in a balanced way, I had to generate the items equally on both sides of the board. To accomplish this, I split the board in half and declared two list of buttons</w:t>
        </w:r>
      </w:ins>
      <w:ins w:id="1968" w:author="Attila Vizhanyo" w:date="2024-01-02T20:24:00Z">
        <w:r w:rsidR="00451BEC">
          <w:rPr>
            <w:lang w:val="en-US"/>
          </w:rPr>
          <w:t>, represent</w:t>
        </w:r>
      </w:ins>
      <w:ins w:id="1969" w:author="Attila Vizhanyo" w:date="2024-01-02T20:25:00Z">
        <w:r w:rsidR="00451BEC">
          <w:rPr>
            <w:lang w:val="en-US"/>
          </w:rPr>
          <w:t>ing the squares of the board on each side.</w:t>
        </w:r>
      </w:ins>
      <w:ins w:id="1970" w:author="Attila Vizhanyo" w:date="2024-01-02T17:42:00Z">
        <w:r w:rsidRPr="00C03B2B">
          <w:rPr>
            <w:lang w:val="en-US"/>
          </w:rPr>
          <w:t xml:space="preserve"> </w:t>
        </w:r>
      </w:ins>
      <w:ins w:id="1971" w:author="Attila Vizhanyo" w:date="2024-01-02T18:03:00Z">
        <w:r w:rsidR="00BA5015" w:rsidRPr="00C03B2B">
          <w:rPr>
            <w:lang w:val="en-US"/>
          </w:rPr>
          <w:t>Buttons on the white side</w:t>
        </w:r>
      </w:ins>
      <w:ins w:id="1972" w:author="Attila Vizhanyo" w:date="2024-01-02T18:02:00Z">
        <w:r w:rsidR="00BA5015" w:rsidRPr="00C03B2B">
          <w:rPr>
            <w:lang w:val="en-US"/>
          </w:rPr>
          <w:t xml:space="preserve"> (row</w:t>
        </w:r>
      </w:ins>
      <w:ins w:id="1973" w:author="Attila Vizhanyo" w:date="2024-01-02T18:03:00Z">
        <w:r w:rsidR="00BA5015" w:rsidRPr="00C03B2B">
          <w:rPr>
            <w:lang w:val="en-US"/>
          </w:rPr>
          <w:t>:</w:t>
        </w:r>
      </w:ins>
      <w:ins w:id="1974" w:author="Attila Vizhanyo" w:date="2024-01-02T18:02:00Z">
        <w:r w:rsidR="00BA5015" w:rsidRPr="00C03B2B">
          <w:rPr>
            <w:lang w:val="en-US"/>
          </w:rPr>
          <w:t xml:space="preserve"> one to four)</w:t>
        </w:r>
      </w:ins>
      <w:ins w:id="1975" w:author="Attila Vizhanyo" w:date="2024-01-02T18:03:00Z">
        <w:r w:rsidR="00BA5015" w:rsidRPr="00C03B2B">
          <w:rPr>
            <w:lang w:val="en-US"/>
          </w:rPr>
          <w:t xml:space="preserve"> and buttons on the black side (row: five to eight)</w:t>
        </w:r>
      </w:ins>
      <w:ins w:id="1976" w:author="Attila Vizhanyo" w:date="2024-01-02T17:42:00Z">
        <w:r w:rsidRPr="00C03B2B">
          <w:rPr>
            <w:lang w:val="en-US"/>
          </w:rPr>
          <w:t xml:space="preserve">. </w:t>
        </w:r>
      </w:ins>
    </w:p>
    <w:p w14:paraId="2C8883CD" w14:textId="77777777" w:rsidR="00171642" w:rsidRPr="00C03B2B" w:rsidRDefault="00171642" w:rsidP="00171642">
      <w:pPr>
        <w:rPr>
          <w:ins w:id="1977" w:author="Attila Vizhanyo" w:date="2024-01-02T17:42:00Z"/>
          <w:lang w:val="en-US"/>
        </w:rPr>
      </w:pPr>
      <w:ins w:id="1978" w:author="Attila Vizhanyo" w:date="2024-01-02T17:42:00Z">
        <w:r w:rsidRPr="00C03B2B">
          <w:rPr>
            <w:noProof/>
            <w:lang w:val="en-US"/>
          </w:rPr>
          <w:lastRenderedPageBreak/>
          <w:drawing>
            <wp:inline distT="0" distB="0" distL="0" distR="0" wp14:anchorId="6976EDAC" wp14:editId="1288BDAC">
              <wp:extent cx="3152614" cy="2037080"/>
              <wp:effectExtent l="0" t="0" r="0" b="0"/>
              <wp:docPr id="1582593846" name="Picture 21" descr="A chess board with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93846" name="Picture 21" descr="A chess board with chess pieces&#10;&#10;Description automatically generated"/>
                      <pic:cNvPicPr/>
                    </pic:nvPicPr>
                    <pic:blipFill rotWithShape="1">
                      <a:blip r:embed="rId28" cstate="print">
                        <a:extLst>
                          <a:ext uri="{28A0092B-C50C-407E-A947-70E740481C1C}">
                            <a14:useLocalDpi xmlns:a14="http://schemas.microsoft.com/office/drawing/2010/main" val="0"/>
                          </a:ext>
                        </a:extLst>
                      </a:blip>
                      <a:srcRect l="9170" t="2417" r="8816" b="3363"/>
                      <a:stretch/>
                    </pic:blipFill>
                    <pic:spPr bwMode="auto">
                      <a:xfrm>
                        <a:off x="0" y="0"/>
                        <a:ext cx="3152614" cy="2037080"/>
                      </a:xfrm>
                      <a:prstGeom prst="rect">
                        <a:avLst/>
                      </a:prstGeom>
                      <a:ln>
                        <a:noFill/>
                      </a:ln>
                      <a:extLst>
                        <a:ext uri="{53640926-AAD7-44D8-BBD7-CCE9431645EC}">
                          <a14:shadowObscured xmlns:a14="http://schemas.microsoft.com/office/drawing/2010/main"/>
                        </a:ext>
                      </a:extLst>
                    </pic:spPr>
                  </pic:pic>
                </a:graphicData>
              </a:graphic>
            </wp:inline>
          </w:drawing>
        </w:r>
      </w:ins>
    </w:p>
    <w:p w14:paraId="1FC58F7E" w14:textId="2B3E47FB" w:rsidR="00BA5015" w:rsidRPr="00C03B2B" w:rsidRDefault="00171642" w:rsidP="00171642">
      <w:pPr>
        <w:rPr>
          <w:ins w:id="1979" w:author="Attila Vizhanyo" w:date="2024-01-02T18:08:00Z"/>
          <w:lang w:val="en-US"/>
        </w:rPr>
      </w:pPr>
      <w:ins w:id="1980" w:author="Attila Vizhanyo" w:date="2024-01-02T17:42:00Z">
        <w:r w:rsidRPr="00C03B2B">
          <w:rPr>
            <w:lang w:val="en-US"/>
          </w:rPr>
          <w:t>With these two lists, I can write a program that randomly select</w:t>
        </w:r>
      </w:ins>
      <w:ins w:id="1981" w:author="Attila Vizhanyo" w:date="2024-01-02T20:25:00Z">
        <w:r w:rsidR="00451BEC">
          <w:rPr>
            <w:lang w:val="en-US"/>
          </w:rPr>
          <w:t>s</w:t>
        </w:r>
      </w:ins>
      <w:ins w:id="1982" w:author="Attila Vizhanyo" w:date="2024-01-02T17:42:00Z">
        <w:r w:rsidRPr="00C03B2B">
          <w:rPr>
            <w:lang w:val="en-US"/>
          </w:rPr>
          <w:t xml:space="preserve"> a button from each list</w:t>
        </w:r>
      </w:ins>
      <w:ins w:id="1983" w:author="Attila Vizhanyo" w:date="2024-01-02T18:06:00Z">
        <w:r w:rsidR="00BA5015" w:rsidRPr="00C03B2B">
          <w:rPr>
            <w:lang w:val="en-US"/>
          </w:rPr>
          <w:t xml:space="preserve">. </w:t>
        </w:r>
      </w:ins>
      <w:ins w:id="1984" w:author="Attila Vizhanyo" w:date="2024-01-02T18:07:00Z">
        <w:r w:rsidR="00BA5015" w:rsidRPr="00C03B2B">
          <w:rPr>
            <w:lang w:val="en-US"/>
          </w:rPr>
          <w:t xml:space="preserve">Leaving us with </w:t>
        </w:r>
      </w:ins>
      <w:ins w:id="1985" w:author="Attila Vizhanyo" w:date="2024-01-02T18:06:00Z">
        <w:r w:rsidR="00BA5015" w:rsidRPr="00C03B2B">
          <w:rPr>
            <w:lang w:val="en-US"/>
          </w:rPr>
          <w:t>two buttons that</w:t>
        </w:r>
      </w:ins>
      <w:ins w:id="1986" w:author="Attila Vizhanyo" w:date="2024-01-02T18:07:00Z">
        <w:r w:rsidR="00BA5015" w:rsidRPr="00C03B2B">
          <w:rPr>
            <w:lang w:val="en-US"/>
          </w:rPr>
          <w:t xml:space="preserve"> our item can be placed on.</w:t>
        </w:r>
      </w:ins>
      <w:ins w:id="1987" w:author="Attila Vizhanyo" w:date="2024-01-02T17:42:00Z">
        <w:r w:rsidRPr="00C03B2B">
          <w:rPr>
            <w:lang w:val="en-US"/>
          </w:rPr>
          <w:t xml:space="preserve"> However, </w:t>
        </w:r>
      </w:ins>
      <w:ins w:id="1988" w:author="Attila Vizhanyo" w:date="2024-01-02T18:07:00Z">
        <w:r w:rsidR="00BA5015" w:rsidRPr="00C03B2B">
          <w:rPr>
            <w:lang w:val="en-US"/>
          </w:rPr>
          <w:t xml:space="preserve">there is </w:t>
        </w:r>
      </w:ins>
      <w:ins w:id="1989" w:author="Attila Vizhanyo" w:date="2024-01-02T17:42:00Z">
        <w:r w:rsidRPr="00C03B2B">
          <w:rPr>
            <w:lang w:val="en-US"/>
          </w:rPr>
          <w:t>a problem</w:t>
        </w:r>
      </w:ins>
      <w:ins w:id="1990" w:author="Attila Vizhanyo" w:date="2024-01-02T18:07:00Z">
        <w:r w:rsidR="00BA5015" w:rsidRPr="00C03B2B">
          <w:rPr>
            <w:lang w:val="en-US"/>
          </w:rPr>
          <w:t xml:space="preserve"> </w:t>
        </w:r>
      </w:ins>
      <w:ins w:id="1991" w:author="Attila Vizhanyo" w:date="2024-01-02T17:42:00Z">
        <w:r w:rsidRPr="00C03B2B">
          <w:rPr>
            <w:lang w:val="en-US"/>
          </w:rPr>
          <w:t xml:space="preserve">if the code selects a button </w:t>
        </w:r>
      </w:ins>
      <w:ins w:id="1992" w:author="Attila Vizhanyo" w:date="2024-01-02T18:07:00Z">
        <w:r w:rsidR="00BA5015" w:rsidRPr="00C03B2B">
          <w:rPr>
            <w:lang w:val="en-US"/>
          </w:rPr>
          <w:t>which is already</w:t>
        </w:r>
      </w:ins>
      <w:ins w:id="1993" w:author="Attila Vizhanyo" w:date="2024-01-02T17:42:00Z">
        <w:r w:rsidRPr="00C03B2B">
          <w:rPr>
            <w:lang w:val="en-US"/>
          </w:rPr>
          <w:t xml:space="preserve"> occupied by a chess piece</w:t>
        </w:r>
      </w:ins>
      <w:ins w:id="1994" w:author="Attila Vizhanyo" w:date="2024-01-02T18:08:00Z">
        <w:r w:rsidR="00BA5015" w:rsidRPr="00C03B2B">
          <w:rPr>
            <w:lang w:val="en-US"/>
          </w:rPr>
          <w:t xml:space="preserve">. This would lead to </w:t>
        </w:r>
      </w:ins>
      <w:ins w:id="1995" w:author="Attila Vizhanyo" w:date="2024-01-02T20:26:00Z">
        <w:r w:rsidR="00451BEC">
          <w:rPr>
            <w:lang w:val="en-US"/>
          </w:rPr>
          <w:t>overwriting the button</w:t>
        </w:r>
      </w:ins>
      <w:ins w:id="1996" w:author="Attila Vizhanyo" w:date="2024-01-02T18:08:00Z">
        <w:r w:rsidR="00BA5015" w:rsidRPr="00C03B2B">
          <w:rPr>
            <w:lang w:val="en-US"/>
          </w:rPr>
          <w:t xml:space="preserve"> and deleting the piece.</w:t>
        </w:r>
      </w:ins>
      <w:ins w:id="1997" w:author="Attila Vizhanyo" w:date="2024-01-02T18:09:00Z">
        <w:r w:rsidR="00BA5015" w:rsidRPr="00C03B2B">
          <w:rPr>
            <w:lang w:val="en-US"/>
          </w:rPr>
          <w:t xml:space="preserve"> </w:t>
        </w:r>
      </w:ins>
      <w:ins w:id="1998" w:author="Attila Vizhanyo" w:date="2024-01-02T18:10:00Z">
        <w:r w:rsidR="00F74C84" w:rsidRPr="00C03B2B">
          <w:rPr>
            <w:lang w:val="en-US"/>
          </w:rPr>
          <w:t xml:space="preserve">To prevent this, I had to tell the program to select a different button when it </w:t>
        </w:r>
      </w:ins>
      <w:ins w:id="1999" w:author="Attila Vizhanyo" w:date="2024-01-02T20:26:00Z">
        <w:r w:rsidR="00451BEC">
          <w:rPr>
            <w:lang w:val="en-US"/>
          </w:rPr>
          <w:t>is occupied</w:t>
        </w:r>
      </w:ins>
      <w:ins w:id="2000" w:author="Attila Vizhanyo" w:date="2024-01-02T18:10:00Z">
        <w:r w:rsidR="00F74C84" w:rsidRPr="00C03B2B">
          <w:rPr>
            <w:lang w:val="en-US"/>
          </w:rPr>
          <w:t>.</w:t>
        </w:r>
      </w:ins>
      <w:ins w:id="2001" w:author="Attila Vizhanyo" w:date="2024-01-02T18:11:00Z">
        <w:r w:rsidR="00F74C84" w:rsidRPr="00C03B2B">
          <w:rPr>
            <w:lang w:val="en-US"/>
          </w:rPr>
          <w:t xml:space="preserve"> </w:t>
        </w:r>
        <w:r w:rsidR="00F74C84" w:rsidRPr="00C03B2B">
          <w:rPr>
            <w:lang w:val="en-US"/>
          </w:rPr>
          <w:t xml:space="preserve">To determine whether a </w:t>
        </w:r>
      </w:ins>
      <w:ins w:id="2002" w:author="Attila Vizhanyo" w:date="2024-01-02T20:27:00Z">
        <w:r w:rsidR="00451BEC">
          <w:rPr>
            <w:lang w:val="en-US"/>
          </w:rPr>
          <w:t>button is occupied</w:t>
        </w:r>
      </w:ins>
      <w:ins w:id="2003" w:author="Attila Vizhanyo" w:date="2024-01-02T18:11:00Z">
        <w:r w:rsidR="00F74C84" w:rsidRPr="00C03B2B">
          <w:rPr>
            <w:lang w:val="en-US"/>
          </w:rPr>
          <w:t>, I used a list that was already included in the original chess code.</w:t>
        </w:r>
      </w:ins>
      <w:ins w:id="2004" w:author="Attila Vizhanyo" w:date="2024-01-02T18:12:00Z">
        <w:r w:rsidR="00F74C84" w:rsidRPr="00C03B2B">
          <w:rPr>
            <w:lang w:val="en-US"/>
          </w:rPr>
          <w:t xml:space="preserve"> </w:t>
        </w:r>
        <w:r w:rsidR="00F74C84" w:rsidRPr="00C03B2B">
          <w:rPr>
            <w:lang w:val="en-US"/>
          </w:rPr>
          <w:t>“</w:t>
        </w:r>
        <w:proofErr w:type="spellStart"/>
        <w:r w:rsidR="00F74C84" w:rsidRPr="00C03B2B">
          <w:rPr>
            <w:lang w:val="en-US"/>
          </w:rPr>
          <w:t>Player_pos_list</w:t>
        </w:r>
        <w:proofErr w:type="spellEnd"/>
        <w:r w:rsidR="00F74C84" w:rsidRPr="00C03B2B">
          <w:rPr>
            <w:lang w:val="en-US"/>
          </w:rPr>
          <w:t xml:space="preserve">” contains the positions of </w:t>
        </w:r>
      </w:ins>
      <w:ins w:id="2005" w:author="Attila Vizhanyo" w:date="2024-01-02T20:27:00Z">
        <w:r w:rsidR="00451BEC">
          <w:rPr>
            <w:lang w:val="en-US"/>
          </w:rPr>
          <w:t xml:space="preserve">all </w:t>
        </w:r>
      </w:ins>
      <w:ins w:id="2006" w:author="Attila Vizhanyo" w:date="2024-01-02T18:12:00Z">
        <w:r w:rsidR="00F74C84" w:rsidRPr="00C03B2B">
          <w:rPr>
            <w:lang w:val="en-US"/>
          </w:rPr>
          <w:t>chess piece</w:t>
        </w:r>
      </w:ins>
      <w:ins w:id="2007" w:author="Attila Vizhanyo" w:date="2024-01-02T20:27:00Z">
        <w:r w:rsidR="00451BEC">
          <w:rPr>
            <w:lang w:val="en-US"/>
          </w:rPr>
          <w:t>s</w:t>
        </w:r>
      </w:ins>
      <w:ins w:id="2008" w:author="Attila Vizhanyo" w:date="2024-01-02T18:12:00Z">
        <w:r w:rsidR="00F74C84" w:rsidRPr="00C03B2B">
          <w:rPr>
            <w:lang w:val="en-US"/>
          </w:rPr>
          <w:t xml:space="preserve"> on the board.</w:t>
        </w:r>
        <w:r w:rsidR="00F74C84" w:rsidRPr="00C03B2B">
          <w:rPr>
            <w:lang w:val="en-US"/>
          </w:rPr>
          <w:t xml:space="preserve"> Using th</w:t>
        </w:r>
      </w:ins>
      <w:ins w:id="2009" w:author="Attila Vizhanyo" w:date="2024-01-02T18:13:00Z">
        <w:r w:rsidR="00F74C84" w:rsidRPr="00C03B2B">
          <w:rPr>
            <w:lang w:val="en-US"/>
          </w:rPr>
          <w:t xml:space="preserve">is list, I created a loop in which the program randomly selects a button until it finds </w:t>
        </w:r>
      </w:ins>
      <w:ins w:id="2010" w:author="Attila Vizhanyo" w:date="2024-01-02T18:14:00Z">
        <w:r w:rsidR="00F74C84" w:rsidRPr="00C03B2B">
          <w:rPr>
            <w:lang w:val="en-US"/>
          </w:rPr>
          <w:t>an unoccupied one. Once it finds a suitable bu</w:t>
        </w:r>
      </w:ins>
      <w:ins w:id="2011" w:author="Attila Vizhanyo" w:date="2024-01-02T18:15:00Z">
        <w:r w:rsidR="00F74C84" w:rsidRPr="00C03B2B">
          <w:rPr>
            <w:lang w:val="en-US"/>
          </w:rPr>
          <w:t>tton, it should then store its variable, since we will need to come back to it.</w:t>
        </w:r>
      </w:ins>
    </w:p>
    <w:p w14:paraId="20EA11B1" w14:textId="77777777" w:rsidR="00171642" w:rsidRPr="00C03B2B" w:rsidRDefault="00171642" w:rsidP="00171642">
      <w:pPr>
        <w:shd w:val="clear" w:color="auto" w:fill="1F1F1F"/>
        <w:spacing w:after="0" w:line="285" w:lineRule="atLeast"/>
        <w:rPr>
          <w:ins w:id="2012" w:author="Attila Vizhanyo" w:date="2024-01-02T17:42:00Z"/>
          <w:rFonts w:ascii="Consolas" w:eastAsia="Times New Roman" w:hAnsi="Consolas" w:cs="Times New Roman"/>
          <w:color w:val="CCCCCC"/>
          <w:sz w:val="21"/>
          <w:szCs w:val="21"/>
          <w:lang w:val="en-US"/>
        </w:rPr>
      </w:pPr>
      <w:ins w:id="2013" w:author="Attila Vizhanyo" w:date="2024-01-02T17:42:00Z">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C586C0"/>
            <w:sz w:val="21"/>
            <w:szCs w:val="21"/>
            <w:lang w:val="en-US"/>
          </w:rPr>
          <w:t>while</w:t>
        </w:r>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4FC1FF"/>
            <w:sz w:val="21"/>
            <w:szCs w:val="21"/>
            <w:lang w:val="en-US"/>
          </w:rPr>
          <w:t>True</w:t>
        </w:r>
        <w:r w:rsidRPr="00C03B2B">
          <w:rPr>
            <w:rFonts w:ascii="Consolas" w:eastAsia="Times New Roman" w:hAnsi="Consolas" w:cs="Times New Roman"/>
            <w:color w:val="CCCCCC"/>
            <w:sz w:val="21"/>
            <w:szCs w:val="21"/>
            <w:lang w:val="en-US"/>
          </w:rPr>
          <w:t>:</w:t>
        </w:r>
      </w:ins>
    </w:p>
    <w:p w14:paraId="4EB57BD5" w14:textId="77777777" w:rsidR="00171642" w:rsidRPr="00C03B2B" w:rsidRDefault="00171642" w:rsidP="00171642">
      <w:pPr>
        <w:shd w:val="clear" w:color="auto" w:fill="1F1F1F"/>
        <w:spacing w:after="0" w:line="285" w:lineRule="atLeast"/>
        <w:rPr>
          <w:ins w:id="2014" w:author="Attila Vizhanyo" w:date="2024-01-02T17:42:00Z"/>
          <w:rFonts w:ascii="Consolas" w:eastAsia="Times New Roman" w:hAnsi="Consolas" w:cs="Times New Roman"/>
          <w:color w:val="CCCCCC"/>
          <w:sz w:val="21"/>
          <w:szCs w:val="21"/>
          <w:lang w:val="en-US"/>
        </w:rPr>
      </w:pPr>
      <w:ins w:id="2015" w:author="Attila Vizhanyo" w:date="2024-01-02T17:42:00Z">
        <w:r w:rsidRPr="00C03B2B">
          <w:rPr>
            <w:rFonts w:ascii="Consolas" w:eastAsia="Times New Roman" w:hAnsi="Consolas" w:cs="Times New Roman"/>
            <w:color w:val="CCCCCC"/>
            <w:sz w:val="21"/>
            <w:szCs w:val="21"/>
            <w:lang w:val="en-US"/>
          </w:rPr>
          <w:t xml:space="preserve">    </w:t>
        </w:r>
        <w:proofErr w:type="spellStart"/>
        <w:r w:rsidRPr="00C03B2B">
          <w:rPr>
            <w:rFonts w:ascii="Consolas" w:eastAsia="Times New Roman" w:hAnsi="Consolas" w:cs="Times New Roman"/>
            <w:color w:val="9CDCFE"/>
            <w:sz w:val="21"/>
            <w:szCs w:val="21"/>
            <w:lang w:val="en-US"/>
          </w:rPr>
          <w:t>bomb_button</w:t>
        </w:r>
        <w:proofErr w:type="spellEnd"/>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D4D4D4"/>
            <w:sz w:val="21"/>
            <w:szCs w:val="21"/>
            <w:lang w:val="en-US"/>
          </w:rPr>
          <w:t>=</w:t>
        </w:r>
        <w:r w:rsidRPr="00C03B2B">
          <w:rPr>
            <w:rFonts w:ascii="Consolas" w:eastAsia="Times New Roman" w:hAnsi="Consolas" w:cs="Times New Roman"/>
            <w:color w:val="CCCCCC"/>
            <w:sz w:val="21"/>
            <w:szCs w:val="21"/>
            <w:lang w:val="en-US"/>
          </w:rPr>
          <w:t xml:space="preserve"> </w:t>
        </w:r>
        <w:proofErr w:type="spellStart"/>
        <w:proofErr w:type="gramStart"/>
        <w:r w:rsidRPr="00C03B2B">
          <w:rPr>
            <w:rFonts w:ascii="Consolas" w:eastAsia="Times New Roman" w:hAnsi="Consolas" w:cs="Times New Roman"/>
            <w:color w:val="4EC9B0"/>
            <w:sz w:val="21"/>
            <w:szCs w:val="21"/>
            <w:lang w:val="en-US"/>
          </w:rPr>
          <w:t>random</w:t>
        </w:r>
        <w:r w:rsidRPr="00C03B2B">
          <w:rPr>
            <w:rFonts w:ascii="Consolas" w:eastAsia="Times New Roman" w:hAnsi="Consolas" w:cs="Times New Roman"/>
            <w:color w:val="CCCCCC"/>
            <w:sz w:val="21"/>
            <w:szCs w:val="21"/>
            <w:lang w:val="en-US"/>
          </w:rPr>
          <w:t>.</w:t>
        </w:r>
        <w:r w:rsidRPr="00C03B2B">
          <w:rPr>
            <w:rFonts w:ascii="Consolas" w:eastAsia="Times New Roman" w:hAnsi="Consolas" w:cs="Times New Roman"/>
            <w:color w:val="9CDCFE"/>
            <w:sz w:val="21"/>
            <w:szCs w:val="21"/>
            <w:lang w:val="en-US"/>
          </w:rPr>
          <w:t>choice</w:t>
        </w:r>
        <w:proofErr w:type="spellEnd"/>
        <w:proofErr w:type="gramEnd"/>
        <w:r w:rsidRPr="00C03B2B">
          <w:rPr>
            <w:rFonts w:ascii="Consolas" w:eastAsia="Times New Roman" w:hAnsi="Consolas" w:cs="Times New Roman"/>
            <w:color w:val="CCCCCC"/>
            <w:sz w:val="21"/>
            <w:szCs w:val="21"/>
            <w:lang w:val="en-US"/>
          </w:rPr>
          <w:t>(</w:t>
        </w:r>
        <w:proofErr w:type="spellStart"/>
        <w:r w:rsidRPr="00C03B2B">
          <w:rPr>
            <w:rFonts w:ascii="Consolas" w:eastAsia="Times New Roman" w:hAnsi="Consolas" w:cs="Times New Roman"/>
            <w:color w:val="9CDCFE"/>
            <w:sz w:val="21"/>
            <w:szCs w:val="21"/>
            <w:lang w:val="en-US"/>
          </w:rPr>
          <w:t>button_list</w:t>
        </w:r>
        <w:proofErr w:type="spellEnd"/>
        <w:r w:rsidRPr="00C03B2B">
          <w:rPr>
            <w:rFonts w:ascii="Consolas" w:eastAsia="Times New Roman" w:hAnsi="Consolas" w:cs="Times New Roman"/>
            <w:color w:val="CCCCCC"/>
            <w:sz w:val="21"/>
            <w:szCs w:val="21"/>
            <w:lang w:val="en-US"/>
          </w:rPr>
          <w:t>)</w:t>
        </w:r>
      </w:ins>
    </w:p>
    <w:p w14:paraId="235C6DA0" w14:textId="77777777" w:rsidR="00171642" w:rsidRPr="00C03B2B" w:rsidRDefault="00171642" w:rsidP="00171642">
      <w:pPr>
        <w:shd w:val="clear" w:color="auto" w:fill="1F1F1F"/>
        <w:spacing w:after="0" w:line="285" w:lineRule="atLeast"/>
        <w:rPr>
          <w:ins w:id="2016" w:author="Attila Vizhanyo" w:date="2024-01-02T17:42:00Z"/>
          <w:rFonts w:ascii="Consolas" w:eastAsia="Times New Roman" w:hAnsi="Consolas" w:cs="Times New Roman"/>
          <w:color w:val="CCCCCC"/>
          <w:sz w:val="21"/>
          <w:szCs w:val="21"/>
          <w:lang w:val="en-US"/>
        </w:rPr>
      </w:pPr>
      <w:ins w:id="2017" w:author="Attila Vizhanyo" w:date="2024-01-02T17:42:00Z">
        <w:r w:rsidRPr="00C03B2B">
          <w:rPr>
            <w:rFonts w:ascii="Consolas" w:eastAsia="Times New Roman" w:hAnsi="Consolas" w:cs="Times New Roman"/>
            <w:color w:val="CCCCCC"/>
            <w:sz w:val="21"/>
            <w:szCs w:val="21"/>
            <w:lang w:val="en-US"/>
          </w:rPr>
          <w:t xml:space="preserve">    </w:t>
        </w:r>
        <w:proofErr w:type="spellStart"/>
        <w:r w:rsidRPr="00C03B2B">
          <w:rPr>
            <w:rFonts w:ascii="Consolas" w:eastAsia="Times New Roman" w:hAnsi="Consolas" w:cs="Times New Roman"/>
            <w:color w:val="9CDCFE"/>
            <w:sz w:val="21"/>
            <w:szCs w:val="21"/>
            <w:lang w:val="en-US"/>
          </w:rPr>
          <w:t>bomb_pos</w:t>
        </w:r>
        <w:proofErr w:type="spellEnd"/>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D4D4D4"/>
            <w:sz w:val="21"/>
            <w:szCs w:val="21"/>
            <w:lang w:val="en-US"/>
          </w:rPr>
          <w:t>=</w:t>
        </w:r>
        <w:r w:rsidRPr="00C03B2B">
          <w:rPr>
            <w:rFonts w:ascii="Consolas" w:eastAsia="Times New Roman" w:hAnsi="Consolas" w:cs="Times New Roman"/>
            <w:color w:val="CCCCCC"/>
            <w:sz w:val="21"/>
            <w:szCs w:val="21"/>
            <w:lang w:val="en-US"/>
          </w:rPr>
          <w:t xml:space="preserve"> </w:t>
        </w:r>
        <w:proofErr w:type="spellStart"/>
        <w:r w:rsidRPr="00C03B2B">
          <w:rPr>
            <w:rFonts w:ascii="Consolas" w:eastAsia="Times New Roman" w:hAnsi="Consolas" w:cs="Times New Roman"/>
            <w:color w:val="DCDCAA"/>
            <w:sz w:val="21"/>
            <w:szCs w:val="21"/>
            <w:lang w:val="en-US"/>
          </w:rPr>
          <w:t>getButtonPosition</w:t>
        </w:r>
        <w:proofErr w:type="spellEnd"/>
        <w:r w:rsidRPr="00C03B2B">
          <w:rPr>
            <w:rFonts w:ascii="Consolas" w:eastAsia="Times New Roman" w:hAnsi="Consolas" w:cs="Times New Roman"/>
            <w:color w:val="CCCCCC"/>
            <w:sz w:val="21"/>
            <w:szCs w:val="21"/>
            <w:lang w:val="en-US"/>
          </w:rPr>
          <w:t>(</w:t>
        </w:r>
        <w:proofErr w:type="spellStart"/>
        <w:r w:rsidRPr="00C03B2B">
          <w:rPr>
            <w:rFonts w:ascii="Consolas" w:eastAsia="Times New Roman" w:hAnsi="Consolas" w:cs="Times New Roman"/>
            <w:color w:val="9CDCFE"/>
            <w:sz w:val="21"/>
            <w:szCs w:val="21"/>
            <w:lang w:val="en-US"/>
          </w:rPr>
          <w:t>bomb_button</w:t>
        </w:r>
        <w:proofErr w:type="spellEnd"/>
        <w:r w:rsidRPr="00C03B2B">
          <w:rPr>
            <w:rFonts w:ascii="Consolas" w:eastAsia="Times New Roman" w:hAnsi="Consolas" w:cs="Times New Roman"/>
            <w:color w:val="CCCCCC"/>
            <w:sz w:val="21"/>
            <w:szCs w:val="21"/>
            <w:lang w:val="en-US"/>
          </w:rPr>
          <w:t>)</w:t>
        </w:r>
      </w:ins>
    </w:p>
    <w:p w14:paraId="2BE66566" w14:textId="77777777" w:rsidR="00171642" w:rsidRPr="00C03B2B" w:rsidRDefault="00171642" w:rsidP="00171642">
      <w:pPr>
        <w:shd w:val="clear" w:color="auto" w:fill="1F1F1F"/>
        <w:spacing w:after="0" w:line="285" w:lineRule="atLeast"/>
        <w:rPr>
          <w:ins w:id="2018" w:author="Attila Vizhanyo" w:date="2024-01-02T17:42:00Z"/>
          <w:rFonts w:ascii="Consolas" w:eastAsia="Times New Roman" w:hAnsi="Consolas" w:cs="Times New Roman"/>
          <w:color w:val="CCCCCC"/>
          <w:sz w:val="21"/>
          <w:szCs w:val="21"/>
          <w:lang w:val="en-US"/>
        </w:rPr>
      </w:pPr>
      <w:ins w:id="2019" w:author="Attila Vizhanyo" w:date="2024-01-02T17:42:00Z">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C586C0"/>
            <w:sz w:val="21"/>
            <w:szCs w:val="21"/>
            <w:lang w:val="en-US"/>
          </w:rPr>
          <w:t>if</w:t>
        </w:r>
        <w:r w:rsidRPr="00C03B2B">
          <w:rPr>
            <w:rFonts w:ascii="Consolas" w:eastAsia="Times New Roman" w:hAnsi="Consolas" w:cs="Times New Roman"/>
            <w:color w:val="CCCCCC"/>
            <w:sz w:val="21"/>
            <w:szCs w:val="21"/>
            <w:lang w:val="en-US"/>
          </w:rPr>
          <w:t xml:space="preserve"> </w:t>
        </w:r>
        <w:proofErr w:type="spellStart"/>
        <w:r w:rsidRPr="00C03B2B">
          <w:rPr>
            <w:rFonts w:ascii="Consolas" w:eastAsia="Times New Roman" w:hAnsi="Consolas" w:cs="Times New Roman"/>
            <w:color w:val="9CDCFE"/>
            <w:sz w:val="21"/>
            <w:szCs w:val="21"/>
            <w:lang w:val="en-US"/>
          </w:rPr>
          <w:t>bomb_pos</w:t>
        </w:r>
        <w:proofErr w:type="spellEnd"/>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569CD6"/>
            <w:sz w:val="21"/>
            <w:szCs w:val="21"/>
            <w:lang w:val="en-US"/>
          </w:rPr>
          <w:t>not</w:t>
        </w:r>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569CD6"/>
            <w:sz w:val="21"/>
            <w:szCs w:val="21"/>
            <w:lang w:val="en-US"/>
          </w:rPr>
          <w:t>in</w:t>
        </w:r>
        <w:r w:rsidRPr="00C03B2B">
          <w:rPr>
            <w:rFonts w:ascii="Consolas" w:eastAsia="Times New Roman" w:hAnsi="Consolas" w:cs="Times New Roman"/>
            <w:color w:val="CCCCCC"/>
            <w:sz w:val="21"/>
            <w:szCs w:val="21"/>
            <w:lang w:val="en-US"/>
          </w:rPr>
          <w:t xml:space="preserve"> </w:t>
        </w:r>
        <w:proofErr w:type="spellStart"/>
        <w:r w:rsidRPr="00C03B2B">
          <w:rPr>
            <w:rFonts w:ascii="Consolas" w:eastAsia="Times New Roman" w:hAnsi="Consolas" w:cs="Times New Roman"/>
            <w:color w:val="9CDCFE"/>
            <w:sz w:val="21"/>
            <w:szCs w:val="21"/>
            <w:lang w:val="en-US"/>
          </w:rPr>
          <w:t>players_pos_list</w:t>
        </w:r>
        <w:proofErr w:type="spellEnd"/>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569CD6"/>
            <w:sz w:val="21"/>
            <w:szCs w:val="21"/>
            <w:lang w:val="en-US"/>
          </w:rPr>
          <w:t>and</w:t>
        </w:r>
        <w:r w:rsidRPr="00C03B2B">
          <w:rPr>
            <w:rFonts w:ascii="Consolas" w:eastAsia="Times New Roman" w:hAnsi="Consolas" w:cs="Times New Roman"/>
            <w:color w:val="CCCCCC"/>
            <w:sz w:val="21"/>
            <w:szCs w:val="21"/>
            <w:lang w:val="en-US"/>
          </w:rPr>
          <w:t xml:space="preserve"> </w:t>
        </w:r>
        <w:proofErr w:type="spellStart"/>
        <w:r w:rsidRPr="00C03B2B">
          <w:rPr>
            <w:rFonts w:ascii="Consolas" w:eastAsia="Times New Roman" w:hAnsi="Consolas" w:cs="Times New Roman"/>
            <w:color w:val="9CDCFE"/>
            <w:sz w:val="21"/>
            <w:szCs w:val="21"/>
            <w:lang w:val="en-US"/>
          </w:rPr>
          <w:t>bomb_</w:t>
        </w:r>
        <w:proofErr w:type="gramStart"/>
        <w:r w:rsidRPr="00C03B2B">
          <w:rPr>
            <w:rFonts w:ascii="Consolas" w:eastAsia="Times New Roman" w:hAnsi="Consolas" w:cs="Times New Roman"/>
            <w:color w:val="9CDCFE"/>
            <w:sz w:val="21"/>
            <w:szCs w:val="21"/>
            <w:lang w:val="en-US"/>
          </w:rPr>
          <w:t>pos</w:t>
        </w:r>
        <w:proofErr w:type="spellEnd"/>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D4D4D4"/>
            <w:sz w:val="21"/>
            <w:szCs w:val="21"/>
            <w:lang w:val="en-US"/>
          </w:rPr>
          <w:t>!</w:t>
        </w:r>
        <w:proofErr w:type="gramEnd"/>
        <w:r w:rsidRPr="00C03B2B">
          <w:rPr>
            <w:rFonts w:ascii="Consolas" w:eastAsia="Times New Roman" w:hAnsi="Consolas" w:cs="Times New Roman"/>
            <w:color w:val="D4D4D4"/>
            <w:sz w:val="21"/>
            <w:szCs w:val="21"/>
            <w:lang w:val="en-US"/>
          </w:rPr>
          <w:t>=</w:t>
        </w:r>
        <w:r w:rsidRPr="00C03B2B">
          <w:rPr>
            <w:rFonts w:ascii="Consolas" w:eastAsia="Times New Roman" w:hAnsi="Consolas" w:cs="Times New Roman"/>
            <w:color w:val="CCCCCC"/>
            <w:sz w:val="21"/>
            <w:szCs w:val="21"/>
            <w:lang w:val="en-US"/>
          </w:rPr>
          <w:t xml:space="preserve"> </w:t>
        </w:r>
        <w:proofErr w:type="spellStart"/>
        <w:r w:rsidRPr="00C03B2B">
          <w:rPr>
            <w:rFonts w:ascii="Consolas" w:eastAsia="Times New Roman" w:hAnsi="Consolas" w:cs="Times New Roman"/>
            <w:color w:val="9CDCFE"/>
            <w:sz w:val="21"/>
            <w:szCs w:val="21"/>
            <w:lang w:val="en-US"/>
          </w:rPr>
          <w:t>endbutton_pos</w:t>
        </w:r>
        <w:proofErr w:type="spellEnd"/>
        <w:r w:rsidRPr="00C03B2B">
          <w:rPr>
            <w:rFonts w:ascii="Consolas" w:eastAsia="Times New Roman" w:hAnsi="Consolas" w:cs="Times New Roman"/>
            <w:color w:val="CCCCCC"/>
            <w:sz w:val="21"/>
            <w:szCs w:val="21"/>
            <w:lang w:val="en-US"/>
          </w:rPr>
          <w:t>:</w:t>
        </w:r>
      </w:ins>
    </w:p>
    <w:p w14:paraId="40CCBE77" w14:textId="1DA80976" w:rsidR="00171642" w:rsidRPr="00C03B2B" w:rsidRDefault="00171642" w:rsidP="00171642">
      <w:pPr>
        <w:shd w:val="clear" w:color="auto" w:fill="1F1F1F"/>
        <w:spacing w:after="0" w:line="285" w:lineRule="atLeast"/>
        <w:rPr>
          <w:ins w:id="2020" w:author="Attila Vizhanyo" w:date="2024-01-02T17:42:00Z"/>
          <w:rFonts w:ascii="Consolas" w:eastAsia="Times New Roman" w:hAnsi="Consolas" w:cs="Times New Roman"/>
          <w:color w:val="CCCCCC"/>
          <w:sz w:val="21"/>
          <w:szCs w:val="21"/>
          <w:lang w:val="en-US"/>
        </w:rPr>
      </w:pPr>
      <w:ins w:id="2021" w:author="Attila Vizhanyo" w:date="2024-01-02T17:42:00Z">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C586C0"/>
            <w:sz w:val="21"/>
            <w:szCs w:val="21"/>
            <w:lang w:val="en-US"/>
          </w:rPr>
          <w:t>break</w:t>
        </w:r>
      </w:ins>
      <w:ins w:id="2022" w:author="Attila Vizhanyo" w:date="2024-01-02T20:36:00Z">
        <w:r w:rsidR="00014200">
          <w:rPr>
            <w:rFonts w:ascii="Consolas" w:eastAsia="Times New Roman" w:hAnsi="Consolas" w:cs="Times New Roman"/>
            <w:color w:val="C586C0"/>
            <w:sz w:val="21"/>
            <w:szCs w:val="21"/>
            <w:lang w:val="en-US"/>
          </w:rPr>
          <w:t xml:space="preserve"> </w:t>
        </w:r>
      </w:ins>
    </w:p>
    <w:p w14:paraId="3BB94E2C" w14:textId="1486C038" w:rsidR="00171642" w:rsidRPr="00C03B2B" w:rsidRDefault="00014200" w:rsidP="00171642">
      <w:pPr>
        <w:rPr>
          <w:ins w:id="2023" w:author="Attila Vizhanyo" w:date="2024-01-02T17:41:00Z"/>
          <w:lang w:val="en-US"/>
        </w:rPr>
        <w:pPrChange w:id="2024" w:author="Attila Vizhanyo" w:date="2024-01-02T17:42:00Z">
          <w:pPr>
            <w:pStyle w:val="Heading3"/>
          </w:pPr>
        </w:pPrChange>
      </w:pPr>
      <w:ins w:id="2025" w:author="Attila Vizhanyo" w:date="2024-01-02T20:36:00Z">
        <w:r w:rsidRPr="00014200">
          <w:rPr>
            <w:highlight w:val="yellow"/>
            <w:lang w:val="en-US"/>
            <w:rPrChange w:id="2026" w:author="Attila Vizhanyo" w:date="2024-01-02T20:36:00Z">
              <w:rPr>
                <w:lang w:val="en-US"/>
              </w:rPr>
            </w:rPrChange>
          </w:rPr>
          <w:t>***save item button</w:t>
        </w:r>
      </w:ins>
    </w:p>
    <w:p w14:paraId="1336CCBF" w14:textId="66886DD6" w:rsidR="00171642" w:rsidRPr="00C03B2B" w:rsidRDefault="00794074" w:rsidP="00171642">
      <w:pPr>
        <w:pStyle w:val="Heading4"/>
        <w:rPr>
          <w:ins w:id="2027" w:author="Attila Vizhanyo" w:date="2024-01-02T18:15:00Z"/>
          <w:lang w:val="en-US"/>
        </w:rPr>
      </w:pPr>
      <w:ins w:id="2028" w:author="Attila Vizhanyo" w:date="2024-01-02T18:21:00Z">
        <w:r w:rsidRPr="00C03B2B">
          <w:rPr>
            <w:lang w:val="en-US"/>
          </w:rPr>
          <w:t>Visualization of</w:t>
        </w:r>
      </w:ins>
      <w:ins w:id="2029" w:author="Attila Vizhanyo" w:date="2024-01-02T18:22:00Z">
        <w:r w:rsidRPr="00C03B2B">
          <w:rPr>
            <w:lang w:val="en-US"/>
          </w:rPr>
          <w:t xml:space="preserve"> an</w:t>
        </w:r>
      </w:ins>
      <w:ins w:id="2030" w:author="Attila Vizhanyo" w:date="2024-01-02T18:21:00Z">
        <w:r w:rsidRPr="00C03B2B">
          <w:rPr>
            <w:lang w:val="en-US"/>
          </w:rPr>
          <w:t xml:space="preserve"> Item</w:t>
        </w:r>
      </w:ins>
    </w:p>
    <w:p w14:paraId="73B10955" w14:textId="70D6C648" w:rsidR="00F74C84" w:rsidRPr="00C03B2B" w:rsidRDefault="00F74C84" w:rsidP="00F74C84">
      <w:pPr>
        <w:rPr>
          <w:ins w:id="2031" w:author="Attila Vizhanyo" w:date="2024-01-02T18:19:00Z"/>
          <w:lang w:val="en-US"/>
        </w:rPr>
      </w:pPr>
      <w:ins w:id="2032" w:author="Attila Vizhanyo" w:date="2024-01-02T18:16:00Z">
        <w:r w:rsidRPr="00C03B2B">
          <w:rPr>
            <w:lang w:val="en-US"/>
          </w:rPr>
          <w:t>To let the user know where the item has been placed, it needs to be displayed</w:t>
        </w:r>
      </w:ins>
      <w:ins w:id="2033" w:author="Attila Vizhanyo" w:date="2024-01-02T20:28:00Z">
        <w:r w:rsidR="00027488">
          <w:rPr>
            <w:lang w:val="en-US"/>
          </w:rPr>
          <w:t xml:space="preserve"> on the screen</w:t>
        </w:r>
      </w:ins>
      <w:ins w:id="2034" w:author="Attila Vizhanyo" w:date="2024-01-02T18:16:00Z">
        <w:r w:rsidRPr="00C03B2B">
          <w:rPr>
            <w:lang w:val="en-US"/>
          </w:rPr>
          <w:t>.</w:t>
        </w:r>
      </w:ins>
    </w:p>
    <w:p w14:paraId="3F26F585" w14:textId="034DDA6E" w:rsidR="00762B7D" w:rsidRDefault="00027488" w:rsidP="00F74C84">
      <w:pPr>
        <w:rPr>
          <w:ins w:id="2035" w:author="Attila Vizhanyo" w:date="2024-01-02T18:46:00Z"/>
          <w:lang w:val="en-US"/>
        </w:rPr>
      </w:pPr>
      <w:ins w:id="2036" w:author="Attila Vizhanyo" w:date="2024-01-02T20:30:00Z">
        <w:r>
          <w:rPr>
            <w:lang w:val="en-US"/>
          </w:rPr>
          <w:t xml:space="preserve">For the visualization of the </w:t>
        </w:r>
        <w:proofErr w:type="gramStart"/>
        <w:r>
          <w:rPr>
            <w:lang w:val="en-US"/>
          </w:rPr>
          <w:t>items</w:t>
        </w:r>
        <w:proofErr w:type="gramEnd"/>
        <w:r>
          <w:rPr>
            <w:lang w:val="en-US"/>
          </w:rPr>
          <w:t xml:space="preserve"> I chose to use Unicode characters. </w:t>
        </w:r>
      </w:ins>
      <w:ins w:id="2037" w:author="Attila Vizhanyo" w:date="2024-01-02T18:20:00Z">
        <w:r w:rsidR="00F74C84" w:rsidRPr="00C03B2B">
          <w:rPr>
            <w:lang w:val="en-US"/>
          </w:rPr>
          <w:t xml:space="preserve">Displaying the item onto </w:t>
        </w:r>
      </w:ins>
      <w:ins w:id="2038" w:author="Attila Vizhanyo" w:date="2024-01-02T20:31:00Z">
        <w:r>
          <w:rPr>
            <w:lang w:val="en-US"/>
          </w:rPr>
          <w:t>a square</w:t>
        </w:r>
      </w:ins>
      <w:ins w:id="2039" w:author="Attila Vizhanyo" w:date="2024-01-02T18:20:00Z">
        <w:r w:rsidR="00F74C84" w:rsidRPr="00C03B2B">
          <w:rPr>
            <w:lang w:val="en-US"/>
          </w:rPr>
          <w:t xml:space="preserve">, works the same </w:t>
        </w:r>
      </w:ins>
      <w:ins w:id="2040" w:author="Attila Vizhanyo" w:date="2024-01-02T20:31:00Z">
        <w:r>
          <w:rPr>
            <w:lang w:val="en-US"/>
          </w:rPr>
          <w:t xml:space="preserve">way </w:t>
        </w:r>
      </w:ins>
      <w:ins w:id="2041" w:author="Attila Vizhanyo" w:date="2024-01-02T18:20:00Z">
        <w:r w:rsidR="00F74C84" w:rsidRPr="00C03B2B">
          <w:rPr>
            <w:lang w:val="en-US"/>
          </w:rPr>
          <w:t>as with the pieces</w:t>
        </w:r>
      </w:ins>
      <w:ins w:id="2042" w:author="Attila Vizhanyo" w:date="2024-01-02T20:31:00Z">
        <w:r>
          <w:rPr>
            <w:lang w:val="en-US"/>
          </w:rPr>
          <w:t>, i.e.</w:t>
        </w:r>
      </w:ins>
      <w:ins w:id="2043" w:author="Attila Vizhanyo" w:date="2024-01-02T18:20:00Z">
        <w:r w:rsidR="00794074" w:rsidRPr="00C03B2B">
          <w:rPr>
            <w:lang w:val="en-US"/>
          </w:rPr>
          <w:t xml:space="preserve"> by configuring the text of the relevant button.</w:t>
        </w:r>
      </w:ins>
      <w:ins w:id="2044" w:author="Attila Vizhanyo" w:date="2024-01-02T18:26:00Z">
        <w:r w:rsidR="00794074" w:rsidRPr="00C03B2B">
          <w:rPr>
            <w:lang w:val="en-US"/>
          </w:rPr>
          <w:t xml:space="preserve"> </w:t>
        </w:r>
      </w:ins>
      <w:ins w:id="2045" w:author="Attila Vizhanyo" w:date="2024-01-02T18:27:00Z">
        <w:r w:rsidR="00794074" w:rsidRPr="00C03B2B">
          <w:rPr>
            <w:lang w:val="en-US"/>
          </w:rPr>
          <w:t>Another advantage of using Unicode is that it can be colorized.</w:t>
        </w:r>
      </w:ins>
      <w:ins w:id="2046" w:author="Attila Vizhanyo" w:date="2024-01-02T18:44:00Z">
        <w:r w:rsidR="00762B7D">
          <w:rPr>
            <w:lang w:val="en-US"/>
          </w:rPr>
          <w:t xml:space="preserve"> </w:t>
        </w:r>
      </w:ins>
      <w:ins w:id="2047" w:author="Attila Vizhanyo" w:date="2024-01-02T18:46:00Z">
        <w:r w:rsidR="00762B7D">
          <w:rPr>
            <w:lang w:val="en-US"/>
          </w:rPr>
          <w:t>I colored the items the following way:</w:t>
        </w:r>
      </w:ins>
    </w:p>
    <w:p w14:paraId="706CA420" w14:textId="1BAE5260" w:rsidR="00C03B2B" w:rsidRPr="00C03B2B" w:rsidRDefault="00762B7D" w:rsidP="00F74C84">
      <w:pPr>
        <w:rPr>
          <w:ins w:id="2048" w:author="Attila Vizhanyo" w:date="2024-01-02T18:27:00Z"/>
          <w:lang w:val="en-US"/>
        </w:rPr>
      </w:pPr>
      <w:ins w:id="2049" w:author="Attila Vizhanyo" w:date="2024-01-02T18:46:00Z">
        <w:r>
          <w:rPr>
            <w:lang w:val="en-US"/>
          </w:rPr>
          <w:t>(</w:t>
        </w:r>
      </w:ins>
      <w:ins w:id="2050" w:author="Attila Vizhanyo" w:date="2024-01-02T18:45:00Z">
        <w:r>
          <w:rPr>
            <w:lang w:val="en-US"/>
          </w:rPr>
          <w:t>barrier: purple</w:t>
        </w:r>
      </w:ins>
      <w:ins w:id="2051" w:author="Attila Vizhanyo" w:date="2024-01-02T18:46:00Z">
        <w:r>
          <w:rPr>
            <w:lang w:val="en-US"/>
          </w:rPr>
          <w:t>)</w:t>
        </w:r>
      </w:ins>
      <w:ins w:id="2052" w:author="Attila Vizhanyo" w:date="2024-01-02T18:45:00Z">
        <w:r>
          <w:rPr>
            <w:lang w:val="en-US"/>
          </w:rPr>
          <w:t xml:space="preserve">, </w:t>
        </w:r>
      </w:ins>
      <w:ins w:id="2053" w:author="Attila Vizhanyo" w:date="2024-01-02T18:46:00Z">
        <w:r>
          <w:rPr>
            <w:lang w:val="en-US"/>
          </w:rPr>
          <w:t>(</w:t>
        </w:r>
      </w:ins>
      <w:ins w:id="2054" w:author="Attila Vizhanyo" w:date="2024-01-02T18:45:00Z">
        <w:r>
          <w:rPr>
            <w:lang w:val="en-US"/>
          </w:rPr>
          <w:t>shield: red</w:t>
        </w:r>
      </w:ins>
      <w:ins w:id="2055" w:author="Attila Vizhanyo" w:date="2024-01-02T18:46:00Z">
        <w:r>
          <w:rPr>
            <w:lang w:val="en-US"/>
          </w:rPr>
          <w:t>)</w:t>
        </w:r>
      </w:ins>
      <w:ins w:id="2056" w:author="Attila Vizhanyo" w:date="2024-01-02T18:45:00Z">
        <w:r>
          <w:rPr>
            <w:lang w:val="en-US"/>
          </w:rPr>
          <w:t xml:space="preserve">, </w:t>
        </w:r>
      </w:ins>
      <w:ins w:id="2057" w:author="Attila Vizhanyo" w:date="2024-01-02T18:47:00Z">
        <w:r>
          <w:rPr>
            <w:lang w:val="en-US"/>
          </w:rPr>
          <w:t>(</w:t>
        </w:r>
      </w:ins>
      <w:ins w:id="2058" w:author="Attila Vizhanyo" w:date="2024-01-02T18:45:00Z">
        <w:r>
          <w:rPr>
            <w:lang w:val="en-US"/>
          </w:rPr>
          <w:t>bomb: green</w:t>
        </w:r>
      </w:ins>
      <w:ins w:id="2059" w:author="Attila Vizhanyo" w:date="2024-01-02T18:47:00Z">
        <w:r>
          <w:rPr>
            <w:lang w:val="en-US"/>
          </w:rPr>
          <w:t>)</w:t>
        </w:r>
      </w:ins>
      <w:ins w:id="2060" w:author="Attila Vizhanyo" w:date="2024-01-02T18:45:00Z">
        <w:r>
          <w:rPr>
            <w:lang w:val="en-US"/>
          </w:rPr>
          <w:t xml:space="preserve">, </w:t>
        </w:r>
      </w:ins>
      <w:ins w:id="2061" w:author="Attila Vizhanyo" w:date="2024-01-02T18:47:00Z">
        <w:r>
          <w:rPr>
            <w:lang w:val="en-US"/>
          </w:rPr>
          <w:t>(</w:t>
        </w:r>
      </w:ins>
      <w:proofErr w:type="spellStart"/>
      <w:proofErr w:type="gramStart"/>
      <w:ins w:id="2062" w:author="Attila Vizhanyo" w:date="2024-01-02T18:45:00Z">
        <w:r>
          <w:rPr>
            <w:lang w:val="en-US"/>
          </w:rPr>
          <w:t>coin:y</w:t>
        </w:r>
      </w:ins>
      <w:ins w:id="2063" w:author="Attila Vizhanyo" w:date="2024-01-02T18:46:00Z">
        <w:r>
          <w:rPr>
            <w:lang w:val="en-US"/>
          </w:rPr>
          <w:t>ellow</w:t>
        </w:r>
      </w:ins>
      <w:proofErr w:type="spellEnd"/>
      <w:proofErr w:type="gramEnd"/>
      <w:ins w:id="2064" w:author="Attila Vizhanyo" w:date="2024-01-02T18:47:00Z">
        <w:r>
          <w:rPr>
            <w:lang w:val="en-US"/>
          </w:rPr>
          <w:t>)</w:t>
        </w:r>
      </w:ins>
    </w:p>
    <w:p w14:paraId="4D8DCCCE" w14:textId="77777777" w:rsidR="00794074" w:rsidRPr="00C03B2B" w:rsidRDefault="00794074" w:rsidP="00794074">
      <w:pPr>
        <w:keepNext/>
        <w:rPr>
          <w:ins w:id="2065" w:author="Attila Vizhanyo" w:date="2024-01-02T18:28:00Z"/>
          <w:lang w:val="en-US"/>
          <w:rPrChange w:id="2066" w:author="Attila Vizhanyo" w:date="2024-01-02T18:35:00Z">
            <w:rPr>
              <w:ins w:id="2067" w:author="Attila Vizhanyo" w:date="2024-01-02T18:28:00Z"/>
            </w:rPr>
          </w:rPrChange>
        </w:rPr>
        <w:pPrChange w:id="2068" w:author="Attila Vizhanyo" w:date="2024-01-02T18:28:00Z">
          <w:pPr/>
        </w:pPrChange>
      </w:pPr>
      <w:ins w:id="2069" w:author="Attila Vizhanyo" w:date="2024-01-02T18:27:00Z">
        <w:r w:rsidRPr="00C03B2B">
          <w:rPr>
            <w:noProof/>
            <w:lang w:val="en-US"/>
          </w:rPr>
          <w:drawing>
            <wp:inline distT="0" distB="0" distL="0" distR="0" wp14:anchorId="68DEAE30" wp14:editId="1175584C">
              <wp:extent cx="720000" cy="720000"/>
              <wp:effectExtent l="0" t="0" r="0" b="0"/>
              <wp:docPr id="28984937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49378" name="Picture 4" descr="A black background with a black squar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ins>
    </w:p>
    <w:p w14:paraId="53F6DA25" w14:textId="0ABB1156" w:rsidR="00794074" w:rsidRPr="00C03B2B" w:rsidRDefault="00794074" w:rsidP="00794074">
      <w:pPr>
        <w:pStyle w:val="Caption"/>
        <w:rPr>
          <w:ins w:id="2070" w:author="Attila Vizhanyo" w:date="2024-01-02T18:30:00Z"/>
          <w:lang w:val="en-US"/>
          <w:rPrChange w:id="2071" w:author="Attila Vizhanyo" w:date="2024-01-02T18:35:00Z">
            <w:rPr>
              <w:ins w:id="2072" w:author="Attila Vizhanyo" w:date="2024-01-02T18:30:00Z"/>
            </w:rPr>
          </w:rPrChange>
        </w:rPr>
      </w:pPr>
      <w:bookmarkStart w:id="2073" w:name="_Toc155112948"/>
      <w:ins w:id="2074" w:author="Attila Vizhanyo" w:date="2024-01-02T18:28:00Z">
        <w:r w:rsidRPr="00C03B2B">
          <w:rPr>
            <w:lang w:val="en-US"/>
            <w:rPrChange w:id="2075" w:author="Attila Vizhanyo" w:date="2024-01-02T18:35:00Z">
              <w:rPr/>
            </w:rPrChange>
          </w:rPr>
          <w:t xml:space="preserve">Figure </w:t>
        </w:r>
        <w:r w:rsidRPr="00C03B2B">
          <w:rPr>
            <w:lang w:val="en-US"/>
            <w:rPrChange w:id="2076" w:author="Attila Vizhanyo" w:date="2024-01-02T18:35:00Z">
              <w:rPr/>
            </w:rPrChange>
          </w:rPr>
          <w:fldChar w:fldCharType="begin"/>
        </w:r>
        <w:r w:rsidRPr="00C03B2B">
          <w:rPr>
            <w:lang w:val="en-US"/>
            <w:rPrChange w:id="2077" w:author="Attila Vizhanyo" w:date="2024-01-02T18:35:00Z">
              <w:rPr/>
            </w:rPrChange>
          </w:rPr>
          <w:instrText xml:space="preserve"> SEQ Figure \* ARABIC </w:instrText>
        </w:r>
      </w:ins>
      <w:r w:rsidRPr="00C03B2B">
        <w:rPr>
          <w:lang w:val="en-US"/>
          <w:rPrChange w:id="2078" w:author="Attila Vizhanyo" w:date="2024-01-02T18:35:00Z">
            <w:rPr/>
          </w:rPrChange>
        </w:rPr>
        <w:fldChar w:fldCharType="separate"/>
      </w:r>
      <w:ins w:id="2079" w:author="Attila Vizhanyo" w:date="2024-01-02T18:34:00Z">
        <w:r w:rsidR="00C03B2B" w:rsidRPr="00C03B2B">
          <w:rPr>
            <w:noProof/>
            <w:lang w:val="en-US"/>
            <w:rPrChange w:id="2080" w:author="Attila Vizhanyo" w:date="2024-01-02T18:35:00Z">
              <w:rPr>
                <w:noProof/>
              </w:rPr>
            </w:rPrChange>
          </w:rPr>
          <w:t>19</w:t>
        </w:r>
      </w:ins>
      <w:ins w:id="2081" w:author="Attila Vizhanyo" w:date="2024-01-02T18:28:00Z">
        <w:r w:rsidRPr="00C03B2B">
          <w:rPr>
            <w:lang w:val="en-US"/>
            <w:rPrChange w:id="2082" w:author="Attila Vizhanyo" w:date="2024-01-02T18:35:00Z">
              <w:rPr/>
            </w:rPrChange>
          </w:rPr>
          <w:fldChar w:fldCharType="end"/>
        </w:r>
        <w:r w:rsidRPr="00C03B2B">
          <w:rPr>
            <w:lang w:val="en-US"/>
            <w:rPrChange w:id="2083" w:author="Attila Vizhanyo" w:date="2024-01-02T18:35:00Z">
              <w:rPr/>
            </w:rPrChange>
          </w:rPr>
          <w:t xml:space="preserve"> Barrier Unicode \U0001F5D9</w:t>
        </w:r>
      </w:ins>
      <w:bookmarkEnd w:id="2073"/>
    </w:p>
    <w:p w14:paraId="52A96868" w14:textId="77777777" w:rsidR="00794074" w:rsidRPr="00C03B2B" w:rsidRDefault="00794074" w:rsidP="00794074">
      <w:pPr>
        <w:keepNext/>
        <w:rPr>
          <w:ins w:id="2084" w:author="Attila Vizhanyo" w:date="2024-01-02T18:31:00Z"/>
          <w:lang w:val="en-US"/>
          <w:rPrChange w:id="2085" w:author="Attila Vizhanyo" w:date="2024-01-02T18:35:00Z">
            <w:rPr>
              <w:ins w:id="2086" w:author="Attila Vizhanyo" w:date="2024-01-02T18:31:00Z"/>
            </w:rPr>
          </w:rPrChange>
        </w:rPr>
        <w:pPrChange w:id="2087" w:author="Attila Vizhanyo" w:date="2024-01-02T18:31:00Z">
          <w:pPr/>
        </w:pPrChange>
      </w:pPr>
      <w:ins w:id="2088" w:author="Attila Vizhanyo" w:date="2024-01-02T18:31:00Z">
        <w:r w:rsidRPr="00C03B2B">
          <w:rPr>
            <w:noProof/>
            <w:lang w:val="en-US"/>
            <w:rPrChange w:id="2089" w:author="Attila Vizhanyo" w:date="2024-01-02T18:35:00Z">
              <w:rPr>
                <w:noProof/>
              </w:rPr>
            </w:rPrChange>
          </w:rPr>
          <w:drawing>
            <wp:inline distT="0" distB="0" distL="0" distR="0" wp14:anchorId="2A91F9B2" wp14:editId="2D80D0C9">
              <wp:extent cx="720000" cy="720000"/>
              <wp:effectExtent l="0" t="0" r="0" b="0"/>
              <wp:docPr id="2008131978" name="Picture 7"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31978" name="Picture 7" descr="A black background with a black squar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ins>
    </w:p>
    <w:p w14:paraId="1D962D8A" w14:textId="1D261302" w:rsidR="00794074" w:rsidRPr="00C03B2B" w:rsidRDefault="00794074" w:rsidP="00794074">
      <w:pPr>
        <w:pStyle w:val="Caption"/>
        <w:rPr>
          <w:ins w:id="2090" w:author="Attila Vizhanyo" w:date="2024-01-02T18:28:00Z"/>
          <w:lang w:val="en-US"/>
          <w:rPrChange w:id="2091" w:author="Attila Vizhanyo" w:date="2024-01-02T18:35:00Z">
            <w:rPr>
              <w:ins w:id="2092" w:author="Attila Vizhanyo" w:date="2024-01-02T18:28:00Z"/>
            </w:rPr>
          </w:rPrChange>
        </w:rPr>
      </w:pPr>
      <w:bookmarkStart w:id="2093" w:name="_Toc155112949"/>
      <w:ins w:id="2094" w:author="Attila Vizhanyo" w:date="2024-01-02T18:31:00Z">
        <w:r w:rsidRPr="00C03B2B">
          <w:rPr>
            <w:lang w:val="en-US"/>
            <w:rPrChange w:id="2095" w:author="Attila Vizhanyo" w:date="2024-01-02T18:35:00Z">
              <w:rPr/>
            </w:rPrChange>
          </w:rPr>
          <w:t xml:space="preserve">Figure </w:t>
        </w:r>
        <w:r w:rsidRPr="00C03B2B">
          <w:rPr>
            <w:lang w:val="en-US"/>
            <w:rPrChange w:id="2096" w:author="Attila Vizhanyo" w:date="2024-01-02T18:35:00Z">
              <w:rPr/>
            </w:rPrChange>
          </w:rPr>
          <w:fldChar w:fldCharType="begin"/>
        </w:r>
        <w:r w:rsidRPr="00C03B2B">
          <w:rPr>
            <w:lang w:val="en-US"/>
            <w:rPrChange w:id="2097" w:author="Attila Vizhanyo" w:date="2024-01-02T18:35:00Z">
              <w:rPr/>
            </w:rPrChange>
          </w:rPr>
          <w:instrText xml:space="preserve"> SEQ Figure \* ARABIC </w:instrText>
        </w:r>
      </w:ins>
      <w:r w:rsidRPr="00C03B2B">
        <w:rPr>
          <w:lang w:val="en-US"/>
          <w:rPrChange w:id="2098" w:author="Attila Vizhanyo" w:date="2024-01-02T18:35:00Z">
            <w:rPr/>
          </w:rPrChange>
        </w:rPr>
        <w:fldChar w:fldCharType="separate"/>
      </w:r>
      <w:ins w:id="2099" w:author="Attila Vizhanyo" w:date="2024-01-02T18:34:00Z">
        <w:r w:rsidR="00C03B2B" w:rsidRPr="00C03B2B">
          <w:rPr>
            <w:noProof/>
            <w:lang w:val="en-US"/>
            <w:rPrChange w:id="2100" w:author="Attila Vizhanyo" w:date="2024-01-02T18:35:00Z">
              <w:rPr>
                <w:noProof/>
              </w:rPr>
            </w:rPrChange>
          </w:rPr>
          <w:t>20</w:t>
        </w:r>
      </w:ins>
      <w:ins w:id="2101" w:author="Attila Vizhanyo" w:date="2024-01-02T18:31:00Z">
        <w:r w:rsidRPr="00C03B2B">
          <w:rPr>
            <w:lang w:val="en-US"/>
            <w:rPrChange w:id="2102" w:author="Attila Vizhanyo" w:date="2024-01-02T18:35:00Z">
              <w:rPr/>
            </w:rPrChange>
          </w:rPr>
          <w:fldChar w:fldCharType="end"/>
        </w:r>
        <w:r w:rsidRPr="00C03B2B">
          <w:rPr>
            <w:lang w:val="en-US"/>
            <w:rPrChange w:id="2103" w:author="Attila Vizhanyo" w:date="2024-01-02T18:35:00Z">
              <w:rPr/>
            </w:rPrChange>
          </w:rPr>
          <w:t xml:space="preserve"> Shield Unicode \U0001F6E1</w:t>
        </w:r>
      </w:ins>
      <w:bookmarkEnd w:id="2093"/>
    </w:p>
    <w:p w14:paraId="11C84556" w14:textId="77777777" w:rsidR="00794074" w:rsidRPr="00C03B2B" w:rsidRDefault="00794074" w:rsidP="00794074">
      <w:pPr>
        <w:keepNext/>
        <w:rPr>
          <w:ins w:id="2104" w:author="Attila Vizhanyo" w:date="2024-01-02T18:32:00Z"/>
          <w:lang w:val="en-US"/>
          <w:rPrChange w:id="2105" w:author="Attila Vizhanyo" w:date="2024-01-02T18:35:00Z">
            <w:rPr>
              <w:ins w:id="2106" w:author="Attila Vizhanyo" w:date="2024-01-02T18:32:00Z"/>
            </w:rPr>
          </w:rPrChange>
        </w:rPr>
      </w:pPr>
      <w:ins w:id="2107" w:author="Attila Vizhanyo" w:date="2024-01-02T18:27:00Z">
        <w:r w:rsidRPr="00C03B2B">
          <w:rPr>
            <w:noProof/>
            <w:lang w:val="en-US"/>
          </w:rPr>
          <w:lastRenderedPageBreak/>
          <w:drawing>
            <wp:inline distT="0" distB="0" distL="0" distR="0" wp14:anchorId="60754AFA" wp14:editId="519288AA">
              <wp:extent cx="720000" cy="720000"/>
              <wp:effectExtent l="0" t="0" r="0" b="0"/>
              <wp:docPr id="1126641266" name="Picture 5"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41266" name="Picture 5" descr="A black background with a black squar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ins>
    </w:p>
    <w:p w14:paraId="085EA106" w14:textId="577F22E1" w:rsidR="00794074" w:rsidRPr="00C03B2B" w:rsidRDefault="00794074" w:rsidP="00794074">
      <w:pPr>
        <w:pStyle w:val="Caption"/>
        <w:rPr>
          <w:ins w:id="2108" w:author="Attila Vizhanyo" w:date="2024-01-02T18:29:00Z"/>
          <w:lang w:val="en-US"/>
          <w:rPrChange w:id="2109" w:author="Attila Vizhanyo" w:date="2024-01-02T18:35:00Z">
            <w:rPr>
              <w:ins w:id="2110" w:author="Attila Vizhanyo" w:date="2024-01-02T18:29:00Z"/>
            </w:rPr>
          </w:rPrChange>
        </w:rPr>
        <w:pPrChange w:id="2111" w:author="Attila Vizhanyo" w:date="2024-01-02T18:32:00Z">
          <w:pPr/>
        </w:pPrChange>
      </w:pPr>
      <w:bookmarkStart w:id="2112" w:name="_Toc155112950"/>
      <w:ins w:id="2113" w:author="Attila Vizhanyo" w:date="2024-01-02T18:32:00Z">
        <w:r w:rsidRPr="00C03B2B">
          <w:rPr>
            <w:lang w:val="en-US"/>
            <w:rPrChange w:id="2114" w:author="Attila Vizhanyo" w:date="2024-01-02T18:35:00Z">
              <w:rPr/>
            </w:rPrChange>
          </w:rPr>
          <w:t xml:space="preserve">Figure </w:t>
        </w:r>
        <w:r w:rsidRPr="00C03B2B">
          <w:rPr>
            <w:lang w:val="en-US"/>
            <w:rPrChange w:id="2115" w:author="Attila Vizhanyo" w:date="2024-01-02T18:35:00Z">
              <w:rPr/>
            </w:rPrChange>
          </w:rPr>
          <w:fldChar w:fldCharType="begin"/>
        </w:r>
        <w:r w:rsidRPr="00C03B2B">
          <w:rPr>
            <w:lang w:val="en-US"/>
            <w:rPrChange w:id="2116" w:author="Attila Vizhanyo" w:date="2024-01-02T18:35:00Z">
              <w:rPr/>
            </w:rPrChange>
          </w:rPr>
          <w:instrText xml:space="preserve"> SEQ Figure \* ARABIC </w:instrText>
        </w:r>
      </w:ins>
      <w:r w:rsidRPr="00C03B2B">
        <w:rPr>
          <w:lang w:val="en-US"/>
          <w:rPrChange w:id="2117" w:author="Attila Vizhanyo" w:date="2024-01-02T18:35:00Z">
            <w:rPr/>
          </w:rPrChange>
        </w:rPr>
        <w:fldChar w:fldCharType="separate"/>
      </w:r>
      <w:ins w:id="2118" w:author="Attila Vizhanyo" w:date="2024-01-02T18:34:00Z">
        <w:r w:rsidR="00C03B2B" w:rsidRPr="00C03B2B">
          <w:rPr>
            <w:noProof/>
            <w:lang w:val="en-US"/>
            <w:rPrChange w:id="2119" w:author="Attila Vizhanyo" w:date="2024-01-02T18:35:00Z">
              <w:rPr>
                <w:noProof/>
              </w:rPr>
            </w:rPrChange>
          </w:rPr>
          <w:t>21</w:t>
        </w:r>
      </w:ins>
      <w:ins w:id="2120" w:author="Attila Vizhanyo" w:date="2024-01-02T18:32:00Z">
        <w:r w:rsidRPr="00C03B2B">
          <w:rPr>
            <w:lang w:val="en-US"/>
            <w:rPrChange w:id="2121" w:author="Attila Vizhanyo" w:date="2024-01-02T18:35:00Z">
              <w:rPr/>
            </w:rPrChange>
          </w:rPr>
          <w:fldChar w:fldCharType="end"/>
        </w:r>
        <w:r w:rsidRPr="00C03B2B">
          <w:rPr>
            <w:lang w:val="en-US"/>
            <w:rPrChange w:id="2122" w:author="Attila Vizhanyo" w:date="2024-01-02T18:35:00Z">
              <w:rPr/>
            </w:rPrChange>
          </w:rPr>
          <w:t xml:space="preserve"> Bomb Unicode \U0001F4A3</w:t>
        </w:r>
      </w:ins>
      <w:bookmarkEnd w:id="2112"/>
    </w:p>
    <w:p w14:paraId="3898CEAE" w14:textId="5E40C804" w:rsidR="00794074" w:rsidRPr="00C03B2B" w:rsidRDefault="00794074" w:rsidP="00794074">
      <w:pPr>
        <w:keepNext/>
        <w:rPr>
          <w:ins w:id="2123" w:author="Attila Vizhanyo" w:date="2024-01-02T18:34:00Z"/>
          <w:lang w:val="en-US"/>
          <w:rPrChange w:id="2124" w:author="Attila Vizhanyo" w:date="2024-01-02T18:35:00Z">
            <w:rPr>
              <w:ins w:id="2125" w:author="Attila Vizhanyo" w:date="2024-01-02T18:34:00Z"/>
            </w:rPr>
          </w:rPrChange>
        </w:rPr>
      </w:pPr>
    </w:p>
    <w:p w14:paraId="7273912B" w14:textId="253333A5" w:rsidR="00794074" w:rsidRPr="00C03B2B" w:rsidRDefault="00C03B2B" w:rsidP="00762B7D">
      <w:pPr>
        <w:keepNext/>
        <w:rPr>
          <w:ins w:id="2126" w:author="Attila Vizhanyo" w:date="2024-01-02T18:29:00Z"/>
          <w:lang w:val="en-US"/>
          <w:rPrChange w:id="2127" w:author="Attila Vizhanyo" w:date="2024-01-02T18:35:00Z">
            <w:rPr>
              <w:ins w:id="2128" w:author="Attila Vizhanyo" w:date="2024-01-02T18:29:00Z"/>
            </w:rPr>
          </w:rPrChange>
        </w:rPr>
        <w:pPrChange w:id="2129" w:author="Attila Vizhanyo" w:date="2024-01-02T18:47:00Z">
          <w:pPr>
            <w:pStyle w:val="Caption"/>
          </w:pPr>
        </w:pPrChange>
      </w:pPr>
      <w:ins w:id="2130" w:author="Attila Vizhanyo" w:date="2024-01-02T18:34:00Z">
        <w:r w:rsidRPr="00C03B2B">
          <w:rPr>
            <w:lang w:val="en-US"/>
            <w:rPrChange w:id="2131" w:author="Attila Vizhanyo" w:date="2024-01-02T18:35:00Z">
              <w:rPr/>
            </w:rPrChange>
          </w:rPr>
          <w:t xml:space="preserve">For </w:t>
        </w:r>
        <w:r w:rsidRPr="00C03B2B">
          <w:rPr>
            <w:lang w:val="en-US"/>
          </w:rPr>
          <w:t>t</w:t>
        </w:r>
        <w:r w:rsidRPr="00C03B2B">
          <w:rPr>
            <w:lang w:val="en-US"/>
            <w:rPrChange w:id="2132" w:author="Attila Vizhanyo" w:date="2024-01-02T18:35:00Z">
              <w:rPr/>
            </w:rPrChange>
          </w:rPr>
          <w:t xml:space="preserve">he </w:t>
        </w:r>
      </w:ins>
      <w:ins w:id="2133" w:author="Attila Vizhanyo" w:date="2024-01-02T20:32:00Z">
        <w:r w:rsidR="00014200">
          <w:rPr>
            <w:lang w:val="en-US"/>
          </w:rPr>
          <w:t>visualization</w:t>
        </w:r>
      </w:ins>
      <w:ins w:id="2134" w:author="Attila Vizhanyo" w:date="2024-01-02T18:34:00Z">
        <w:r w:rsidRPr="00C03B2B">
          <w:rPr>
            <w:lang w:val="en-US"/>
            <w:rPrChange w:id="2135" w:author="Attila Vizhanyo" w:date="2024-01-02T18:35:00Z">
              <w:rPr/>
            </w:rPrChange>
          </w:rPr>
          <w:t xml:space="preserve"> of </w:t>
        </w:r>
        <w:r w:rsidRPr="00C03B2B">
          <w:rPr>
            <w:lang w:val="en-US"/>
          </w:rPr>
          <w:t>the Coin</w:t>
        </w:r>
      </w:ins>
      <w:ins w:id="2136" w:author="Attila Vizhanyo" w:date="2024-01-02T20:32:00Z">
        <w:r w:rsidR="00014200">
          <w:rPr>
            <w:lang w:val="en-US"/>
          </w:rPr>
          <w:t>,</w:t>
        </w:r>
      </w:ins>
      <w:ins w:id="2137" w:author="Attila Vizhanyo" w:date="2024-01-02T18:34:00Z">
        <w:r w:rsidRPr="00C03B2B">
          <w:rPr>
            <w:lang w:val="en-US"/>
          </w:rPr>
          <w:t xml:space="preserve"> I used the Unicode</w:t>
        </w:r>
      </w:ins>
      <w:ins w:id="2138" w:author="Attila Vizhanyo" w:date="2024-01-02T20:32:00Z">
        <w:r w:rsidR="00014200">
          <w:rPr>
            <w:lang w:val="en-US"/>
          </w:rPr>
          <w:t xml:space="preserve"> character</w:t>
        </w:r>
      </w:ins>
      <w:ins w:id="2139" w:author="Attila Vizhanyo" w:date="2024-01-02T18:34:00Z">
        <w:r w:rsidRPr="00C03B2B">
          <w:rPr>
            <w:lang w:val="en-US"/>
          </w:rPr>
          <w:t xml:space="preserve"> of the corresponding chess piece.</w:t>
        </w:r>
      </w:ins>
    </w:p>
    <w:p w14:paraId="4CCF2646" w14:textId="77777777" w:rsidR="00794074" w:rsidRPr="00C03B2B" w:rsidRDefault="00794074" w:rsidP="00794074">
      <w:pPr>
        <w:rPr>
          <w:ins w:id="2140" w:author="Attila Vizhanyo" w:date="2024-01-02T18:19:00Z"/>
          <w:lang w:val="en-US"/>
        </w:rPr>
      </w:pPr>
    </w:p>
    <w:p w14:paraId="1A29B88C" w14:textId="361C3486" w:rsidR="00171642" w:rsidRPr="00C03B2B" w:rsidDel="00794074" w:rsidRDefault="00171642" w:rsidP="00F55F7F">
      <w:pPr>
        <w:rPr>
          <w:del w:id="2141" w:author="Attila Vizhanyo" w:date="2024-01-02T18:21:00Z"/>
          <w:rFonts w:ascii="Consolas" w:eastAsia="Times New Roman" w:hAnsi="Consolas" w:cs="Times New Roman"/>
          <w:color w:val="CCCCCC"/>
          <w:sz w:val="21"/>
          <w:szCs w:val="21"/>
          <w:lang w:val="en-US"/>
          <w:rPrChange w:id="2142" w:author="Attila Vizhanyo" w:date="2024-01-02T18:35:00Z">
            <w:rPr>
              <w:del w:id="2143" w:author="Attila Vizhanyo" w:date="2024-01-02T18:21:00Z"/>
              <w:lang w:val="en-US"/>
            </w:rPr>
          </w:rPrChange>
        </w:rPr>
        <w:pPrChange w:id="2144" w:author="Attila Vizhanyo" w:date="2024-01-02T17:51:00Z">
          <w:pPr>
            <w:pStyle w:val="Heading4"/>
          </w:pPr>
        </w:pPrChange>
      </w:pPr>
    </w:p>
    <w:p w14:paraId="769F6CFE" w14:textId="2A3E5F52" w:rsidR="00762B7D" w:rsidRDefault="00171642" w:rsidP="00762B7D">
      <w:pPr>
        <w:pStyle w:val="Heading4"/>
        <w:rPr>
          <w:ins w:id="2145" w:author="Attila Vizhanyo" w:date="2024-01-02T18:47:00Z"/>
          <w:lang w:val="en-US"/>
        </w:rPr>
      </w:pPr>
      <w:ins w:id="2146" w:author="Attila Vizhanyo" w:date="2024-01-02T17:43:00Z">
        <w:r w:rsidRPr="00C03B2B">
          <w:rPr>
            <w:lang w:val="en-US"/>
          </w:rPr>
          <w:t>Picking up an item</w:t>
        </w:r>
      </w:ins>
    </w:p>
    <w:p w14:paraId="5B8A5077" w14:textId="4B9C3186" w:rsidR="00014200" w:rsidRDefault="00014200" w:rsidP="00762B7D">
      <w:pPr>
        <w:rPr>
          <w:ins w:id="2147" w:author="Attila Vizhanyo" w:date="2024-01-02T20:38:00Z"/>
          <w:lang w:val="en-US"/>
        </w:rPr>
      </w:pPr>
      <w:ins w:id="2148" w:author="Attila Vizhanyo" w:date="2024-01-02T20:38:00Z">
        <w:r>
          <w:rPr>
            <w:lang w:val="en-US"/>
          </w:rPr>
          <w:t xml:space="preserve">Picking up an item means, that the player moves a chess piece to </w:t>
        </w:r>
      </w:ins>
      <w:ins w:id="2149" w:author="Attila Vizhanyo" w:date="2024-01-02T20:39:00Z">
        <w:r>
          <w:rPr>
            <w:lang w:val="en-US"/>
          </w:rPr>
          <w:t>the field where the item is located.</w:t>
        </w:r>
      </w:ins>
    </w:p>
    <w:p w14:paraId="212B9EC9" w14:textId="6665696C" w:rsidR="00762B7D" w:rsidRDefault="00762B7D" w:rsidP="00762B7D">
      <w:pPr>
        <w:rPr>
          <w:ins w:id="2150" w:author="Attila Vizhanyo" w:date="2024-01-02T18:49:00Z"/>
          <w:lang w:val="en-US"/>
        </w:rPr>
      </w:pPr>
      <w:ins w:id="2151" w:author="Attila Vizhanyo" w:date="2024-01-02T18:48:00Z">
        <w:r>
          <w:rPr>
            <w:lang w:val="en-US"/>
          </w:rPr>
          <w:t xml:space="preserve">When the item is picked up it </w:t>
        </w:r>
      </w:ins>
      <w:ins w:id="2152" w:author="Attila Vizhanyo" w:date="2024-01-02T18:53:00Z">
        <w:r>
          <w:rPr>
            <w:lang w:val="en-US"/>
          </w:rPr>
          <w:t>must</w:t>
        </w:r>
      </w:ins>
      <w:ins w:id="2153" w:author="Attila Vizhanyo" w:date="2024-01-02T18:48:00Z">
        <w:r>
          <w:rPr>
            <w:lang w:val="en-US"/>
          </w:rPr>
          <w:t xml:space="preserve"> execute a function, depending on wh</w:t>
        </w:r>
      </w:ins>
      <w:ins w:id="2154" w:author="Attila Vizhanyo" w:date="2024-01-02T18:58:00Z">
        <w:r w:rsidR="00C71F4E">
          <w:rPr>
            <w:lang w:val="en-US"/>
          </w:rPr>
          <w:t>at the</w:t>
        </w:r>
      </w:ins>
      <w:ins w:id="2155" w:author="Attila Vizhanyo" w:date="2024-01-02T18:48:00Z">
        <w:r>
          <w:rPr>
            <w:lang w:val="en-US"/>
          </w:rPr>
          <w:t xml:space="preserve"> item is.</w:t>
        </w:r>
      </w:ins>
    </w:p>
    <w:p w14:paraId="758D8CD7" w14:textId="4E98DBF2" w:rsidR="00C71F4E" w:rsidRDefault="0063452C" w:rsidP="00762B7D">
      <w:pPr>
        <w:rPr>
          <w:ins w:id="2156" w:author="Attila Vizhanyo" w:date="2024-01-02T19:06:00Z"/>
          <w:lang w:val="en-US"/>
        </w:rPr>
      </w:pPr>
      <w:ins w:id="2157" w:author="Attila Vizhanyo" w:date="2024-01-02T19:06:00Z">
        <w:r w:rsidRPr="0063452C">
          <w:rPr>
            <w:lang w:val="en-US"/>
          </w:rPr>
          <w:t>The end button is the button to which the user wants to move the selected chess piece.</w:t>
        </w:r>
        <w:r>
          <w:rPr>
            <w:lang w:val="en-US"/>
          </w:rPr>
          <w:t xml:space="preserve"> </w:t>
        </w:r>
      </w:ins>
      <w:ins w:id="2158" w:author="Attila Vizhanyo" w:date="2024-01-02T18:50:00Z">
        <w:r w:rsidR="00762B7D" w:rsidRPr="00014200">
          <w:rPr>
            <w:highlight w:val="yellow"/>
            <w:lang w:val="en-US"/>
            <w:rPrChange w:id="2159" w:author="Attila Vizhanyo" w:date="2024-01-02T20:33:00Z">
              <w:rPr>
                <w:lang w:val="en-US"/>
              </w:rPr>
            </w:rPrChange>
          </w:rPr>
          <w:t xml:space="preserve">To tell the program which </w:t>
        </w:r>
        <w:r w:rsidR="00762B7D" w:rsidRPr="00014200">
          <w:rPr>
            <w:highlight w:val="yellow"/>
            <w:lang w:val="en-US"/>
            <w:rPrChange w:id="2160" w:author="Attila Vizhanyo" w:date="2024-01-02T20:33:00Z">
              <w:rPr>
                <w:lang w:val="en-US"/>
              </w:rPr>
            </w:rPrChange>
          </w:rPr>
          <w:t>item</w:t>
        </w:r>
      </w:ins>
      <w:ins w:id="2161" w:author="Attila Vizhanyo" w:date="2024-01-02T18:51:00Z">
        <w:r w:rsidR="00762B7D" w:rsidRPr="00014200">
          <w:rPr>
            <w:highlight w:val="yellow"/>
            <w:lang w:val="en-US"/>
            <w:rPrChange w:id="2162" w:author="Attila Vizhanyo" w:date="2024-01-02T20:33:00Z">
              <w:rPr>
                <w:lang w:val="en-US"/>
              </w:rPr>
            </w:rPrChange>
          </w:rPr>
          <w:t xml:space="preserve"> </w:t>
        </w:r>
      </w:ins>
      <w:ins w:id="2163" w:author="Attila Vizhanyo" w:date="2024-01-02T18:57:00Z">
        <w:r w:rsidR="00C71F4E" w:rsidRPr="00014200">
          <w:rPr>
            <w:highlight w:val="yellow"/>
            <w:lang w:val="en-US"/>
            <w:rPrChange w:id="2164" w:author="Attila Vizhanyo" w:date="2024-01-02T20:33:00Z">
              <w:rPr>
                <w:lang w:val="en-US"/>
              </w:rPr>
            </w:rPrChange>
          </w:rPr>
          <w:t>has been picked up</w:t>
        </w:r>
      </w:ins>
      <w:ins w:id="2165" w:author="Attila Vizhanyo" w:date="2024-01-02T18:50:00Z">
        <w:r w:rsidR="00762B7D" w:rsidRPr="00014200">
          <w:rPr>
            <w:highlight w:val="yellow"/>
            <w:lang w:val="en-US"/>
            <w:rPrChange w:id="2166" w:author="Attila Vizhanyo" w:date="2024-01-02T20:33:00Z">
              <w:rPr>
                <w:lang w:val="en-US"/>
              </w:rPr>
            </w:rPrChange>
          </w:rPr>
          <w:t>,</w:t>
        </w:r>
      </w:ins>
      <w:ins w:id="2167" w:author="Attila Vizhanyo" w:date="2024-01-02T19:05:00Z">
        <w:r w:rsidR="00C71F4E" w:rsidRPr="00014200">
          <w:rPr>
            <w:highlight w:val="yellow"/>
            <w:lang w:val="en-US"/>
            <w:rPrChange w:id="2168" w:author="Attila Vizhanyo" w:date="2024-01-02T20:33:00Z">
              <w:rPr>
                <w:lang w:val="en-US"/>
              </w:rPr>
            </w:rPrChange>
          </w:rPr>
          <w:t xml:space="preserve"> </w:t>
        </w:r>
        <w:r w:rsidRPr="00014200">
          <w:rPr>
            <w:highlight w:val="yellow"/>
            <w:lang w:val="en-US"/>
            <w:rPrChange w:id="2169" w:author="Attila Vizhanyo" w:date="2024-01-02T20:33:00Z">
              <w:rPr>
                <w:lang w:val="en-US"/>
              </w:rPr>
            </w:rPrChange>
          </w:rPr>
          <w:t xml:space="preserve">the </w:t>
        </w:r>
        <w:proofErr w:type="spellStart"/>
        <w:r w:rsidRPr="00014200">
          <w:rPr>
            <w:highlight w:val="yellow"/>
            <w:lang w:val="en-US"/>
            <w:rPrChange w:id="2170" w:author="Attila Vizhanyo" w:date="2024-01-02T20:33:00Z">
              <w:rPr>
                <w:lang w:val="en-US"/>
              </w:rPr>
            </w:rPrChange>
          </w:rPr>
          <w:t>endbutton</w:t>
        </w:r>
        <w:proofErr w:type="spellEnd"/>
        <w:r w:rsidRPr="00014200">
          <w:rPr>
            <w:highlight w:val="yellow"/>
            <w:lang w:val="en-US"/>
            <w:rPrChange w:id="2171" w:author="Attila Vizhanyo" w:date="2024-01-02T20:33:00Z">
              <w:rPr>
                <w:lang w:val="en-US"/>
              </w:rPr>
            </w:rPrChange>
          </w:rPr>
          <w:t xml:space="preserve"> and the button of the specific item need to be the same.</w:t>
        </w:r>
      </w:ins>
    </w:p>
    <w:p w14:paraId="137D9A22" w14:textId="77777777" w:rsidR="0063452C" w:rsidRDefault="0063452C" w:rsidP="00762B7D">
      <w:pPr>
        <w:rPr>
          <w:ins w:id="2172" w:author="Attila Vizhanyo" w:date="2024-01-02T19:05:00Z"/>
          <w:lang w:val="en-US"/>
        </w:rPr>
      </w:pPr>
    </w:p>
    <w:p w14:paraId="33E21568" w14:textId="4CC75AA8" w:rsidR="00762B7D" w:rsidRPr="00014200" w:rsidRDefault="00762B7D" w:rsidP="00762B7D">
      <w:pPr>
        <w:rPr>
          <w:ins w:id="2173" w:author="Attila Vizhanyo" w:date="2024-01-02T17:43:00Z"/>
          <w:color w:val="auto"/>
          <w:lang w:val="en-US"/>
          <w:rPrChange w:id="2174" w:author="Attila Vizhanyo" w:date="2024-01-02T20:42:00Z">
            <w:rPr>
              <w:ins w:id="2175" w:author="Attila Vizhanyo" w:date="2024-01-02T17:43:00Z"/>
              <w:lang w:val="en-US"/>
            </w:rPr>
          </w:rPrChange>
        </w:rPr>
        <w:pPrChange w:id="2176" w:author="Attila Vizhanyo" w:date="2024-01-02T18:47:00Z">
          <w:pPr>
            <w:pStyle w:val="Heading4"/>
          </w:pPr>
        </w:pPrChange>
      </w:pPr>
      <w:ins w:id="2177" w:author="Attila Vizhanyo" w:date="2024-01-02T18:54:00Z">
        <w:r w:rsidRPr="00014200">
          <w:rPr>
            <w:color w:val="auto"/>
            <w:highlight w:val="yellow"/>
            <w:lang w:val="en-US"/>
            <w:rPrChange w:id="2178" w:author="Attila Vizhanyo" w:date="2024-01-02T20:42:00Z">
              <w:rPr>
                <w:lang w:val="en-US"/>
              </w:rPr>
            </w:rPrChange>
          </w:rPr>
          <w:t>If the user makes a legitimate move onto an item, we want to execute the</w:t>
        </w:r>
      </w:ins>
      <w:ins w:id="2179" w:author="Attila Vizhanyo" w:date="2024-01-02T18:55:00Z">
        <w:r w:rsidR="00C71F4E" w:rsidRPr="00014200">
          <w:rPr>
            <w:color w:val="auto"/>
            <w:highlight w:val="yellow"/>
            <w:lang w:val="en-US"/>
            <w:rPrChange w:id="2180" w:author="Attila Vizhanyo" w:date="2024-01-02T20:42:00Z">
              <w:rPr>
                <w:lang w:val="en-US"/>
              </w:rPr>
            </w:rPrChange>
          </w:rPr>
          <w:t xml:space="preserve"> function of the item.</w:t>
        </w:r>
      </w:ins>
    </w:p>
    <w:p w14:paraId="5F0DD5A9" w14:textId="3D3D6DA9" w:rsidR="00171642" w:rsidRPr="00C03B2B" w:rsidRDefault="00171642" w:rsidP="00171642">
      <w:pPr>
        <w:rPr>
          <w:ins w:id="2181" w:author="Attila Vizhanyo" w:date="2024-01-02T17:43:00Z"/>
          <w:lang w:val="en-US"/>
        </w:rPr>
      </w:pPr>
      <w:ins w:id="2182" w:author="Attila Vizhanyo" w:date="2024-01-02T17:43:00Z">
        <w:r w:rsidRPr="00C03B2B">
          <w:rPr>
            <w:lang w:val="en-US"/>
          </w:rPr>
          <w:t xml:space="preserve">Next, we want to let the program </w:t>
        </w:r>
      </w:ins>
      <w:ins w:id="2183" w:author="Attila Vizhanyo" w:date="2024-01-02T18:35:00Z">
        <w:r w:rsidR="00C03B2B">
          <w:rPr>
            <w:lang w:val="en-US"/>
          </w:rPr>
          <w:t>k</w:t>
        </w:r>
      </w:ins>
      <w:ins w:id="2184" w:author="Attila Vizhanyo" w:date="2024-01-02T17:43:00Z">
        <w:r w:rsidRPr="00C03B2B">
          <w:rPr>
            <w:lang w:val="en-US"/>
          </w:rPr>
          <w:t>now if the user picked up an item. For this to work, we can use our “</w:t>
        </w:r>
        <w:proofErr w:type="spellStart"/>
        <w:r w:rsidRPr="00C03B2B">
          <w:rPr>
            <w:lang w:val="en-US"/>
          </w:rPr>
          <w:t>endbutton_text</w:t>
        </w:r>
        <w:proofErr w:type="spellEnd"/>
        <w:r w:rsidRPr="00C03B2B">
          <w:rPr>
            <w:lang w:val="en-US"/>
          </w:rPr>
          <w:t>” variable again. By saying that if the “</w:t>
        </w:r>
        <w:proofErr w:type="spellStart"/>
        <w:r w:rsidRPr="00C03B2B">
          <w:rPr>
            <w:lang w:val="en-US"/>
          </w:rPr>
          <w:t>endbutton_text</w:t>
        </w:r>
        <w:proofErr w:type="spellEnd"/>
        <w:r w:rsidRPr="00C03B2B">
          <w:rPr>
            <w:lang w:val="en-US"/>
          </w:rPr>
          <w:t>” is equal to the item symbol, it should know that the user stepped on the item. Inside of this condition, we will code what each item will do if it gets picked up.</w:t>
        </w:r>
      </w:ins>
    </w:p>
    <w:p w14:paraId="30CA9F52" w14:textId="77777777" w:rsidR="00171642" w:rsidRPr="00C03B2B" w:rsidRDefault="00171642" w:rsidP="00171642">
      <w:pPr>
        <w:shd w:val="clear" w:color="auto" w:fill="1F1F1F"/>
        <w:spacing w:after="0" w:line="285" w:lineRule="atLeast"/>
        <w:rPr>
          <w:ins w:id="2185" w:author="Attila Vizhanyo" w:date="2024-01-02T17:43:00Z"/>
          <w:rFonts w:ascii="Consolas" w:eastAsia="Times New Roman" w:hAnsi="Consolas" w:cs="Times New Roman"/>
          <w:color w:val="CCCCCC"/>
          <w:sz w:val="21"/>
          <w:szCs w:val="21"/>
          <w:lang w:val="en-US"/>
        </w:rPr>
      </w:pPr>
      <w:ins w:id="2186" w:author="Attila Vizhanyo" w:date="2024-01-02T17:43:00Z">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6A9955"/>
            <w:sz w:val="21"/>
            <w:szCs w:val="21"/>
            <w:lang w:val="en-US"/>
          </w:rPr>
          <w:t># If text of destination field and text of bomb is the same</w:t>
        </w:r>
      </w:ins>
    </w:p>
    <w:p w14:paraId="684EC7FB" w14:textId="77777777" w:rsidR="00171642" w:rsidRPr="00C03B2B" w:rsidRDefault="00171642" w:rsidP="00171642">
      <w:pPr>
        <w:shd w:val="clear" w:color="auto" w:fill="1F1F1F"/>
        <w:spacing w:after="0" w:line="285" w:lineRule="atLeast"/>
        <w:rPr>
          <w:ins w:id="2187" w:author="Attila Vizhanyo" w:date="2024-01-02T17:43:00Z"/>
          <w:rFonts w:ascii="Consolas" w:eastAsia="Times New Roman" w:hAnsi="Consolas" w:cs="Times New Roman"/>
          <w:color w:val="CCCCCC"/>
          <w:sz w:val="21"/>
          <w:szCs w:val="21"/>
          <w:lang w:val="en-US"/>
        </w:rPr>
      </w:pPr>
      <w:ins w:id="2188" w:author="Attila Vizhanyo" w:date="2024-01-02T17:43:00Z">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C586C0"/>
            <w:sz w:val="21"/>
            <w:szCs w:val="21"/>
            <w:lang w:val="en-US"/>
          </w:rPr>
          <w:t>if</w:t>
        </w:r>
        <w:r w:rsidRPr="00C03B2B">
          <w:rPr>
            <w:rFonts w:ascii="Consolas" w:eastAsia="Times New Roman" w:hAnsi="Consolas" w:cs="Times New Roman"/>
            <w:color w:val="CCCCCC"/>
            <w:sz w:val="21"/>
            <w:szCs w:val="21"/>
            <w:lang w:val="en-US"/>
          </w:rPr>
          <w:t xml:space="preserve"> </w:t>
        </w:r>
        <w:proofErr w:type="spellStart"/>
        <w:r w:rsidRPr="00C03B2B">
          <w:rPr>
            <w:rFonts w:ascii="Consolas" w:eastAsia="Times New Roman" w:hAnsi="Consolas" w:cs="Times New Roman"/>
            <w:color w:val="9CDCFE"/>
            <w:sz w:val="21"/>
            <w:szCs w:val="21"/>
            <w:lang w:val="en-US"/>
          </w:rPr>
          <w:t>endbutton_text</w:t>
        </w:r>
        <w:proofErr w:type="spellEnd"/>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D4D4D4"/>
            <w:sz w:val="21"/>
            <w:szCs w:val="21"/>
            <w:lang w:val="en-US"/>
          </w:rPr>
          <w:t>==</w:t>
        </w:r>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4FC1FF"/>
            <w:sz w:val="21"/>
            <w:szCs w:val="21"/>
            <w:lang w:val="en-US"/>
          </w:rPr>
          <w:t>BOMB_1</w:t>
        </w:r>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569CD6"/>
            <w:sz w:val="21"/>
            <w:szCs w:val="21"/>
            <w:lang w:val="en-US"/>
          </w:rPr>
          <w:t>or</w:t>
        </w:r>
        <w:r w:rsidRPr="00C03B2B">
          <w:rPr>
            <w:rFonts w:ascii="Consolas" w:eastAsia="Times New Roman" w:hAnsi="Consolas" w:cs="Times New Roman"/>
            <w:color w:val="CCCCCC"/>
            <w:sz w:val="21"/>
            <w:szCs w:val="21"/>
            <w:lang w:val="en-US"/>
          </w:rPr>
          <w:t xml:space="preserve"> </w:t>
        </w:r>
        <w:proofErr w:type="spellStart"/>
        <w:r w:rsidRPr="00C03B2B">
          <w:rPr>
            <w:rFonts w:ascii="Consolas" w:eastAsia="Times New Roman" w:hAnsi="Consolas" w:cs="Times New Roman"/>
            <w:color w:val="9CDCFE"/>
            <w:sz w:val="21"/>
            <w:szCs w:val="21"/>
            <w:lang w:val="en-US"/>
          </w:rPr>
          <w:t>endbutton_text</w:t>
        </w:r>
        <w:proofErr w:type="spellEnd"/>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D4D4D4"/>
            <w:sz w:val="21"/>
            <w:szCs w:val="21"/>
            <w:lang w:val="en-US"/>
          </w:rPr>
          <w:t>==</w:t>
        </w:r>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4FC1FF"/>
            <w:sz w:val="21"/>
            <w:szCs w:val="21"/>
            <w:lang w:val="en-US"/>
          </w:rPr>
          <w:t>BOMB_2</w:t>
        </w:r>
        <w:r w:rsidRPr="00C03B2B">
          <w:rPr>
            <w:rFonts w:ascii="Consolas" w:eastAsia="Times New Roman" w:hAnsi="Consolas" w:cs="Times New Roman"/>
            <w:color w:val="CCCCCC"/>
            <w:sz w:val="21"/>
            <w:szCs w:val="21"/>
            <w:lang w:val="en-US"/>
          </w:rPr>
          <w:t>:</w:t>
        </w:r>
      </w:ins>
    </w:p>
    <w:p w14:paraId="315AD50E" w14:textId="77777777" w:rsidR="00171642" w:rsidRPr="00C03B2B" w:rsidRDefault="00171642" w:rsidP="00171642">
      <w:pPr>
        <w:shd w:val="clear" w:color="auto" w:fill="1F1F1F"/>
        <w:spacing w:after="0" w:line="285" w:lineRule="atLeast"/>
        <w:rPr>
          <w:ins w:id="2189" w:author="Attila Vizhanyo" w:date="2024-01-02T17:43:00Z"/>
          <w:rFonts w:ascii="Consolas" w:eastAsia="Times New Roman" w:hAnsi="Consolas" w:cs="Times New Roman"/>
          <w:color w:val="CCCCCC"/>
          <w:sz w:val="21"/>
          <w:szCs w:val="21"/>
          <w:lang w:val="en-US"/>
        </w:rPr>
      </w:pPr>
    </w:p>
    <w:p w14:paraId="04AC5102" w14:textId="77777777" w:rsidR="00171642" w:rsidRPr="00C03B2B" w:rsidRDefault="00171642" w:rsidP="00171642">
      <w:pPr>
        <w:shd w:val="clear" w:color="auto" w:fill="1F1F1F"/>
        <w:spacing w:after="0" w:line="285" w:lineRule="atLeast"/>
        <w:rPr>
          <w:ins w:id="2190" w:author="Attila Vizhanyo" w:date="2024-01-02T17:43:00Z"/>
          <w:rFonts w:ascii="Consolas" w:eastAsia="Times New Roman" w:hAnsi="Consolas" w:cs="Times New Roman"/>
          <w:color w:val="CCCCCC"/>
          <w:sz w:val="21"/>
          <w:szCs w:val="21"/>
          <w:lang w:val="en-US"/>
        </w:rPr>
      </w:pPr>
      <w:ins w:id="2191" w:author="Attila Vizhanyo" w:date="2024-01-02T17:43:00Z">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6A9955"/>
            <w:sz w:val="21"/>
            <w:szCs w:val="21"/>
            <w:lang w:val="en-US"/>
          </w:rPr>
          <w:t># Let the user now that he picked up the bomb</w:t>
        </w:r>
      </w:ins>
    </w:p>
    <w:p w14:paraId="370697A9" w14:textId="1A2AF097" w:rsidR="00171642" w:rsidRPr="00C03B2B" w:rsidRDefault="00171642" w:rsidP="00171642">
      <w:pPr>
        <w:shd w:val="clear" w:color="auto" w:fill="1F1F1F"/>
        <w:spacing w:after="0" w:line="285" w:lineRule="atLeast"/>
        <w:rPr>
          <w:ins w:id="2192" w:author="Attila Vizhanyo" w:date="2024-01-02T17:43:00Z"/>
          <w:rFonts w:ascii="Consolas" w:eastAsia="Times New Roman" w:hAnsi="Consolas" w:cs="Times New Roman"/>
          <w:color w:val="CCCCCC"/>
          <w:sz w:val="21"/>
          <w:szCs w:val="21"/>
          <w:lang w:val="en-US"/>
          <w:rPrChange w:id="2193" w:author="Attila Vizhanyo" w:date="2024-01-02T18:35:00Z">
            <w:rPr>
              <w:ins w:id="2194" w:author="Attila Vizhanyo" w:date="2024-01-02T17:43:00Z"/>
              <w:lang w:val="en-US"/>
            </w:rPr>
          </w:rPrChange>
        </w:rPr>
        <w:pPrChange w:id="2195" w:author="Attila Vizhanyo" w:date="2024-01-02T17:43:00Z">
          <w:pPr>
            <w:pStyle w:val="Heading3"/>
          </w:pPr>
        </w:pPrChange>
      </w:pPr>
      <w:ins w:id="2196" w:author="Attila Vizhanyo" w:date="2024-01-02T17:43:00Z">
        <w:r w:rsidRPr="00C03B2B">
          <w:rPr>
            <w:rFonts w:ascii="Consolas" w:eastAsia="Times New Roman" w:hAnsi="Consolas" w:cs="Times New Roman"/>
            <w:color w:val="CCCCCC"/>
            <w:sz w:val="21"/>
            <w:szCs w:val="21"/>
            <w:lang w:val="en-US"/>
          </w:rPr>
          <w:t xml:space="preserve">    </w:t>
        </w:r>
        <w:proofErr w:type="spellStart"/>
        <w:r w:rsidRPr="00C03B2B">
          <w:rPr>
            <w:rFonts w:ascii="Consolas" w:eastAsia="Times New Roman" w:hAnsi="Consolas" w:cs="Times New Roman"/>
            <w:color w:val="9CDCFE"/>
            <w:sz w:val="21"/>
            <w:szCs w:val="21"/>
            <w:lang w:val="en-US"/>
          </w:rPr>
          <w:t>action_label</w:t>
        </w:r>
        <w:r w:rsidRPr="00C03B2B">
          <w:rPr>
            <w:rFonts w:ascii="Consolas" w:eastAsia="Times New Roman" w:hAnsi="Consolas" w:cs="Times New Roman"/>
            <w:color w:val="CCCCCC"/>
            <w:sz w:val="21"/>
            <w:szCs w:val="21"/>
            <w:lang w:val="en-US"/>
          </w:rPr>
          <w:t>.</w:t>
        </w:r>
        <w:proofErr w:type="gramStart"/>
        <w:r w:rsidRPr="00C03B2B">
          <w:rPr>
            <w:rFonts w:ascii="Consolas" w:eastAsia="Times New Roman" w:hAnsi="Consolas" w:cs="Times New Roman"/>
            <w:color w:val="CCCCCC"/>
            <w:sz w:val="21"/>
            <w:szCs w:val="21"/>
            <w:lang w:val="en-US"/>
          </w:rPr>
          <w:t>config</w:t>
        </w:r>
        <w:proofErr w:type="spellEnd"/>
        <w:r w:rsidRPr="00C03B2B">
          <w:rPr>
            <w:rFonts w:ascii="Consolas" w:eastAsia="Times New Roman" w:hAnsi="Consolas" w:cs="Times New Roman"/>
            <w:color w:val="CCCCCC"/>
            <w:sz w:val="21"/>
            <w:szCs w:val="21"/>
            <w:lang w:val="en-US"/>
          </w:rPr>
          <w:t>(</w:t>
        </w:r>
        <w:proofErr w:type="gramEnd"/>
        <w:r w:rsidRPr="00C03B2B">
          <w:rPr>
            <w:rFonts w:ascii="Consolas" w:eastAsia="Times New Roman" w:hAnsi="Consolas" w:cs="Times New Roman"/>
            <w:color w:val="9CDCFE"/>
            <w:sz w:val="21"/>
            <w:szCs w:val="21"/>
            <w:lang w:val="en-US"/>
          </w:rPr>
          <w:t>text</w:t>
        </w:r>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D4D4D4"/>
            <w:sz w:val="21"/>
            <w:szCs w:val="21"/>
            <w:lang w:val="en-US"/>
          </w:rPr>
          <w:t>=</w:t>
        </w:r>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CE9178"/>
            <w:sz w:val="21"/>
            <w:szCs w:val="21"/>
            <w:lang w:val="en-US"/>
          </w:rPr>
          <w:t>"YOU PICKED UP A BOMB!"</w:t>
        </w:r>
        <w:r w:rsidRPr="00C03B2B">
          <w:rPr>
            <w:rFonts w:ascii="Consolas" w:eastAsia="Times New Roman" w:hAnsi="Consolas" w:cs="Times New Roman"/>
            <w:color w:val="CCCCCC"/>
            <w:sz w:val="21"/>
            <w:szCs w:val="21"/>
            <w:lang w:val="en-US"/>
          </w:rPr>
          <w:t xml:space="preserve">, </w:t>
        </w:r>
        <w:proofErr w:type="spellStart"/>
        <w:r w:rsidRPr="00C03B2B">
          <w:rPr>
            <w:rFonts w:ascii="Consolas" w:eastAsia="Times New Roman" w:hAnsi="Consolas" w:cs="Times New Roman"/>
            <w:color w:val="9CDCFE"/>
            <w:sz w:val="21"/>
            <w:szCs w:val="21"/>
            <w:lang w:val="en-US"/>
          </w:rPr>
          <w:t>fg</w:t>
        </w:r>
        <w:proofErr w:type="spellEnd"/>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D4D4D4"/>
            <w:sz w:val="21"/>
            <w:szCs w:val="21"/>
            <w:lang w:val="en-US"/>
          </w:rPr>
          <w:t>=</w:t>
        </w:r>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CE9178"/>
            <w:sz w:val="21"/>
            <w:szCs w:val="21"/>
            <w:lang w:val="en-US"/>
          </w:rPr>
          <w:t>"black"</w:t>
        </w:r>
        <w:r w:rsidRPr="00C03B2B">
          <w:rPr>
            <w:rFonts w:ascii="Consolas" w:eastAsia="Times New Roman" w:hAnsi="Consolas" w:cs="Times New Roman"/>
            <w:color w:val="CCCCCC"/>
            <w:sz w:val="21"/>
            <w:szCs w:val="21"/>
            <w:lang w:val="en-US"/>
          </w:rPr>
          <w:t>)</w:t>
        </w:r>
      </w:ins>
    </w:p>
    <w:p w14:paraId="5B42EE99" w14:textId="431BD3DB" w:rsidR="00171642" w:rsidRPr="00C03B2B" w:rsidRDefault="00171642" w:rsidP="00171642">
      <w:pPr>
        <w:pStyle w:val="Heading4"/>
        <w:rPr>
          <w:ins w:id="2197" w:author="Attila Vizhanyo" w:date="2024-01-02T17:54:00Z"/>
          <w:lang w:val="en-US"/>
        </w:rPr>
      </w:pPr>
      <w:ins w:id="2198" w:author="Attila Vizhanyo" w:date="2024-01-02T17:43:00Z">
        <w:r w:rsidRPr="00C03B2B">
          <w:rPr>
            <w:lang w:val="en-US"/>
          </w:rPr>
          <w:t>Change position of an item</w:t>
        </w:r>
      </w:ins>
    </w:p>
    <w:p w14:paraId="19E2DF51" w14:textId="6D77AB32" w:rsidR="00171642" w:rsidRPr="00C03B2B" w:rsidRDefault="00F55F7F" w:rsidP="00171642">
      <w:pPr>
        <w:rPr>
          <w:ins w:id="2199" w:author="Attila Vizhanyo" w:date="2024-01-02T17:43:00Z"/>
          <w:lang w:val="en-US"/>
        </w:rPr>
        <w:pPrChange w:id="2200" w:author="Attila Vizhanyo" w:date="2024-01-02T17:43:00Z">
          <w:pPr>
            <w:pStyle w:val="Heading3"/>
          </w:pPr>
        </w:pPrChange>
      </w:pPr>
      <w:ins w:id="2201" w:author="Attila Vizhanyo" w:date="2024-01-02T17:54:00Z">
        <w:r w:rsidRPr="00C03B2B">
          <w:rPr>
            <w:lang w:val="en-US"/>
          </w:rPr>
          <w:t xml:space="preserve">By changing the position of an item, </w:t>
        </w:r>
      </w:ins>
      <w:ins w:id="2202" w:author="Attila Vizhanyo" w:date="2024-01-02T17:55:00Z">
        <w:r w:rsidRPr="00C03B2B">
          <w:rPr>
            <w:lang w:val="en-US"/>
          </w:rPr>
          <w:t>I want to make the game more random and chaotic.</w:t>
        </w:r>
      </w:ins>
      <w:ins w:id="2203" w:author="Attila Vizhanyo" w:date="2024-01-02T17:56:00Z">
        <w:r w:rsidRPr="00C03B2B">
          <w:rPr>
            <w:lang w:val="en-US"/>
          </w:rPr>
          <w:t xml:space="preserve"> </w:t>
        </w:r>
      </w:ins>
      <w:ins w:id="2204" w:author="Attila Vizhanyo" w:date="2024-01-02T17:43:00Z">
        <w:r w:rsidR="00171642" w:rsidRPr="00C03B2B">
          <w:rPr>
            <w:lang w:val="en-US"/>
          </w:rPr>
          <w:t xml:space="preserve">To make this happened I had to delete the original items place if it already existed and choose another position for it. We should also note that if the item has already been picked up it should not delete its former place since the player already removed the item from the board by picking it up. However, this code does not apply to the barrier, since it’s impossible to pick up the barrier and we always have to delete </w:t>
        </w:r>
        <w:proofErr w:type="gramStart"/>
        <w:r w:rsidR="00171642" w:rsidRPr="00C03B2B">
          <w:rPr>
            <w:lang w:val="en-US"/>
          </w:rPr>
          <w:t>it’s</w:t>
        </w:r>
        <w:proofErr w:type="gramEnd"/>
        <w:r w:rsidR="00171642" w:rsidRPr="00C03B2B">
          <w:rPr>
            <w:lang w:val="en-US"/>
          </w:rPr>
          <w:t xml:space="preserve"> former position. In order to delete the former item, we can make use of </w:t>
        </w:r>
        <w:proofErr w:type="spellStart"/>
        <w:r w:rsidR="00171642" w:rsidRPr="00C03B2B">
          <w:rPr>
            <w:lang w:val="en-US"/>
          </w:rPr>
          <w:t>button.</w:t>
        </w:r>
        <w:proofErr w:type="gramStart"/>
        <w:r w:rsidR="00171642" w:rsidRPr="00C03B2B">
          <w:rPr>
            <w:lang w:val="en-US"/>
          </w:rPr>
          <w:t>config</w:t>
        </w:r>
        <w:proofErr w:type="spellEnd"/>
        <w:r w:rsidR="00171642" w:rsidRPr="00C03B2B">
          <w:rPr>
            <w:lang w:val="en-US"/>
          </w:rPr>
          <w:t>(</w:t>
        </w:r>
        <w:proofErr w:type="gramEnd"/>
        <w:r w:rsidR="00171642" w:rsidRPr="00C03B2B">
          <w:rPr>
            <w:lang w:val="en-US"/>
          </w:rPr>
          <w:t>text = “”). The (“”) indicate to the computer that it should display a string, which is simply a text. By not entering anything between the (“”) it tells the computer it should edit the buttons text to nothing.</w:t>
        </w:r>
      </w:ins>
    </w:p>
    <w:p w14:paraId="6C13032F" w14:textId="73D8B274" w:rsidR="00171642" w:rsidRPr="00C03B2B" w:rsidRDefault="00F16D7D" w:rsidP="00171642">
      <w:pPr>
        <w:pStyle w:val="Heading3"/>
        <w:rPr>
          <w:lang w:val="en-US"/>
        </w:rPr>
      </w:pPr>
      <w:bookmarkStart w:id="2205" w:name="_Toc155112919"/>
      <w:r w:rsidRPr="00C03B2B">
        <w:rPr>
          <w:lang w:val="en-US"/>
        </w:rPr>
        <w:lastRenderedPageBreak/>
        <w:t>Barrier</w:t>
      </w:r>
      <w:bookmarkEnd w:id="2205"/>
    </w:p>
    <w:p w14:paraId="0533E48A" w14:textId="488A555C" w:rsidR="00F16D7D" w:rsidRPr="00C03B2B" w:rsidRDefault="00F16D7D" w:rsidP="00F16D7D">
      <w:pPr>
        <w:pStyle w:val="Heading3"/>
        <w:rPr>
          <w:lang w:val="en-US"/>
        </w:rPr>
      </w:pPr>
      <w:bookmarkStart w:id="2206" w:name="_Toc155112920"/>
      <w:r w:rsidRPr="00C03B2B">
        <w:rPr>
          <w:lang w:val="en-US"/>
        </w:rPr>
        <w:t>Shield</w:t>
      </w:r>
      <w:bookmarkEnd w:id="2206"/>
    </w:p>
    <w:p w14:paraId="36967050" w14:textId="2C0EB3F0" w:rsidR="00F16D7D" w:rsidRPr="00C03B2B" w:rsidRDefault="00F16D7D" w:rsidP="00F16D7D">
      <w:pPr>
        <w:pStyle w:val="Heading3"/>
        <w:rPr>
          <w:lang w:val="en-US"/>
        </w:rPr>
      </w:pPr>
      <w:bookmarkStart w:id="2207" w:name="_Toc155112921"/>
      <w:r w:rsidRPr="00C03B2B">
        <w:rPr>
          <w:lang w:val="en-US"/>
        </w:rPr>
        <w:t>Coin</w:t>
      </w:r>
      <w:bookmarkEnd w:id="2207"/>
    </w:p>
    <w:p w14:paraId="449D35E3" w14:textId="6FDB4447" w:rsidR="00F16D7D" w:rsidRPr="00C03B2B" w:rsidRDefault="00F16D7D" w:rsidP="00F16D7D">
      <w:pPr>
        <w:pStyle w:val="Heading3"/>
        <w:rPr>
          <w:lang w:val="en-US"/>
        </w:rPr>
      </w:pPr>
      <w:bookmarkStart w:id="2208" w:name="_Toc155112922"/>
      <w:r w:rsidRPr="00C03B2B">
        <w:rPr>
          <w:lang w:val="en-US"/>
        </w:rPr>
        <w:t>Bomb</w:t>
      </w:r>
      <w:bookmarkEnd w:id="2208"/>
    </w:p>
    <w:p w14:paraId="3CCD7418" w14:textId="77777777" w:rsidR="009A2ACE" w:rsidRPr="00C03B2B" w:rsidRDefault="009A2ACE" w:rsidP="009A2ACE">
      <w:pPr>
        <w:rPr>
          <w:rFonts w:cs="Arial"/>
          <w:color w:val="444444"/>
          <w:sz w:val="19"/>
          <w:szCs w:val="19"/>
          <w:lang w:val="en-US"/>
        </w:rPr>
      </w:pPr>
      <w:r w:rsidRPr="00C03B2B">
        <w:rPr>
          <w:rFonts w:cs="Arial"/>
          <w:color w:val="444444"/>
          <w:sz w:val="19"/>
          <w:szCs w:val="19"/>
          <w:lang w:val="en-US"/>
        </w:rPr>
        <w:br w:type="page"/>
      </w:r>
    </w:p>
    <w:p w14:paraId="30EB9E34" w14:textId="77777777" w:rsidR="009A2ACE" w:rsidRPr="00C03B2B" w:rsidRDefault="00094606" w:rsidP="00EA589D">
      <w:pPr>
        <w:pStyle w:val="Heading1"/>
        <w:rPr>
          <w:lang w:val="en-US"/>
        </w:rPr>
      </w:pPr>
      <w:bookmarkStart w:id="2209" w:name="_Toc155112923"/>
      <w:r w:rsidRPr="00C03B2B">
        <w:rPr>
          <w:lang w:val="en-US"/>
        </w:rPr>
        <w:lastRenderedPageBreak/>
        <w:t>Summary</w:t>
      </w:r>
      <w:bookmarkEnd w:id="2209"/>
    </w:p>
    <w:p w14:paraId="5A20F06E" w14:textId="77777777" w:rsidR="009A2ACE" w:rsidRPr="00C03B2B" w:rsidRDefault="009A2ACE" w:rsidP="009A2ACE">
      <w:pPr>
        <w:rPr>
          <w:rFonts w:cs="Arial"/>
          <w:color w:val="444444"/>
          <w:sz w:val="19"/>
          <w:szCs w:val="19"/>
          <w:lang w:val="en-US"/>
        </w:rPr>
      </w:pPr>
    </w:p>
    <w:p w14:paraId="3CB48700" w14:textId="77777777" w:rsidR="00EA589D" w:rsidRPr="00C03B2B" w:rsidRDefault="00EA589D" w:rsidP="009A2ACE">
      <w:pPr>
        <w:rPr>
          <w:rFonts w:cs="Arial"/>
          <w:color w:val="444444"/>
          <w:sz w:val="19"/>
          <w:szCs w:val="19"/>
          <w:lang w:val="en-US"/>
        </w:rPr>
        <w:sectPr w:rsidR="00EA589D" w:rsidRPr="00C03B2B" w:rsidSect="00530B06">
          <w:headerReference w:type="default" r:id="rId32"/>
          <w:pgSz w:w="11906" w:h="16838"/>
          <w:pgMar w:top="1418" w:right="1134" w:bottom="1134" w:left="1701" w:header="709" w:footer="709" w:gutter="0"/>
          <w:pgNumType w:start="1"/>
          <w:cols w:space="708"/>
          <w:docGrid w:linePitch="360"/>
        </w:sectPr>
      </w:pPr>
    </w:p>
    <w:p w14:paraId="74ABD913" w14:textId="77777777" w:rsidR="009A2ACE" w:rsidRPr="00C03B2B" w:rsidRDefault="00094606" w:rsidP="007B33AF">
      <w:pPr>
        <w:pStyle w:val="Heading1"/>
        <w:numPr>
          <w:ilvl w:val="0"/>
          <w:numId w:val="0"/>
        </w:numPr>
        <w:ind w:left="432" w:hanging="432"/>
        <w:rPr>
          <w:lang w:val="en-US"/>
          <w:rPrChange w:id="2210" w:author="Attila Vizhanyo" w:date="2024-01-02T18:35:00Z">
            <w:rPr/>
          </w:rPrChange>
        </w:rPr>
      </w:pPr>
      <w:bookmarkStart w:id="2211" w:name="_Toc155112924"/>
      <w:r w:rsidRPr="00C03B2B">
        <w:rPr>
          <w:lang w:val="en-US"/>
          <w:rPrChange w:id="2212" w:author="Attila Vizhanyo" w:date="2024-01-02T18:35:00Z">
            <w:rPr/>
          </w:rPrChange>
        </w:rPr>
        <w:lastRenderedPageBreak/>
        <w:t>Bibliography</w:t>
      </w:r>
      <w:bookmarkEnd w:id="2211"/>
    </w:p>
    <w:p w14:paraId="7FB39214" w14:textId="77777777" w:rsidR="00604FD4" w:rsidRPr="00C03B2B" w:rsidRDefault="00604FD4" w:rsidP="00604FD4">
      <w:pPr>
        <w:rPr>
          <w:lang w:val="en-US"/>
          <w:rPrChange w:id="2213" w:author="Attila Vizhanyo" w:date="2024-01-02T18:35:00Z">
            <w:rPr/>
          </w:rPrChange>
        </w:rPr>
      </w:pPr>
    </w:p>
    <w:p w14:paraId="3BF62AFF" w14:textId="77777777" w:rsidR="00C03B2B" w:rsidRPr="00C03B2B" w:rsidRDefault="00604FD4" w:rsidP="00C03B2B">
      <w:pPr>
        <w:pStyle w:val="Bibliography"/>
        <w:ind w:left="720" w:hanging="720"/>
        <w:rPr>
          <w:ins w:id="2214" w:author="Attila Vizhanyo" w:date="2024-01-02T18:34:00Z"/>
          <w:noProof/>
          <w:sz w:val="24"/>
          <w:szCs w:val="24"/>
          <w:lang w:val="en-US"/>
        </w:rPr>
      </w:pPr>
      <w:r w:rsidRPr="00C03B2B">
        <w:rPr>
          <w:rFonts w:cs="Arial"/>
          <w:color w:val="444444"/>
          <w:sz w:val="19"/>
          <w:szCs w:val="19"/>
          <w:lang w:val="en-US"/>
        </w:rPr>
        <w:fldChar w:fldCharType="begin"/>
      </w:r>
      <w:r w:rsidRPr="00C03B2B">
        <w:rPr>
          <w:rFonts w:cs="Arial"/>
          <w:color w:val="444444"/>
          <w:sz w:val="19"/>
          <w:szCs w:val="19"/>
          <w:lang w:val="en-US"/>
          <w:rPrChange w:id="2215" w:author="Attila Vizhanyo" w:date="2024-01-02T18:35:00Z">
            <w:rPr>
              <w:rFonts w:cs="Arial"/>
              <w:color w:val="444444"/>
              <w:sz w:val="19"/>
              <w:szCs w:val="19"/>
            </w:rPr>
          </w:rPrChange>
        </w:rPr>
        <w:instrText xml:space="preserve"> BIBLIOGRAPHY  \l 2055 </w:instrText>
      </w:r>
      <w:r w:rsidRPr="00C03B2B">
        <w:rPr>
          <w:rFonts w:cs="Arial"/>
          <w:color w:val="444444"/>
          <w:sz w:val="19"/>
          <w:szCs w:val="19"/>
          <w:lang w:val="en-US"/>
        </w:rPr>
        <w:fldChar w:fldCharType="separate"/>
      </w:r>
      <w:ins w:id="2216" w:author="Attila Vizhanyo" w:date="2024-01-02T18:34:00Z">
        <w:r w:rsidR="00C03B2B" w:rsidRPr="00C03B2B">
          <w:rPr>
            <w:noProof/>
            <w:lang w:val="en-US"/>
          </w:rPr>
          <w:t xml:space="preserve">Metzger, P. (2010). </w:t>
        </w:r>
        <w:r w:rsidR="00C03B2B" w:rsidRPr="00C03B2B">
          <w:rPr>
            <w:i/>
            <w:iCs/>
            <w:noProof/>
            <w:lang w:val="en-US"/>
          </w:rPr>
          <w:t>Abschlussarbeiten.</w:t>
        </w:r>
        <w:r w:rsidR="00C03B2B" w:rsidRPr="00C03B2B">
          <w:rPr>
            <w:noProof/>
            <w:lang w:val="en-US"/>
          </w:rPr>
          <w:t xml:space="preserve"> Aarau: Sauerländer.</w:t>
        </w:r>
      </w:ins>
    </w:p>
    <w:p w14:paraId="6DDC5C5D" w14:textId="77777777" w:rsidR="00C03B2B" w:rsidRPr="00C03B2B" w:rsidRDefault="00C03B2B" w:rsidP="00C03B2B">
      <w:pPr>
        <w:pStyle w:val="Bibliography"/>
        <w:ind w:left="720" w:hanging="720"/>
        <w:rPr>
          <w:ins w:id="2217" w:author="Attila Vizhanyo" w:date="2024-01-02T18:34:00Z"/>
          <w:noProof/>
          <w:lang w:val="en-US"/>
        </w:rPr>
      </w:pPr>
      <w:ins w:id="2218" w:author="Attila Vizhanyo" w:date="2024-01-02T18:34:00Z">
        <w:r w:rsidRPr="00C03B2B">
          <w:rPr>
            <w:noProof/>
            <w:lang w:val="en-US"/>
          </w:rPr>
          <w:t xml:space="preserve">Bonati, P., &amp; Hadorn, R. (2009). </w:t>
        </w:r>
        <w:r w:rsidRPr="00C03B2B">
          <w:rPr>
            <w:i/>
            <w:iCs/>
            <w:noProof/>
            <w:lang w:val="en-US"/>
          </w:rPr>
          <w:t>Matura- und andere selbständige Arbeiten betreuen</w:t>
        </w:r>
        <w:r w:rsidRPr="00C03B2B">
          <w:rPr>
            <w:noProof/>
            <w:lang w:val="en-US"/>
          </w:rPr>
          <w:t xml:space="preserve"> (2. Auflage ed.). Bern: Heb Verlag AG.</w:t>
        </w:r>
      </w:ins>
    </w:p>
    <w:p w14:paraId="39D052EC" w14:textId="77777777" w:rsidR="00C03B2B" w:rsidRPr="00C03B2B" w:rsidRDefault="00C03B2B" w:rsidP="00C03B2B">
      <w:pPr>
        <w:pStyle w:val="Bibliography"/>
        <w:ind w:left="720" w:hanging="720"/>
        <w:rPr>
          <w:ins w:id="2219" w:author="Attila Vizhanyo" w:date="2024-01-02T18:34:00Z"/>
          <w:noProof/>
          <w:lang w:val="en-US"/>
          <w:rPrChange w:id="2220" w:author="Attila Vizhanyo" w:date="2024-01-02T18:35:00Z">
            <w:rPr>
              <w:ins w:id="2221" w:author="Attila Vizhanyo" w:date="2024-01-02T18:34:00Z"/>
              <w:noProof/>
              <w:lang w:val="en-GB"/>
            </w:rPr>
          </w:rPrChange>
        </w:rPr>
      </w:pPr>
      <w:ins w:id="2222" w:author="Attila Vizhanyo" w:date="2024-01-02T18:34:00Z">
        <w:r w:rsidRPr="00C03B2B">
          <w:rPr>
            <w:i/>
            <w:iCs/>
            <w:noProof/>
            <w:lang w:val="en-US"/>
            <w:rPrChange w:id="2223" w:author="Attila Vizhanyo" w:date="2024-01-02T18:35:00Z">
              <w:rPr>
                <w:i/>
                <w:iCs/>
                <w:noProof/>
                <w:lang w:val="en-GB"/>
              </w:rPr>
            </w:rPrChange>
          </w:rPr>
          <w:t>Panorama</w:t>
        </w:r>
        <w:r w:rsidRPr="00C03B2B">
          <w:rPr>
            <w:noProof/>
            <w:lang w:val="en-US"/>
            <w:rPrChange w:id="2224" w:author="Attila Vizhanyo" w:date="2024-01-02T18:35:00Z">
              <w:rPr>
                <w:noProof/>
                <w:lang w:val="en-GB"/>
              </w:rPr>
            </w:rPrChange>
          </w:rPr>
          <w:t>. (2015, December 15). Retrieved December 6, 2019, from Statistik Schweiz - Panorama: http://www.bfs.admin.ch/bfs/portal/de/index/themen/01/01/pan.html</w:t>
        </w:r>
      </w:ins>
    </w:p>
    <w:p w14:paraId="0809FA3C" w14:textId="77777777" w:rsidR="00C03B2B" w:rsidRPr="00C03B2B" w:rsidRDefault="00C03B2B" w:rsidP="00C03B2B">
      <w:pPr>
        <w:pStyle w:val="Bibliography"/>
        <w:ind w:left="720" w:hanging="720"/>
        <w:rPr>
          <w:ins w:id="2225" w:author="Attila Vizhanyo" w:date="2024-01-02T18:34:00Z"/>
          <w:noProof/>
          <w:lang w:val="en-US"/>
          <w:rPrChange w:id="2226" w:author="Attila Vizhanyo" w:date="2024-01-02T18:35:00Z">
            <w:rPr>
              <w:ins w:id="2227" w:author="Attila Vizhanyo" w:date="2024-01-02T18:34:00Z"/>
              <w:noProof/>
            </w:rPr>
          </w:rPrChange>
        </w:rPr>
      </w:pPr>
      <w:ins w:id="2228" w:author="Attila Vizhanyo" w:date="2024-01-02T18:34:00Z">
        <w:r w:rsidRPr="00C03B2B">
          <w:rPr>
            <w:noProof/>
            <w:lang w:val="en-US"/>
            <w:rPrChange w:id="2229" w:author="Attila Vizhanyo" w:date="2024-01-02T18:35:00Z">
              <w:rPr>
                <w:noProof/>
              </w:rPr>
            </w:rPrChange>
          </w:rPr>
          <w:t xml:space="preserve">algekalipso. (25. July 2022). </w:t>
        </w:r>
        <w:r w:rsidRPr="00C03B2B">
          <w:rPr>
            <w:i/>
            <w:iCs/>
            <w:noProof/>
            <w:lang w:val="en-US"/>
            <w:rPrChange w:id="2230" w:author="Attila Vizhanyo" w:date="2024-01-02T18:35:00Z">
              <w:rPr>
                <w:i/>
                <w:iCs/>
                <w:noProof/>
              </w:rPr>
            </w:rPrChange>
          </w:rPr>
          <w:t>Qualia Computing</w:t>
        </w:r>
        <w:r w:rsidRPr="00C03B2B">
          <w:rPr>
            <w:noProof/>
            <w:lang w:val="en-US"/>
            <w:rPrChange w:id="2231" w:author="Attila Vizhanyo" w:date="2024-01-02T18:35:00Z">
              <w:rPr>
                <w:noProof/>
              </w:rPr>
            </w:rPrChange>
          </w:rPr>
          <w:t>. Von Qualia Computing: https://qualiacomputing.com/2022/07/25/bobby-fischer-1972-world-chess-champion-on-why-chess-is-a-lousy-game-and-how-to-save-it/#:~:text=Bobby%20Fischer%3A%20No%2C%20no%2C,I%20don't%20need%20it. abgerufen</w:t>
        </w:r>
      </w:ins>
    </w:p>
    <w:p w14:paraId="01D182C1" w14:textId="77777777" w:rsidR="00C03B2B" w:rsidRPr="00C03B2B" w:rsidRDefault="00C03B2B" w:rsidP="00C03B2B">
      <w:pPr>
        <w:pStyle w:val="Bibliography"/>
        <w:ind w:left="720" w:hanging="720"/>
        <w:rPr>
          <w:ins w:id="2232" w:author="Attila Vizhanyo" w:date="2024-01-02T18:34:00Z"/>
          <w:noProof/>
          <w:lang w:val="en-US"/>
          <w:rPrChange w:id="2233" w:author="Attila Vizhanyo" w:date="2024-01-02T18:35:00Z">
            <w:rPr>
              <w:ins w:id="2234" w:author="Attila Vizhanyo" w:date="2024-01-02T18:34:00Z"/>
              <w:noProof/>
            </w:rPr>
          </w:rPrChange>
        </w:rPr>
      </w:pPr>
      <w:ins w:id="2235" w:author="Attila Vizhanyo" w:date="2024-01-02T18:34:00Z">
        <w:r w:rsidRPr="00C03B2B">
          <w:rPr>
            <w:i/>
            <w:iCs/>
            <w:noProof/>
            <w:lang w:val="en-US"/>
            <w:rPrChange w:id="2236" w:author="Attila Vizhanyo" w:date="2024-01-02T18:35:00Z">
              <w:rPr>
                <w:i/>
                <w:iCs/>
                <w:noProof/>
              </w:rPr>
            </w:rPrChange>
          </w:rPr>
          <w:t>W3Schools</w:t>
        </w:r>
        <w:r w:rsidRPr="00C03B2B">
          <w:rPr>
            <w:noProof/>
            <w:lang w:val="en-US"/>
            <w:rPrChange w:id="2237" w:author="Attila Vizhanyo" w:date="2024-01-02T18:35:00Z">
              <w:rPr>
                <w:noProof/>
              </w:rPr>
            </w:rPrChange>
          </w:rPr>
          <w:t>. (kein Datum). Von https://www.w3schools.com/python/python_classes.asp abgerufen</w:t>
        </w:r>
      </w:ins>
    </w:p>
    <w:p w14:paraId="5D91C701" w14:textId="77777777" w:rsidR="00C03B2B" w:rsidRPr="00C03B2B" w:rsidRDefault="00C03B2B" w:rsidP="00C03B2B">
      <w:pPr>
        <w:pStyle w:val="Bibliography"/>
        <w:ind w:left="720" w:hanging="720"/>
        <w:rPr>
          <w:ins w:id="2238" w:author="Attila Vizhanyo" w:date="2024-01-02T18:34:00Z"/>
          <w:noProof/>
          <w:lang w:val="en-US"/>
          <w:rPrChange w:id="2239" w:author="Attila Vizhanyo" w:date="2024-01-02T18:35:00Z">
            <w:rPr>
              <w:ins w:id="2240" w:author="Attila Vizhanyo" w:date="2024-01-02T18:34:00Z"/>
              <w:noProof/>
            </w:rPr>
          </w:rPrChange>
        </w:rPr>
      </w:pPr>
      <w:ins w:id="2241" w:author="Attila Vizhanyo" w:date="2024-01-02T18:34:00Z">
        <w:r w:rsidRPr="00C03B2B">
          <w:rPr>
            <w:i/>
            <w:iCs/>
            <w:noProof/>
            <w:lang w:val="en-US"/>
            <w:rPrChange w:id="2242" w:author="Attila Vizhanyo" w:date="2024-01-02T18:35:00Z">
              <w:rPr>
                <w:i/>
                <w:iCs/>
                <w:noProof/>
              </w:rPr>
            </w:rPrChange>
          </w:rPr>
          <w:t>W3Schools</w:t>
        </w:r>
        <w:r w:rsidRPr="00C03B2B">
          <w:rPr>
            <w:noProof/>
            <w:lang w:val="en-US"/>
            <w:rPrChange w:id="2243" w:author="Attila Vizhanyo" w:date="2024-01-02T18:35:00Z">
              <w:rPr>
                <w:noProof/>
              </w:rPr>
            </w:rPrChange>
          </w:rPr>
          <w:t>. (kein Datum). Von https://www.w3schools.com/python/python_functions.asp abgerufen</w:t>
        </w:r>
      </w:ins>
    </w:p>
    <w:p w14:paraId="3C8C679A" w14:textId="77777777" w:rsidR="00C03B2B" w:rsidRPr="00C03B2B" w:rsidRDefault="00C03B2B" w:rsidP="00C03B2B">
      <w:pPr>
        <w:pStyle w:val="Bibliography"/>
        <w:ind w:left="720" w:hanging="720"/>
        <w:rPr>
          <w:ins w:id="2244" w:author="Attila Vizhanyo" w:date="2024-01-02T18:34:00Z"/>
          <w:noProof/>
          <w:lang w:val="en-US"/>
          <w:rPrChange w:id="2245" w:author="Attila Vizhanyo" w:date="2024-01-02T18:35:00Z">
            <w:rPr>
              <w:ins w:id="2246" w:author="Attila Vizhanyo" w:date="2024-01-02T18:34:00Z"/>
              <w:noProof/>
            </w:rPr>
          </w:rPrChange>
        </w:rPr>
      </w:pPr>
      <w:ins w:id="2247" w:author="Attila Vizhanyo" w:date="2024-01-02T18:34:00Z">
        <w:r w:rsidRPr="00C03B2B">
          <w:rPr>
            <w:i/>
            <w:iCs/>
            <w:noProof/>
            <w:lang w:val="en-US"/>
            <w:rPrChange w:id="2248" w:author="Attila Vizhanyo" w:date="2024-01-02T18:35:00Z">
              <w:rPr>
                <w:i/>
                <w:iCs/>
                <w:noProof/>
              </w:rPr>
            </w:rPrChange>
          </w:rPr>
          <w:t>W3Schools</w:t>
        </w:r>
        <w:r w:rsidRPr="00C03B2B">
          <w:rPr>
            <w:noProof/>
            <w:lang w:val="en-US"/>
            <w:rPrChange w:id="2249" w:author="Attila Vizhanyo" w:date="2024-01-02T18:35:00Z">
              <w:rPr>
                <w:noProof/>
              </w:rPr>
            </w:rPrChange>
          </w:rPr>
          <w:t>. (kein Datum). Von https://www.w3schools.com/charsets/ref_html_utf8.asp abgerufen</w:t>
        </w:r>
      </w:ins>
    </w:p>
    <w:p w14:paraId="716F618C" w14:textId="77777777" w:rsidR="00C03B2B" w:rsidRPr="00C03B2B" w:rsidRDefault="00C03B2B" w:rsidP="00C03B2B">
      <w:pPr>
        <w:pStyle w:val="Bibliography"/>
        <w:ind w:left="720" w:hanging="720"/>
        <w:rPr>
          <w:ins w:id="2250" w:author="Attila Vizhanyo" w:date="2024-01-02T18:34:00Z"/>
          <w:noProof/>
          <w:lang w:val="en-US"/>
          <w:rPrChange w:id="2251" w:author="Attila Vizhanyo" w:date="2024-01-02T18:35:00Z">
            <w:rPr>
              <w:ins w:id="2252" w:author="Attila Vizhanyo" w:date="2024-01-02T18:34:00Z"/>
              <w:noProof/>
            </w:rPr>
          </w:rPrChange>
        </w:rPr>
      </w:pPr>
      <w:ins w:id="2253" w:author="Attila Vizhanyo" w:date="2024-01-02T18:34:00Z">
        <w:r w:rsidRPr="00C03B2B">
          <w:rPr>
            <w:noProof/>
            <w:lang w:val="en-US"/>
            <w:rPrChange w:id="2254" w:author="Attila Vizhanyo" w:date="2024-01-02T18:35:00Z">
              <w:rPr>
                <w:noProof/>
              </w:rPr>
            </w:rPrChange>
          </w:rPr>
          <w:t xml:space="preserve">Klein, B. (1. 2 2022). </w:t>
        </w:r>
        <w:r w:rsidRPr="00C03B2B">
          <w:rPr>
            <w:i/>
            <w:iCs/>
            <w:noProof/>
            <w:lang w:val="en-US"/>
            <w:rPrChange w:id="2255" w:author="Attila Vizhanyo" w:date="2024-01-02T18:35:00Z">
              <w:rPr>
                <w:i/>
                <w:iCs/>
                <w:noProof/>
              </w:rPr>
            </w:rPrChange>
          </w:rPr>
          <w:t>python-course</w:t>
        </w:r>
        <w:r w:rsidRPr="00C03B2B">
          <w:rPr>
            <w:noProof/>
            <w:lang w:val="en-US"/>
            <w:rPrChange w:id="2256" w:author="Attila Vizhanyo" w:date="2024-01-02T18:35:00Z">
              <w:rPr>
                <w:noProof/>
              </w:rPr>
            </w:rPrChange>
          </w:rPr>
          <w:t>. Von https://python-course.eu/tkinter/buttons-in-tkinter.php#:~:text=The%20Button%20widget%20is%20a,text%20and%20images%20like%20labels. abgerufen</w:t>
        </w:r>
      </w:ins>
    </w:p>
    <w:p w14:paraId="58FE398F" w14:textId="77777777" w:rsidR="00C03B2B" w:rsidRPr="00C03B2B" w:rsidRDefault="00C03B2B" w:rsidP="00C03B2B">
      <w:pPr>
        <w:pStyle w:val="Bibliography"/>
        <w:ind w:left="720" w:hanging="720"/>
        <w:rPr>
          <w:ins w:id="2257" w:author="Attila Vizhanyo" w:date="2024-01-02T18:34:00Z"/>
          <w:noProof/>
          <w:lang w:val="en-US"/>
          <w:rPrChange w:id="2258" w:author="Attila Vizhanyo" w:date="2024-01-02T18:35:00Z">
            <w:rPr>
              <w:ins w:id="2259" w:author="Attila Vizhanyo" w:date="2024-01-02T18:34:00Z"/>
              <w:noProof/>
            </w:rPr>
          </w:rPrChange>
        </w:rPr>
      </w:pPr>
      <w:ins w:id="2260" w:author="Attila Vizhanyo" w:date="2024-01-02T18:34:00Z">
        <w:r w:rsidRPr="00C03B2B">
          <w:rPr>
            <w:i/>
            <w:iCs/>
            <w:noProof/>
            <w:lang w:val="en-US"/>
            <w:rPrChange w:id="2261" w:author="Attila Vizhanyo" w:date="2024-01-02T18:35:00Z">
              <w:rPr>
                <w:i/>
                <w:iCs/>
                <w:noProof/>
              </w:rPr>
            </w:rPrChange>
          </w:rPr>
          <w:t>W3Schools</w:t>
        </w:r>
        <w:r w:rsidRPr="00C03B2B">
          <w:rPr>
            <w:noProof/>
            <w:lang w:val="en-US"/>
            <w:rPrChange w:id="2262" w:author="Attila Vizhanyo" w:date="2024-01-02T18:35:00Z">
              <w:rPr>
                <w:noProof/>
              </w:rPr>
            </w:rPrChange>
          </w:rPr>
          <w:t>. (kein Datum). Von https://www.w3schools.com/python/python_modules.asp abgerufen</w:t>
        </w:r>
      </w:ins>
    </w:p>
    <w:p w14:paraId="1432822F" w14:textId="5CF7F6AE" w:rsidR="00FD07EB" w:rsidRPr="00C03B2B" w:rsidDel="00F55F7F" w:rsidRDefault="00FD07EB" w:rsidP="00C03B2B">
      <w:pPr>
        <w:pStyle w:val="Bibliography"/>
        <w:ind w:left="720" w:hanging="720"/>
        <w:rPr>
          <w:del w:id="2263" w:author="Attila Vizhanyo" w:date="2024-01-02T17:56:00Z"/>
          <w:noProof/>
          <w:sz w:val="24"/>
          <w:szCs w:val="24"/>
          <w:lang w:val="en-US"/>
          <w:rPrChange w:id="2264" w:author="Attila Vizhanyo" w:date="2024-01-02T18:35:00Z">
            <w:rPr>
              <w:del w:id="2265" w:author="Attila Vizhanyo" w:date="2024-01-02T17:56:00Z"/>
              <w:noProof/>
              <w:sz w:val="24"/>
              <w:szCs w:val="24"/>
            </w:rPr>
          </w:rPrChange>
        </w:rPr>
        <w:pPrChange w:id="2266" w:author="Attila Vizhanyo" w:date="2024-01-02T18:34:00Z">
          <w:pPr>
            <w:pStyle w:val="Bibliography"/>
            <w:ind w:left="720" w:hanging="720"/>
          </w:pPr>
        </w:pPrChange>
      </w:pPr>
      <w:del w:id="2267" w:author="Attila Vizhanyo" w:date="2024-01-02T17:56:00Z">
        <w:r w:rsidRPr="00C03B2B" w:rsidDel="00F55F7F">
          <w:rPr>
            <w:noProof/>
            <w:lang w:val="en-US"/>
            <w:rPrChange w:id="2268" w:author="Attila Vizhanyo" w:date="2024-01-02T18:35:00Z">
              <w:rPr>
                <w:noProof/>
              </w:rPr>
            </w:rPrChange>
          </w:rPr>
          <w:delText xml:space="preserve">Metzger, P. (2010). </w:delText>
        </w:r>
        <w:r w:rsidRPr="00C03B2B" w:rsidDel="00F55F7F">
          <w:rPr>
            <w:i/>
            <w:iCs/>
            <w:noProof/>
            <w:lang w:val="en-US"/>
            <w:rPrChange w:id="2269" w:author="Attila Vizhanyo" w:date="2024-01-02T18:35:00Z">
              <w:rPr>
                <w:i/>
                <w:iCs/>
                <w:noProof/>
              </w:rPr>
            </w:rPrChange>
          </w:rPr>
          <w:delText>Abschlussarbeiten.</w:delText>
        </w:r>
        <w:r w:rsidRPr="00C03B2B" w:rsidDel="00F55F7F">
          <w:rPr>
            <w:noProof/>
            <w:lang w:val="en-US"/>
            <w:rPrChange w:id="2270" w:author="Attila Vizhanyo" w:date="2024-01-02T18:35:00Z">
              <w:rPr>
                <w:noProof/>
              </w:rPr>
            </w:rPrChange>
          </w:rPr>
          <w:delText xml:space="preserve"> Aarau: Sauerländer.</w:delText>
        </w:r>
      </w:del>
    </w:p>
    <w:p w14:paraId="70B900A4" w14:textId="77777777" w:rsidR="00FD07EB" w:rsidRPr="00C03B2B" w:rsidDel="00F55F7F" w:rsidRDefault="00FD07EB" w:rsidP="00C03B2B">
      <w:pPr>
        <w:pStyle w:val="Bibliography"/>
        <w:ind w:left="720" w:hanging="720"/>
        <w:rPr>
          <w:del w:id="2271" w:author="Attila Vizhanyo" w:date="2024-01-02T17:56:00Z"/>
          <w:noProof/>
          <w:lang w:val="en-US"/>
          <w:rPrChange w:id="2272" w:author="Attila Vizhanyo" w:date="2024-01-02T18:35:00Z">
            <w:rPr>
              <w:del w:id="2273" w:author="Attila Vizhanyo" w:date="2024-01-02T17:56:00Z"/>
              <w:noProof/>
            </w:rPr>
          </w:rPrChange>
        </w:rPr>
        <w:pPrChange w:id="2274" w:author="Attila Vizhanyo" w:date="2024-01-02T18:34:00Z">
          <w:pPr>
            <w:pStyle w:val="Bibliography"/>
            <w:ind w:left="720" w:hanging="720"/>
          </w:pPr>
        </w:pPrChange>
      </w:pPr>
      <w:del w:id="2275" w:author="Attila Vizhanyo" w:date="2024-01-02T17:56:00Z">
        <w:r w:rsidRPr="00C03B2B" w:rsidDel="00F55F7F">
          <w:rPr>
            <w:noProof/>
            <w:lang w:val="en-US"/>
            <w:rPrChange w:id="2276" w:author="Attila Vizhanyo" w:date="2024-01-02T18:35:00Z">
              <w:rPr>
                <w:noProof/>
              </w:rPr>
            </w:rPrChange>
          </w:rPr>
          <w:delText xml:space="preserve">Bonati, P., &amp; Hadorn, R. (2009). </w:delText>
        </w:r>
        <w:r w:rsidRPr="00C03B2B" w:rsidDel="00F55F7F">
          <w:rPr>
            <w:i/>
            <w:iCs/>
            <w:noProof/>
            <w:lang w:val="en-US"/>
            <w:rPrChange w:id="2277" w:author="Attila Vizhanyo" w:date="2024-01-02T18:35:00Z">
              <w:rPr>
                <w:i/>
                <w:iCs/>
                <w:noProof/>
              </w:rPr>
            </w:rPrChange>
          </w:rPr>
          <w:delText>Matura- und andere selbständige Arbeiten betreuen</w:delText>
        </w:r>
        <w:r w:rsidRPr="00C03B2B" w:rsidDel="00F55F7F">
          <w:rPr>
            <w:noProof/>
            <w:lang w:val="en-US"/>
            <w:rPrChange w:id="2278" w:author="Attila Vizhanyo" w:date="2024-01-02T18:35:00Z">
              <w:rPr>
                <w:noProof/>
              </w:rPr>
            </w:rPrChange>
          </w:rPr>
          <w:delText xml:space="preserve"> (2. Auflage ed.). Bern: Heb Verlag AG.</w:delText>
        </w:r>
      </w:del>
    </w:p>
    <w:p w14:paraId="045A7CEE" w14:textId="77777777" w:rsidR="00FD07EB" w:rsidRPr="00C03B2B" w:rsidDel="00F55F7F" w:rsidRDefault="00FD07EB" w:rsidP="00C03B2B">
      <w:pPr>
        <w:pStyle w:val="Bibliography"/>
        <w:ind w:left="720" w:hanging="720"/>
        <w:rPr>
          <w:del w:id="2279" w:author="Attila Vizhanyo" w:date="2024-01-02T17:56:00Z"/>
          <w:noProof/>
          <w:lang w:val="en-US"/>
          <w:rPrChange w:id="2280" w:author="Attila Vizhanyo" w:date="2024-01-02T18:35:00Z">
            <w:rPr>
              <w:del w:id="2281" w:author="Attila Vizhanyo" w:date="2024-01-02T17:56:00Z"/>
              <w:noProof/>
            </w:rPr>
          </w:rPrChange>
        </w:rPr>
        <w:pPrChange w:id="2282" w:author="Attila Vizhanyo" w:date="2024-01-02T18:34:00Z">
          <w:pPr>
            <w:pStyle w:val="Bibliography"/>
            <w:ind w:left="720" w:hanging="720"/>
          </w:pPr>
        </w:pPrChange>
      </w:pPr>
      <w:del w:id="2283" w:author="Attila Vizhanyo" w:date="2024-01-02T17:56:00Z">
        <w:r w:rsidRPr="00C03B2B" w:rsidDel="00F55F7F">
          <w:rPr>
            <w:i/>
            <w:iCs/>
            <w:noProof/>
            <w:lang w:val="en-US"/>
            <w:rPrChange w:id="2284" w:author="Attila Vizhanyo" w:date="2024-01-02T18:35:00Z">
              <w:rPr>
                <w:i/>
                <w:iCs/>
                <w:noProof/>
              </w:rPr>
            </w:rPrChange>
          </w:rPr>
          <w:delText>Panorama</w:delText>
        </w:r>
        <w:r w:rsidRPr="00C03B2B" w:rsidDel="00F55F7F">
          <w:rPr>
            <w:noProof/>
            <w:lang w:val="en-US"/>
            <w:rPrChange w:id="2285" w:author="Attila Vizhanyo" w:date="2024-01-02T18:35:00Z">
              <w:rPr>
                <w:noProof/>
              </w:rPr>
            </w:rPrChange>
          </w:rPr>
          <w:delText>. (2015, December 15). Retrieved December 6, 2019, from Statistik Schweiz - Panorama: http://www.bfs.admin.ch/bfs/portal/de/index/themen/01/01/pan.html</w:delText>
        </w:r>
      </w:del>
    </w:p>
    <w:p w14:paraId="1E7778C6" w14:textId="77777777" w:rsidR="00FD07EB" w:rsidRPr="00C03B2B" w:rsidDel="00F55F7F" w:rsidRDefault="00FD07EB" w:rsidP="00C03B2B">
      <w:pPr>
        <w:pStyle w:val="Bibliography"/>
        <w:ind w:left="720" w:hanging="720"/>
        <w:rPr>
          <w:del w:id="2286" w:author="Attila Vizhanyo" w:date="2024-01-02T17:56:00Z"/>
          <w:noProof/>
          <w:lang w:val="en-US"/>
          <w:rPrChange w:id="2287" w:author="Attila Vizhanyo" w:date="2024-01-02T18:35:00Z">
            <w:rPr>
              <w:del w:id="2288" w:author="Attila Vizhanyo" w:date="2024-01-02T17:56:00Z"/>
              <w:noProof/>
            </w:rPr>
          </w:rPrChange>
        </w:rPr>
        <w:pPrChange w:id="2289" w:author="Attila Vizhanyo" w:date="2024-01-02T18:34:00Z">
          <w:pPr>
            <w:pStyle w:val="Bibliography"/>
            <w:ind w:left="720" w:hanging="720"/>
          </w:pPr>
        </w:pPrChange>
      </w:pPr>
      <w:del w:id="2290" w:author="Attila Vizhanyo" w:date="2024-01-02T17:56:00Z">
        <w:r w:rsidRPr="00C03B2B" w:rsidDel="00F55F7F">
          <w:rPr>
            <w:noProof/>
            <w:lang w:val="en-US"/>
            <w:rPrChange w:id="2291" w:author="Attila Vizhanyo" w:date="2024-01-02T18:35:00Z">
              <w:rPr>
                <w:noProof/>
              </w:rPr>
            </w:rPrChange>
          </w:rPr>
          <w:delText xml:space="preserve">algekalipso. (25. July 2022). </w:delText>
        </w:r>
        <w:r w:rsidRPr="00C03B2B" w:rsidDel="00F55F7F">
          <w:rPr>
            <w:i/>
            <w:iCs/>
            <w:noProof/>
            <w:lang w:val="en-US"/>
            <w:rPrChange w:id="2292" w:author="Attila Vizhanyo" w:date="2024-01-02T18:35:00Z">
              <w:rPr>
                <w:i/>
                <w:iCs/>
                <w:noProof/>
              </w:rPr>
            </w:rPrChange>
          </w:rPr>
          <w:delText>Qualia Computing</w:delText>
        </w:r>
        <w:r w:rsidRPr="00C03B2B" w:rsidDel="00F55F7F">
          <w:rPr>
            <w:noProof/>
            <w:lang w:val="en-US"/>
            <w:rPrChange w:id="2293" w:author="Attila Vizhanyo" w:date="2024-01-02T18:35:00Z">
              <w:rPr>
                <w:noProof/>
              </w:rPr>
            </w:rPrChange>
          </w:rPr>
          <w:delText>. Von Qualia Computing: https://qualiacomputing.com/2022/07/25/bobby-fischer-1972-world-chess-champion-on-why-chess-is-a-lousy-game-and-how-to-save-it/#:~:text=Bobby%20Fischer%3A%20No%2C%20no%2C,I%20don't%20need%20it. abgerufen</w:delText>
        </w:r>
      </w:del>
    </w:p>
    <w:p w14:paraId="68611440" w14:textId="77777777" w:rsidR="00FD07EB" w:rsidRPr="00C03B2B" w:rsidDel="00F55F7F" w:rsidRDefault="00FD07EB" w:rsidP="00C03B2B">
      <w:pPr>
        <w:pStyle w:val="Bibliography"/>
        <w:ind w:left="720" w:hanging="720"/>
        <w:rPr>
          <w:del w:id="2294" w:author="Attila Vizhanyo" w:date="2024-01-02T17:56:00Z"/>
          <w:noProof/>
          <w:lang w:val="en-US"/>
          <w:rPrChange w:id="2295" w:author="Attila Vizhanyo" w:date="2024-01-02T18:35:00Z">
            <w:rPr>
              <w:del w:id="2296" w:author="Attila Vizhanyo" w:date="2024-01-02T17:56:00Z"/>
              <w:noProof/>
            </w:rPr>
          </w:rPrChange>
        </w:rPr>
        <w:pPrChange w:id="2297" w:author="Attila Vizhanyo" w:date="2024-01-02T18:34:00Z">
          <w:pPr>
            <w:pStyle w:val="Bibliography"/>
            <w:ind w:left="720" w:hanging="720"/>
          </w:pPr>
        </w:pPrChange>
      </w:pPr>
      <w:del w:id="2298" w:author="Attila Vizhanyo" w:date="2024-01-02T17:56:00Z">
        <w:r w:rsidRPr="00C03B2B" w:rsidDel="00F55F7F">
          <w:rPr>
            <w:i/>
            <w:iCs/>
            <w:noProof/>
            <w:lang w:val="en-US"/>
            <w:rPrChange w:id="2299" w:author="Attila Vizhanyo" w:date="2024-01-02T18:35:00Z">
              <w:rPr>
                <w:i/>
                <w:iCs/>
                <w:noProof/>
              </w:rPr>
            </w:rPrChange>
          </w:rPr>
          <w:delText>W3Schools</w:delText>
        </w:r>
        <w:r w:rsidRPr="00C03B2B" w:rsidDel="00F55F7F">
          <w:rPr>
            <w:noProof/>
            <w:lang w:val="en-US"/>
            <w:rPrChange w:id="2300" w:author="Attila Vizhanyo" w:date="2024-01-02T18:35:00Z">
              <w:rPr>
                <w:noProof/>
              </w:rPr>
            </w:rPrChange>
          </w:rPr>
          <w:delText>. (kein Datum). Von https://www.w3schools.com/python/python_classes.asp abgerufen</w:delText>
        </w:r>
      </w:del>
    </w:p>
    <w:p w14:paraId="6F52D0A9" w14:textId="77777777" w:rsidR="00FD07EB" w:rsidRPr="00C03B2B" w:rsidDel="00F55F7F" w:rsidRDefault="00FD07EB" w:rsidP="00C03B2B">
      <w:pPr>
        <w:pStyle w:val="Bibliography"/>
        <w:ind w:left="720" w:hanging="720"/>
        <w:rPr>
          <w:del w:id="2301" w:author="Attila Vizhanyo" w:date="2024-01-02T17:56:00Z"/>
          <w:noProof/>
          <w:lang w:val="en-US"/>
          <w:rPrChange w:id="2302" w:author="Attila Vizhanyo" w:date="2024-01-02T18:35:00Z">
            <w:rPr>
              <w:del w:id="2303" w:author="Attila Vizhanyo" w:date="2024-01-02T17:56:00Z"/>
              <w:noProof/>
            </w:rPr>
          </w:rPrChange>
        </w:rPr>
        <w:pPrChange w:id="2304" w:author="Attila Vizhanyo" w:date="2024-01-02T18:34:00Z">
          <w:pPr>
            <w:pStyle w:val="Bibliography"/>
            <w:ind w:left="720" w:hanging="720"/>
          </w:pPr>
        </w:pPrChange>
      </w:pPr>
      <w:del w:id="2305" w:author="Attila Vizhanyo" w:date="2024-01-02T17:56:00Z">
        <w:r w:rsidRPr="00C03B2B" w:rsidDel="00F55F7F">
          <w:rPr>
            <w:i/>
            <w:iCs/>
            <w:noProof/>
            <w:lang w:val="en-US"/>
            <w:rPrChange w:id="2306" w:author="Attila Vizhanyo" w:date="2024-01-02T18:35:00Z">
              <w:rPr>
                <w:i/>
                <w:iCs/>
                <w:noProof/>
              </w:rPr>
            </w:rPrChange>
          </w:rPr>
          <w:delText>W3Schools</w:delText>
        </w:r>
        <w:r w:rsidRPr="00C03B2B" w:rsidDel="00F55F7F">
          <w:rPr>
            <w:noProof/>
            <w:lang w:val="en-US"/>
            <w:rPrChange w:id="2307" w:author="Attila Vizhanyo" w:date="2024-01-02T18:35:00Z">
              <w:rPr>
                <w:noProof/>
              </w:rPr>
            </w:rPrChange>
          </w:rPr>
          <w:delText>. (kein Datum). Von https://www.w3schools.com/python/python_functions.asp abgerufen</w:delText>
        </w:r>
      </w:del>
    </w:p>
    <w:p w14:paraId="571BD56F" w14:textId="77777777" w:rsidR="00FD07EB" w:rsidRPr="00C03B2B" w:rsidDel="00F55F7F" w:rsidRDefault="00FD07EB" w:rsidP="00C03B2B">
      <w:pPr>
        <w:pStyle w:val="Bibliography"/>
        <w:ind w:left="720" w:hanging="720"/>
        <w:rPr>
          <w:del w:id="2308" w:author="Attila Vizhanyo" w:date="2024-01-02T17:56:00Z"/>
          <w:noProof/>
          <w:lang w:val="en-US"/>
          <w:rPrChange w:id="2309" w:author="Attila Vizhanyo" w:date="2024-01-02T18:35:00Z">
            <w:rPr>
              <w:del w:id="2310" w:author="Attila Vizhanyo" w:date="2024-01-02T17:56:00Z"/>
              <w:noProof/>
            </w:rPr>
          </w:rPrChange>
        </w:rPr>
        <w:pPrChange w:id="2311" w:author="Attila Vizhanyo" w:date="2024-01-02T18:34:00Z">
          <w:pPr>
            <w:pStyle w:val="Bibliography"/>
            <w:ind w:left="720" w:hanging="720"/>
          </w:pPr>
        </w:pPrChange>
      </w:pPr>
      <w:del w:id="2312" w:author="Attila Vizhanyo" w:date="2024-01-02T17:56:00Z">
        <w:r w:rsidRPr="00C03B2B" w:rsidDel="00F55F7F">
          <w:rPr>
            <w:i/>
            <w:iCs/>
            <w:noProof/>
            <w:lang w:val="en-US"/>
            <w:rPrChange w:id="2313" w:author="Attila Vizhanyo" w:date="2024-01-02T18:35:00Z">
              <w:rPr>
                <w:i/>
                <w:iCs/>
                <w:noProof/>
              </w:rPr>
            </w:rPrChange>
          </w:rPr>
          <w:delText>W3Schools</w:delText>
        </w:r>
        <w:r w:rsidRPr="00C03B2B" w:rsidDel="00F55F7F">
          <w:rPr>
            <w:noProof/>
            <w:lang w:val="en-US"/>
            <w:rPrChange w:id="2314" w:author="Attila Vizhanyo" w:date="2024-01-02T18:35:00Z">
              <w:rPr>
                <w:noProof/>
              </w:rPr>
            </w:rPrChange>
          </w:rPr>
          <w:delText>. (kein Datum). Von https://www.w3schools.com/charsets/ref_html_utf8.asp abgerufen</w:delText>
        </w:r>
      </w:del>
    </w:p>
    <w:p w14:paraId="488A65D4" w14:textId="77777777" w:rsidR="009A2ACE" w:rsidRPr="00C03B2B" w:rsidRDefault="00604FD4" w:rsidP="00C03B2B">
      <w:pPr>
        <w:rPr>
          <w:rFonts w:cs="Arial"/>
          <w:color w:val="444444"/>
          <w:sz w:val="19"/>
          <w:szCs w:val="19"/>
          <w:lang w:val="en-US"/>
          <w:rPrChange w:id="2315" w:author="Attila Vizhanyo" w:date="2024-01-02T18:35:00Z">
            <w:rPr>
              <w:rFonts w:cs="Arial"/>
              <w:color w:val="444444"/>
              <w:sz w:val="19"/>
              <w:szCs w:val="19"/>
            </w:rPr>
          </w:rPrChange>
        </w:rPr>
      </w:pPr>
      <w:r w:rsidRPr="00C03B2B">
        <w:rPr>
          <w:rFonts w:cs="Arial"/>
          <w:color w:val="444444"/>
          <w:sz w:val="19"/>
          <w:szCs w:val="19"/>
          <w:lang w:val="en-US"/>
        </w:rPr>
        <w:fldChar w:fldCharType="end"/>
      </w:r>
      <w:r w:rsidR="009A2ACE" w:rsidRPr="00C03B2B">
        <w:rPr>
          <w:rFonts w:cs="Arial"/>
          <w:color w:val="444444"/>
          <w:sz w:val="19"/>
          <w:szCs w:val="19"/>
          <w:lang w:val="en-US"/>
          <w:rPrChange w:id="2316" w:author="Attila Vizhanyo" w:date="2024-01-02T18:35:00Z">
            <w:rPr>
              <w:rFonts w:cs="Arial"/>
              <w:color w:val="444444"/>
              <w:sz w:val="19"/>
              <w:szCs w:val="19"/>
            </w:rPr>
          </w:rPrChange>
        </w:rPr>
        <w:br w:type="page"/>
      </w:r>
    </w:p>
    <w:p w14:paraId="00716091" w14:textId="77777777" w:rsidR="009A2ACE" w:rsidRPr="00C03B2B" w:rsidRDefault="00094606" w:rsidP="007B33AF">
      <w:pPr>
        <w:pStyle w:val="Heading1"/>
        <w:numPr>
          <w:ilvl w:val="0"/>
          <w:numId w:val="0"/>
        </w:numPr>
        <w:ind w:left="432" w:hanging="432"/>
        <w:rPr>
          <w:lang w:val="en-US"/>
        </w:rPr>
      </w:pPr>
      <w:bookmarkStart w:id="2317" w:name="_Toc155112925"/>
      <w:r w:rsidRPr="00C03B2B">
        <w:rPr>
          <w:lang w:val="en-US"/>
        </w:rPr>
        <w:lastRenderedPageBreak/>
        <w:t>Table of Figures</w:t>
      </w:r>
      <w:bookmarkEnd w:id="2317"/>
    </w:p>
    <w:p w14:paraId="18925965" w14:textId="77777777" w:rsidR="00604FD4" w:rsidRPr="00C03B2B" w:rsidRDefault="00604FD4" w:rsidP="009A2ACE">
      <w:pPr>
        <w:rPr>
          <w:rFonts w:cs="Arial"/>
          <w:color w:val="444444"/>
          <w:sz w:val="19"/>
          <w:szCs w:val="19"/>
          <w:lang w:val="en-US"/>
        </w:rPr>
      </w:pPr>
    </w:p>
    <w:p w14:paraId="1AC7810C" w14:textId="5B26186E" w:rsidR="00C03B2B" w:rsidRPr="00C03B2B" w:rsidRDefault="00604FD4">
      <w:pPr>
        <w:pStyle w:val="TableofFigures"/>
        <w:tabs>
          <w:tab w:val="right" w:leader="dot" w:pos="9061"/>
        </w:tabs>
        <w:rPr>
          <w:ins w:id="2318" w:author="Attila Vizhanyo" w:date="2024-01-02T18:34:00Z"/>
          <w:rFonts w:asciiTheme="minorHAnsi" w:eastAsiaTheme="minorEastAsia" w:hAnsiTheme="minorHAnsi"/>
          <w:noProof/>
          <w:color w:val="auto"/>
          <w:kern w:val="2"/>
          <w:sz w:val="24"/>
          <w:szCs w:val="24"/>
          <w:lang w:val="en-US" w:eastAsia="en-GB"/>
          <w14:ligatures w14:val="standardContextual"/>
          <w:rPrChange w:id="2319" w:author="Attila Vizhanyo" w:date="2024-01-02T18:35:00Z">
            <w:rPr>
              <w:ins w:id="2320"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r w:rsidRPr="00C03B2B">
        <w:rPr>
          <w:rFonts w:cs="Arial"/>
          <w:color w:val="444444"/>
          <w:sz w:val="19"/>
          <w:szCs w:val="19"/>
          <w:lang w:val="en-US"/>
        </w:rPr>
        <w:fldChar w:fldCharType="begin"/>
      </w:r>
      <w:r w:rsidRPr="00C03B2B">
        <w:rPr>
          <w:rFonts w:cs="Arial"/>
          <w:color w:val="444444"/>
          <w:sz w:val="19"/>
          <w:szCs w:val="19"/>
          <w:lang w:val="en-US"/>
        </w:rPr>
        <w:instrText xml:space="preserve"> TOC \h \z \c "Figure" </w:instrText>
      </w:r>
      <w:r w:rsidRPr="00C03B2B">
        <w:rPr>
          <w:rFonts w:cs="Arial"/>
          <w:color w:val="444444"/>
          <w:sz w:val="19"/>
          <w:szCs w:val="19"/>
          <w:lang w:val="en-US"/>
        </w:rPr>
        <w:fldChar w:fldCharType="separate"/>
      </w:r>
      <w:ins w:id="2321" w:author="Attila Vizhanyo" w:date="2024-01-02T18:34:00Z">
        <w:r w:rsidR="00C03B2B" w:rsidRPr="00C03B2B">
          <w:rPr>
            <w:rStyle w:val="Hyperlink"/>
            <w:noProof/>
            <w:lang w:val="en-US"/>
            <w:rPrChange w:id="2322" w:author="Attila Vizhanyo" w:date="2024-01-02T18:35:00Z">
              <w:rPr>
                <w:rStyle w:val="Hyperlink"/>
                <w:noProof/>
              </w:rPr>
            </w:rPrChange>
          </w:rPr>
          <w:fldChar w:fldCharType="begin"/>
        </w:r>
        <w:r w:rsidR="00C03B2B" w:rsidRPr="00C03B2B">
          <w:rPr>
            <w:rStyle w:val="Hyperlink"/>
            <w:noProof/>
            <w:lang w:val="en-US"/>
            <w:rPrChange w:id="2323" w:author="Attila Vizhanyo" w:date="2024-01-02T18:35:00Z">
              <w:rPr>
                <w:rStyle w:val="Hyperlink"/>
                <w:noProof/>
              </w:rPr>
            </w:rPrChange>
          </w:rPr>
          <w:instrText xml:space="preserve"> </w:instrText>
        </w:r>
        <w:r w:rsidR="00C03B2B" w:rsidRPr="00C03B2B">
          <w:rPr>
            <w:noProof/>
            <w:lang w:val="en-US"/>
            <w:rPrChange w:id="2324" w:author="Attila Vizhanyo" w:date="2024-01-02T18:35:00Z">
              <w:rPr>
                <w:noProof/>
              </w:rPr>
            </w:rPrChange>
          </w:rPr>
          <w:instrText>HYPERLINK "/Users/attila/Documents/GitHub/matura-arbeit/matura-paper-template.docx" \l "_Toc155112930"</w:instrText>
        </w:r>
        <w:r w:rsidR="00C03B2B" w:rsidRPr="00C03B2B">
          <w:rPr>
            <w:rStyle w:val="Hyperlink"/>
            <w:noProof/>
            <w:lang w:val="en-US"/>
            <w:rPrChange w:id="2325" w:author="Attila Vizhanyo" w:date="2024-01-02T18:35:00Z">
              <w:rPr>
                <w:rStyle w:val="Hyperlink"/>
                <w:noProof/>
              </w:rPr>
            </w:rPrChange>
          </w:rPr>
          <w:instrText xml:space="preserve"> </w:instrText>
        </w:r>
        <w:r w:rsidR="00C03B2B" w:rsidRPr="00C03B2B">
          <w:rPr>
            <w:rStyle w:val="Hyperlink"/>
            <w:noProof/>
            <w:lang w:val="en-US"/>
            <w:rPrChange w:id="2326" w:author="Attila Vizhanyo" w:date="2024-01-02T18:35:00Z">
              <w:rPr>
                <w:rStyle w:val="Hyperlink"/>
                <w:noProof/>
              </w:rPr>
            </w:rPrChange>
          </w:rPr>
        </w:r>
        <w:r w:rsidR="00C03B2B" w:rsidRPr="00C03B2B">
          <w:rPr>
            <w:rStyle w:val="Hyperlink"/>
            <w:noProof/>
            <w:lang w:val="en-US"/>
            <w:rPrChange w:id="2327" w:author="Attila Vizhanyo" w:date="2024-01-02T18:35:00Z">
              <w:rPr>
                <w:rStyle w:val="Hyperlink"/>
                <w:noProof/>
              </w:rPr>
            </w:rPrChange>
          </w:rPr>
          <w:fldChar w:fldCharType="separate"/>
        </w:r>
        <w:r w:rsidR="00C03B2B" w:rsidRPr="00C03B2B">
          <w:rPr>
            <w:rStyle w:val="Hyperlink"/>
            <w:noProof/>
            <w:lang w:val="en-US"/>
          </w:rPr>
          <w:t>Figure 1 Chess 960 Starting Position</w:t>
        </w:r>
        <w:r w:rsidR="00C03B2B" w:rsidRPr="00C03B2B">
          <w:rPr>
            <w:noProof/>
            <w:webHidden/>
            <w:lang w:val="en-US"/>
            <w:rPrChange w:id="2328" w:author="Attila Vizhanyo" w:date="2024-01-02T18:35:00Z">
              <w:rPr>
                <w:noProof/>
                <w:webHidden/>
              </w:rPr>
            </w:rPrChange>
          </w:rPr>
          <w:tab/>
        </w:r>
        <w:r w:rsidR="00C03B2B" w:rsidRPr="00C03B2B">
          <w:rPr>
            <w:noProof/>
            <w:webHidden/>
            <w:lang w:val="en-US"/>
            <w:rPrChange w:id="2329" w:author="Attila Vizhanyo" w:date="2024-01-02T18:35:00Z">
              <w:rPr>
                <w:noProof/>
                <w:webHidden/>
              </w:rPr>
            </w:rPrChange>
          </w:rPr>
          <w:fldChar w:fldCharType="begin"/>
        </w:r>
        <w:r w:rsidR="00C03B2B" w:rsidRPr="00C03B2B">
          <w:rPr>
            <w:noProof/>
            <w:webHidden/>
            <w:lang w:val="en-US"/>
            <w:rPrChange w:id="2330" w:author="Attila Vizhanyo" w:date="2024-01-02T18:35:00Z">
              <w:rPr>
                <w:noProof/>
                <w:webHidden/>
              </w:rPr>
            </w:rPrChange>
          </w:rPr>
          <w:instrText xml:space="preserve"> PAGEREF _Toc155112930 \h </w:instrText>
        </w:r>
        <w:r w:rsidR="00C03B2B" w:rsidRPr="00C03B2B">
          <w:rPr>
            <w:noProof/>
            <w:webHidden/>
            <w:lang w:val="en-US"/>
            <w:rPrChange w:id="2331" w:author="Attila Vizhanyo" w:date="2024-01-02T18:35:00Z">
              <w:rPr>
                <w:noProof/>
                <w:webHidden/>
              </w:rPr>
            </w:rPrChange>
          </w:rPr>
        </w:r>
      </w:ins>
      <w:r w:rsidR="00C03B2B" w:rsidRPr="00C03B2B">
        <w:rPr>
          <w:noProof/>
          <w:webHidden/>
          <w:lang w:val="en-US"/>
          <w:rPrChange w:id="2332" w:author="Attila Vizhanyo" w:date="2024-01-02T18:35:00Z">
            <w:rPr>
              <w:noProof/>
              <w:webHidden/>
            </w:rPr>
          </w:rPrChange>
        </w:rPr>
        <w:fldChar w:fldCharType="separate"/>
      </w:r>
      <w:ins w:id="2333" w:author="Attila Vizhanyo" w:date="2024-01-02T18:34:00Z">
        <w:r w:rsidR="00C03B2B" w:rsidRPr="00C03B2B">
          <w:rPr>
            <w:noProof/>
            <w:webHidden/>
            <w:lang w:val="en-US"/>
            <w:rPrChange w:id="2334" w:author="Attila Vizhanyo" w:date="2024-01-02T18:35:00Z">
              <w:rPr>
                <w:noProof/>
                <w:webHidden/>
              </w:rPr>
            </w:rPrChange>
          </w:rPr>
          <w:t>III</w:t>
        </w:r>
        <w:r w:rsidR="00C03B2B" w:rsidRPr="00C03B2B">
          <w:rPr>
            <w:noProof/>
            <w:webHidden/>
            <w:lang w:val="en-US"/>
            <w:rPrChange w:id="2335" w:author="Attila Vizhanyo" w:date="2024-01-02T18:35:00Z">
              <w:rPr>
                <w:noProof/>
                <w:webHidden/>
              </w:rPr>
            </w:rPrChange>
          </w:rPr>
          <w:fldChar w:fldCharType="end"/>
        </w:r>
        <w:r w:rsidR="00C03B2B" w:rsidRPr="00C03B2B">
          <w:rPr>
            <w:rStyle w:val="Hyperlink"/>
            <w:noProof/>
            <w:lang w:val="en-US"/>
            <w:rPrChange w:id="2336" w:author="Attila Vizhanyo" w:date="2024-01-02T18:35:00Z">
              <w:rPr>
                <w:rStyle w:val="Hyperlink"/>
                <w:noProof/>
              </w:rPr>
            </w:rPrChange>
          </w:rPr>
          <w:fldChar w:fldCharType="end"/>
        </w:r>
      </w:ins>
    </w:p>
    <w:p w14:paraId="72AE7A21" w14:textId="3D461EC0" w:rsidR="00C03B2B" w:rsidRPr="00C03B2B" w:rsidRDefault="00C03B2B">
      <w:pPr>
        <w:pStyle w:val="TableofFigures"/>
        <w:tabs>
          <w:tab w:val="right" w:leader="dot" w:pos="9061"/>
        </w:tabs>
        <w:rPr>
          <w:ins w:id="2337" w:author="Attila Vizhanyo" w:date="2024-01-02T18:34:00Z"/>
          <w:rFonts w:asciiTheme="minorHAnsi" w:eastAsiaTheme="minorEastAsia" w:hAnsiTheme="minorHAnsi"/>
          <w:noProof/>
          <w:color w:val="auto"/>
          <w:kern w:val="2"/>
          <w:sz w:val="24"/>
          <w:szCs w:val="24"/>
          <w:lang w:val="en-US" w:eastAsia="en-GB"/>
          <w14:ligatures w14:val="standardContextual"/>
          <w:rPrChange w:id="2338" w:author="Attila Vizhanyo" w:date="2024-01-02T18:35:00Z">
            <w:rPr>
              <w:ins w:id="2339"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2340" w:author="Attila Vizhanyo" w:date="2024-01-02T18:34:00Z">
        <w:r w:rsidRPr="00C03B2B">
          <w:rPr>
            <w:rStyle w:val="Hyperlink"/>
            <w:noProof/>
            <w:lang w:val="en-US"/>
            <w:rPrChange w:id="2341" w:author="Attila Vizhanyo" w:date="2024-01-02T18:35:00Z">
              <w:rPr>
                <w:rStyle w:val="Hyperlink"/>
                <w:noProof/>
              </w:rPr>
            </w:rPrChange>
          </w:rPr>
          <w:fldChar w:fldCharType="begin"/>
        </w:r>
        <w:r w:rsidRPr="00C03B2B">
          <w:rPr>
            <w:rStyle w:val="Hyperlink"/>
            <w:noProof/>
            <w:lang w:val="en-US"/>
            <w:rPrChange w:id="2342" w:author="Attila Vizhanyo" w:date="2024-01-02T18:35:00Z">
              <w:rPr>
                <w:rStyle w:val="Hyperlink"/>
                <w:noProof/>
              </w:rPr>
            </w:rPrChange>
          </w:rPr>
          <w:instrText xml:space="preserve"> </w:instrText>
        </w:r>
        <w:r w:rsidRPr="00C03B2B">
          <w:rPr>
            <w:noProof/>
            <w:lang w:val="en-US"/>
            <w:rPrChange w:id="2343" w:author="Attila Vizhanyo" w:date="2024-01-02T18:35:00Z">
              <w:rPr>
                <w:noProof/>
              </w:rPr>
            </w:rPrChange>
          </w:rPr>
          <w:instrText>HYPERLINK \l "_Toc155112931"</w:instrText>
        </w:r>
        <w:r w:rsidRPr="00C03B2B">
          <w:rPr>
            <w:rStyle w:val="Hyperlink"/>
            <w:noProof/>
            <w:lang w:val="en-US"/>
            <w:rPrChange w:id="2344" w:author="Attila Vizhanyo" w:date="2024-01-02T18:35:00Z">
              <w:rPr>
                <w:rStyle w:val="Hyperlink"/>
                <w:noProof/>
              </w:rPr>
            </w:rPrChange>
          </w:rPr>
          <w:instrText xml:space="preserve"> </w:instrText>
        </w:r>
        <w:r w:rsidRPr="00C03B2B">
          <w:rPr>
            <w:rStyle w:val="Hyperlink"/>
            <w:noProof/>
            <w:lang w:val="en-US"/>
            <w:rPrChange w:id="2345" w:author="Attila Vizhanyo" w:date="2024-01-02T18:35:00Z">
              <w:rPr>
                <w:rStyle w:val="Hyperlink"/>
                <w:noProof/>
              </w:rPr>
            </w:rPrChange>
          </w:rPr>
        </w:r>
        <w:r w:rsidRPr="00C03B2B">
          <w:rPr>
            <w:rStyle w:val="Hyperlink"/>
            <w:noProof/>
            <w:lang w:val="en-US"/>
            <w:rPrChange w:id="2346" w:author="Attila Vizhanyo" w:date="2024-01-02T18:35:00Z">
              <w:rPr>
                <w:rStyle w:val="Hyperlink"/>
                <w:noProof/>
              </w:rPr>
            </w:rPrChange>
          </w:rPr>
          <w:fldChar w:fldCharType="separate"/>
        </w:r>
        <w:r w:rsidRPr="00C03B2B">
          <w:rPr>
            <w:rStyle w:val="Hyperlink"/>
            <w:noProof/>
            <w:lang w:val="en-US"/>
          </w:rPr>
          <w:t>Figure 2 This is the grid used by the buttons.</w:t>
        </w:r>
        <w:r w:rsidRPr="00C03B2B">
          <w:rPr>
            <w:noProof/>
            <w:webHidden/>
            <w:lang w:val="en-US"/>
            <w:rPrChange w:id="2347" w:author="Attila Vizhanyo" w:date="2024-01-02T18:35:00Z">
              <w:rPr>
                <w:noProof/>
                <w:webHidden/>
              </w:rPr>
            </w:rPrChange>
          </w:rPr>
          <w:tab/>
        </w:r>
        <w:r w:rsidRPr="00C03B2B">
          <w:rPr>
            <w:noProof/>
            <w:webHidden/>
            <w:lang w:val="en-US"/>
            <w:rPrChange w:id="2348" w:author="Attila Vizhanyo" w:date="2024-01-02T18:35:00Z">
              <w:rPr>
                <w:noProof/>
                <w:webHidden/>
              </w:rPr>
            </w:rPrChange>
          </w:rPr>
          <w:fldChar w:fldCharType="begin"/>
        </w:r>
        <w:r w:rsidRPr="00C03B2B">
          <w:rPr>
            <w:noProof/>
            <w:webHidden/>
            <w:lang w:val="en-US"/>
            <w:rPrChange w:id="2349" w:author="Attila Vizhanyo" w:date="2024-01-02T18:35:00Z">
              <w:rPr>
                <w:noProof/>
                <w:webHidden/>
              </w:rPr>
            </w:rPrChange>
          </w:rPr>
          <w:instrText xml:space="preserve"> PAGEREF _Toc155112931 \h </w:instrText>
        </w:r>
        <w:r w:rsidRPr="00C03B2B">
          <w:rPr>
            <w:noProof/>
            <w:webHidden/>
            <w:lang w:val="en-US"/>
            <w:rPrChange w:id="2350" w:author="Attila Vizhanyo" w:date="2024-01-02T18:35:00Z">
              <w:rPr>
                <w:noProof/>
                <w:webHidden/>
              </w:rPr>
            </w:rPrChange>
          </w:rPr>
        </w:r>
      </w:ins>
      <w:r w:rsidRPr="00C03B2B">
        <w:rPr>
          <w:noProof/>
          <w:webHidden/>
          <w:lang w:val="en-US"/>
          <w:rPrChange w:id="2351" w:author="Attila Vizhanyo" w:date="2024-01-02T18:35:00Z">
            <w:rPr>
              <w:noProof/>
              <w:webHidden/>
            </w:rPr>
          </w:rPrChange>
        </w:rPr>
        <w:fldChar w:fldCharType="separate"/>
      </w:r>
      <w:ins w:id="2352" w:author="Attila Vizhanyo" w:date="2024-01-02T18:34:00Z">
        <w:r w:rsidRPr="00C03B2B">
          <w:rPr>
            <w:noProof/>
            <w:webHidden/>
            <w:lang w:val="en-US"/>
            <w:rPrChange w:id="2353" w:author="Attila Vizhanyo" w:date="2024-01-02T18:35:00Z">
              <w:rPr>
                <w:noProof/>
                <w:webHidden/>
              </w:rPr>
            </w:rPrChange>
          </w:rPr>
          <w:t>3</w:t>
        </w:r>
        <w:r w:rsidRPr="00C03B2B">
          <w:rPr>
            <w:noProof/>
            <w:webHidden/>
            <w:lang w:val="en-US"/>
            <w:rPrChange w:id="2354" w:author="Attila Vizhanyo" w:date="2024-01-02T18:35:00Z">
              <w:rPr>
                <w:noProof/>
                <w:webHidden/>
              </w:rPr>
            </w:rPrChange>
          </w:rPr>
          <w:fldChar w:fldCharType="end"/>
        </w:r>
        <w:r w:rsidRPr="00C03B2B">
          <w:rPr>
            <w:rStyle w:val="Hyperlink"/>
            <w:noProof/>
            <w:lang w:val="en-US"/>
            <w:rPrChange w:id="2355" w:author="Attila Vizhanyo" w:date="2024-01-02T18:35:00Z">
              <w:rPr>
                <w:rStyle w:val="Hyperlink"/>
                <w:noProof/>
              </w:rPr>
            </w:rPrChange>
          </w:rPr>
          <w:fldChar w:fldCharType="end"/>
        </w:r>
      </w:ins>
    </w:p>
    <w:p w14:paraId="2A903CD9" w14:textId="791B84FF" w:rsidR="00C03B2B" w:rsidRPr="00C03B2B" w:rsidRDefault="00C03B2B">
      <w:pPr>
        <w:pStyle w:val="TableofFigures"/>
        <w:tabs>
          <w:tab w:val="right" w:leader="dot" w:pos="9061"/>
        </w:tabs>
        <w:rPr>
          <w:ins w:id="2356" w:author="Attila Vizhanyo" w:date="2024-01-02T18:34:00Z"/>
          <w:rFonts w:asciiTheme="minorHAnsi" w:eastAsiaTheme="minorEastAsia" w:hAnsiTheme="minorHAnsi"/>
          <w:noProof/>
          <w:color w:val="auto"/>
          <w:kern w:val="2"/>
          <w:sz w:val="24"/>
          <w:szCs w:val="24"/>
          <w:lang w:val="en-US" w:eastAsia="en-GB"/>
          <w14:ligatures w14:val="standardContextual"/>
          <w:rPrChange w:id="2357" w:author="Attila Vizhanyo" w:date="2024-01-02T18:35:00Z">
            <w:rPr>
              <w:ins w:id="2358"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2359" w:author="Attila Vizhanyo" w:date="2024-01-02T18:34:00Z">
        <w:r w:rsidRPr="00C03B2B">
          <w:rPr>
            <w:rStyle w:val="Hyperlink"/>
            <w:noProof/>
            <w:lang w:val="en-US"/>
            <w:rPrChange w:id="2360" w:author="Attila Vizhanyo" w:date="2024-01-02T18:35:00Z">
              <w:rPr>
                <w:rStyle w:val="Hyperlink"/>
                <w:noProof/>
              </w:rPr>
            </w:rPrChange>
          </w:rPr>
          <w:fldChar w:fldCharType="begin"/>
        </w:r>
        <w:r w:rsidRPr="00C03B2B">
          <w:rPr>
            <w:rStyle w:val="Hyperlink"/>
            <w:noProof/>
            <w:lang w:val="en-US"/>
            <w:rPrChange w:id="2361" w:author="Attila Vizhanyo" w:date="2024-01-02T18:35:00Z">
              <w:rPr>
                <w:rStyle w:val="Hyperlink"/>
                <w:noProof/>
              </w:rPr>
            </w:rPrChange>
          </w:rPr>
          <w:instrText xml:space="preserve"> </w:instrText>
        </w:r>
        <w:r w:rsidRPr="00C03B2B">
          <w:rPr>
            <w:noProof/>
            <w:lang w:val="en-US"/>
            <w:rPrChange w:id="2362" w:author="Attila Vizhanyo" w:date="2024-01-02T18:35:00Z">
              <w:rPr>
                <w:noProof/>
              </w:rPr>
            </w:rPrChange>
          </w:rPr>
          <w:instrText>HYPERLINK \l "_Toc155112932"</w:instrText>
        </w:r>
        <w:r w:rsidRPr="00C03B2B">
          <w:rPr>
            <w:rStyle w:val="Hyperlink"/>
            <w:noProof/>
            <w:lang w:val="en-US"/>
            <w:rPrChange w:id="2363" w:author="Attila Vizhanyo" w:date="2024-01-02T18:35:00Z">
              <w:rPr>
                <w:rStyle w:val="Hyperlink"/>
                <w:noProof/>
              </w:rPr>
            </w:rPrChange>
          </w:rPr>
          <w:instrText xml:space="preserve"> </w:instrText>
        </w:r>
        <w:r w:rsidRPr="00C03B2B">
          <w:rPr>
            <w:rStyle w:val="Hyperlink"/>
            <w:noProof/>
            <w:lang w:val="en-US"/>
            <w:rPrChange w:id="2364" w:author="Attila Vizhanyo" w:date="2024-01-02T18:35:00Z">
              <w:rPr>
                <w:rStyle w:val="Hyperlink"/>
                <w:noProof/>
              </w:rPr>
            </w:rPrChange>
          </w:rPr>
        </w:r>
        <w:r w:rsidRPr="00C03B2B">
          <w:rPr>
            <w:rStyle w:val="Hyperlink"/>
            <w:noProof/>
            <w:lang w:val="en-US"/>
            <w:rPrChange w:id="2365" w:author="Attila Vizhanyo" w:date="2024-01-02T18:35:00Z">
              <w:rPr>
                <w:rStyle w:val="Hyperlink"/>
                <w:noProof/>
              </w:rPr>
            </w:rPrChange>
          </w:rPr>
          <w:fldChar w:fldCharType="separate"/>
        </w:r>
        <w:r w:rsidRPr="00C03B2B">
          <w:rPr>
            <w:rStyle w:val="Hyperlink"/>
            <w:noProof/>
            <w:lang w:val="en-US"/>
          </w:rPr>
          <w:t>Figure 3 This is the grid used by the pieces.</w:t>
        </w:r>
        <w:r w:rsidRPr="00C03B2B">
          <w:rPr>
            <w:noProof/>
            <w:webHidden/>
            <w:lang w:val="en-US"/>
            <w:rPrChange w:id="2366" w:author="Attila Vizhanyo" w:date="2024-01-02T18:35:00Z">
              <w:rPr>
                <w:noProof/>
                <w:webHidden/>
              </w:rPr>
            </w:rPrChange>
          </w:rPr>
          <w:tab/>
        </w:r>
        <w:r w:rsidRPr="00C03B2B">
          <w:rPr>
            <w:noProof/>
            <w:webHidden/>
            <w:lang w:val="en-US"/>
            <w:rPrChange w:id="2367" w:author="Attila Vizhanyo" w:date="2024-01-02T18:35:00Z">
              <w:rPr>
                <w:noProof/>
                <w:webHidden/>
              </w:rPr>
            </w:rPrChange>
          </w:rPr>
          <w:fldChar w:fldCharType="begin"/>
        </w:r>
        <w:r w:rsidRPr="00C03B2B">
          <w:rPr>
            <w:noProof/>
            <w:webHidden/>
            <w:lang w:val="en-US"/>
            <w:rPrChange w:id="2368" w:author="Attila Vizhanyo" w:date="2024-01-02T18:35:00Z">
              <w:rPr>
                <w:noProof/>
                <w:webHidden/>
              </w:rPr>
            </w:rPrChange>
          </w:rPr>
          <w:instrText xml:space="preserve"> PAGEREF _Toc155112932 \h </w:instrText>
        </w:r>
        <w:r w:rsidRPr="00C03B2B">
          <w:rPr>
            <w:noProof/>
            <w:webHidden/>
            <w:lang w:val="en-US"/>
            <w:rPrChange w:id="2369" w:author="Attila Vizhanyo" w:date="2024-01-02T18:35:00Z">
              <w:rPr>
                <w:noProof/>
                <w:webHidden/>
              </w:rPr>
            </w:rPrChange>
          </w:rPr>
        </w:r>
      </w:ins>
      <w:r w:rsidRPr="00C03B2B">
        <w:rPr>
          <w:noProof/>
          <w:webHidden/>
          <w:lang w:val="en-US"/>
          <w:rPrChange w:id="2370" w:author="Attila Vizhanyo" w:date="2024-01-02T18:35:00Z">
            <w:rPr>
              <w:noProof/>
              <w:webHidden/>
            </w:rPr>
          </w:rPrChange>
        </w:rPr>
        <w:fldChar w:fldCharType="separate"/>
      </w:r>
      <w:ins w:id="2371" w:author="Attila Vizhanyo" w:date="2024-01-02T18:34:00Z">
        <w:r w:rsidRPr="00C03B2B">
          <w:rPr>
            <w:noProof/>
            <w:webHidden/>
            <w:lang w:val="en-US"/>
            <w:rPrChange w:id="2372" w:author="Attila Vizhanyo" w:date="2024-01-02T18:35:00Z">
              <w:rPr>
                <w:noProof/>
                <w:webHidden/>
              </w:rPr>
            </w:rPrChange>
          </w:rPr>
          <w:t>3</w:t>
        </w:r>
        <w:r w:rsidRPr="00C03B2B">
          <w:rPr>
            <w:noProof/>
            <w:webHidden/>
            <w:lang w:val="en-US"/>
            <w:rPrChange w:id="2373" w:author="Attila Vizhanyo" w:date="2024-01-02T18:35:00Z">
              <w:rPr>
                <w:noProof/>
                <w:webHidden/>
              </w:rPr>
            </w:rPrChange>
          </w:rPr>
          <w:fldChar w:fldCharType="end"/>
        </w:r>
        <w:r w:rsidRPr="00C03B2B">
          <w:rPr>
            <w:rStyle w:val="Hyperlink"/>
            <w:noProof/>
            <w:lang w:val="en-US"/>
            <w:rPrChange w:id="2374" w:author="Attila Vizhanyo" w:date="2024-01-02T18:35:00Z">
              <w:rPr>
                <w:rStyle w:val="Hyperlink"/>
                <w:noProof/>
              </w:rPr>
            </w:rPrChange>
          </w:rPr>
          <w:fldChar w:fldCharType="end"/>
        </w:r>
      </w:ins>
    </w:p>
    <w:p w14:paraId="7A7B2A38" w14:textId="42AD0573" w:rsidR="00C03B2B" w:rsidRPr="00C03B2B" w:rsidRDefault="00C03B2B">
      <w:pPr>
        <w:pStyle w:val="TableofFigures"/>
        <w:tabs>
          <w:tab w:val="right" w:leader="dot" w:pos="9061"/>
        </w:tabs>
        <w:rPr>
          <w:ins w:id="2375" w:author="Attila Vizhanyo" w:date="2024-01-02T18:34:00Z"/>
          <w:rFonts w:asciiTheme="minorHAnsi" w:eastAsiaTheme="minorEastAsia" w:hAnsiTheme="minorHAnsi"/>
          <w:noProof/>
          <w:color w:val="auto"/>
          <w:kern w:val="2"/>
          <w:sz w:val="24"/>
          <w:szCs w:val="24"/>
          <w:lang w:val="en-US" w:eastAsia="en-GB"/>
          <w14:ligatures w14:val="standardContextual"/>
          <w:rPrChange w:id="2376" w:author="Attila Vizhanyo" w:date="2024-01-02T18:35:00Z">
            <w:rPr>
              <w:ins w:id="2377"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2378" w:author="Attila Vizhanyo" w:date="2024-01-02T18:34:00Z">
        <w:r w:rsidRPr="00C03B2B">
          <w:rPr>
            <w:rStyle w:val="Hyperlink"/>
            <w:noProof/>
            <w:lang w:val="en-US"/>
            <w:rPrChange w:id="2379" w:author="Attila Vizhanyo" w:date="2024-01-02T18:35:00Z">
              <w:rPr>
                <w:rStyle w:val="Hyperlink"/>
                <w:noProof/>
              </w:rPr>
            </w:rPrChange>
          </w:rPr>
          <w:fldChar w:fldCharType="begin"/>
        </w:r>
        <w:r w:rsidRPr="00C03B2B">
          <w:rPr>
            <w:rStyle w:val="Hyperlink"/>
            <w:noProof/>
            <w:lang w:val="en-US"/>
            <w:rPrChange w:id="2380" w:author="Attila Vizhanyo" w:date="2024-01-02T18:35:00Z">
              <w:rPr>
                <w:rStyle w:val="Hyperlink"/>
                <w:noProof/>
              </w:rPr>
            </w:rPrChange>
          </w:rPr>
          <w:instrText xml:space="preserve"> </w:instrText>
        </w:r>
        <w:r w:rsidRPr="00C03B2B">
          <w:rPr>
            <w:noProof/>
            <w:lang w:val="en-US"/>
            <w:rPrChange w:id="2381" w:author="Attila Vizhanyo" w:date="2024-01-02T18:35:00Z">
              <w:rPr>
                <w:noProof/>
              </w:rPr>
            </w:rPrChange>
          </w:rPr>
          <w:instrText>HYPERLINK \l "_Toc155112933"</w:instrText>
        </w:r>
        <w:r w:rsidRPr="00C03B2B">
          <w:rPr>
            <w:rStyle w:val="Hyperlink"/>
            <w:noProof/>
            <w:lang w:val="en-US"/>
            <w:rPrChange w:id="2382" w:author="Attila Vizhanyo" w:date="2024-01-02T18:35:00Z">
              <w:rPr>
                <w:rStyle w:val="Hyperlink"/>
                <w:noProof/>
              </w:rPr>
            </w:rPrChange>
          </w:rPr>
          <w:instrText xml:space="preserve"> </w:instrText>
        </w:r>
        <w:r w:rsidRPr="00C03B2B">
          <w:rPr>
            <w:rStyle w:val="Hyperlink"/>
            <w:noProof/>
            <w:lang w:val="en-US"/>
            <w:rPrChange w:id="2383" w:author="Attila Vizhanyo" w:date="2024-01-02T18:35:00Z">
              <w:rPr>
                <w:rStyle w:val="Hyperlink"/>
                <w:noProof/>
              </w:rPr>
            </w:rPrChange>
          </w:rPr>
        </w:r>
        <w:r w:rsidRPr="00C03B2B">
          <w:rPr>
            <w:rStyle w:val="Hyperlink"/>
            <w:noProof/>
            <w:lang w:val="en-US"/>
            <w:rPrChange w:id="2384" w:author="Attila Vizhanyo" w:date="2024-01-02T18:35:00Z">
              <w:rPr>
                <w:rStyle w:val="Hyperlink"/>
                <w:noProof/>
              </w:rPr>
            </w:rPrChange>
          </w:rPr>
          <w:fldChar w:fldCharType="separate"/>
        </w:r>
        <w:r w:rsidRPr="00C03B2B">
          <w:rPr>
            <w:rStyle w:val="Hyperlink"/>
            <w:noProof/>
            <w:lang w:val="en-US"/>
          </w:rPr>
          <w:t>Figure 4 The pieces are named this way.</w:t>
        </w:r>
        <w:r w:rsidRPr="00C03B2B">
          <w:rPr>
            <w:noProof/>
            <w:webHidden/>
            <w:lang w:val="en-US"/>
            <w:rPrChange w:id="2385" w:author="Attila Vizhanyo" w:date="2024-01-02T18:35:00Z">
              <w:rPr>
                <w:noProof/>
                <w:webHidden/>
              </w:rPr>
            </w:rPrChange>
          </w:rPr>
          <w:tab/>
        </w:r>
        <w:r w:rsidRPr="00C03B2B">
          <w:rPr>
            <w:noProof/>
            <w:webHidden/>
            <w:lang w:val="en-US"/>
            <w:rPrChange w:id="2386" w:author="Attila Vizhanyo" w:date="2024-01-02T18:35:00Z">
              <w:rPr>
                <w:noProof/>
                <w:webHidden/>
              </w:rPr>
            </w:rPrChange>
          </w:rPr>
          <w:fldChar w:fldCharType="begin"/>
        </w:r>
        <w:r w:rsidRPr="00C03B2B">
          <w:rPr>
            <w:noProof/>
            <w:webHidden/>
            <w:lang w:val="en-US"/>
            <w:rPrChange w:id="2387" w:author="Attila Vizhanyo" w:date="2024-01-02T18:35:00Z">
              <w:rPr>
                <w:noProof/>
                <w:webHidden/>
              </w:rPr>
            </w:rPrChange>
          </w:rPr>
          <w:instrText xml:space="preserve"> PAGEREF _Toc155112933 \h </w:instrText>
        </w:r>
        <w:r w:rsidRPr="00C03B2B">
          <w:rPr>
            <w:noProof/>
            <w:webHidden/>
            <w:lang w:val="en-US"/>
            <w:rPrChange w:id="2388" w:author="Attila Vizhanyo" w:date="2024-01-02T18:35:00Z">
              <w:rPr>
                <w:noProof/>
                <w:webHidden/>
              </w:rPr>
            </w:rPrChange>
          </w:rPr>
        </w:r>
      </w:ins>
      <w:r w:rsidRPr="00C03B2B">
        <w:rPr>
          <w:noProof/>
          <w:webHidden/>
          <w:lang w:val="en-US"/>
          <w:rPrChange w:id="2389" w:author="Attila Vizhanyo" w:date="2024-01-02T18:35:00Z">
            <w:rPr>
              <w:noProof/>
              <w:webHidden/>
            </w:rPr>
          </w:rPrChange>
        </w:rPr>
        <w:fldChar w:fldCharType="separate"/>
      </w:r>
      <w:ins w:id="2390" w:author="Attila Vizhanyo" w:date="2024-01-02T18:34:00Z">
        <w:r w:rsidRPr="00C03B2B">
          <w:rPr>
            <w:noProof/>
            <w:webHidden/>
            <w:lang w:val="en-US"/>
            <w:rPrChange w:id="2391" w:author="Attila Vizhanyo" w:date="2024-01-02T18:35:00Z">
              <w:rPr>
                <w:noProof/>
                <w:webHidden/>
              </w:rPr>
            </w:rPrChange>
          </w:rPr>
          <w:t>4</w:t>
        </w:r>
        <w:r w:rsidRPr="00C03B2B">
          <w:rPr>
            <w:noProof/>
            <w:webHidden/>
            <w:lang w:val="en-US"/>
            <w:rPrChange w:id="2392" w:author="Attila Vizhanyo" w:date="2024-01-02T18:35:00Z">
              <w:rPr>
                <w:noProof/>
                <w:webHidden/>
              </w:rPr>
            </w:rPrChange>
          </w:rPr>
          <w:fldChar w:fldCharType="end"/>
        </w:r>
        <w:r w:rsidRPr="00C03B2B">
          <w:rPr>
            <w:rStyle w:val="Hyperlink"/>
            <w:noProof/>
            <w:lang w:val="en-US"/>
            <w:rPrChange w:id="2393" w:author="Attila Vizhanyo" w:date="2024-01-02T18:35:00Z">
              <w:rPr>
                <w:rStyle w:val="Hyperlink"/>
                <w:noProof/>
              </w:rPr>
            </w:rPrChange>
          </w:rPr>
          <w:fldChar w:fldCharType="end"/>
        </w:r>
      </w:ins>
    </w:p>
    <w:p w14:paraId="620F9AEE" w14:textId="4D51ADB4" w:rsidR="00C03B2B" w:rsidRPr="00C03B2B" w:rsidRDefault="00C03B2B">
      <w:pPr>
        <w:pStyle w:val="TableofFigures"/>
        <w:tabs>
          <w:tab w:val="right" w:leader="dot" w:pos="9061"/>
        </w:tabs>
        <w:rPr>
          <w:ins w:id="2394" w:author="Attila Vizhanyo" w:date="2024-01-02T18:34:00Z"/>
          <w:rFonts w:asciiTheme="minorHAnsi" w:eastAsiaTheme="minorEastAsia" w:hAnsiTheme="minorHAnsi"/>
          <w:noProof/>
          <w:color w:val="auto"/>
          <w:kern w:val="2"/>
          <w:sz w:val="24"/>
          <w:szCs w:val="24"/>
          <w:lang w:val="en-US" w:eastAsia="en-GB"/>
          <w14:ligatures w14:val="standardContextual"/>
          <w:rPrChange w:id="2395" w:author="Attila Vizhanyo" w:date="2024-01-02T18:35:00Z">
            <w:rPr>
              <w:ins w:id="2396"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2397" w:author="Attila Vizhanyo" w:date="2024-01-02T18:34:00Z">
        <w:r w:rsidRPr="00C03B2B">
          <w:rPr>
            <w:rStyle w:val="Hyperlink"/>
            <w:noProof/>
            <w:lang w:val="en-US"/>
            <w:rPrChange w:id="2398" w:author="Attila Vizhanyo" w:date="2024-01-02T18:35:00Z">
              <w:rPr>
                <w:rStyle w:val="Hyperlink"/>
                <w:noProof/>
              </w:rPr>
            </w:rPrChange>
          </w:rPr>
          <w:fldChar w:fldCharType="begin"/>
        </w:r>
        <w:r w:rsidRPr="00C03B2B">
          <w:rPr>
            <w:rStyle w:val="Hyperlink"/>
            <w:noProof/>
            <w:lang w:val="en-US"/>
            <w:rPrChange w:id="2399" w:author="Attila Vizhanyo" w:date="2024-01-02T18:35:00Z">
              <w:rPr>
                <w:rStyle w:val="Hyperlink"/>
                <w:noProof/>
              </w:rPr>
            </w:rPrChange>
          </w:rPr>
          <w:instrText xml:space="preserve"> </w:instrText>
        </w:r>
        <w:r w:rsidRPr="00C03B2B">
          <w:rPr>
            <w:noProof/>
            <w:lang w:val="en-US"/>
            <w:rPrChange w:id="2400" w:author="Attila Vizhanyo" w:date="2024-01-02T18:35:00Z">
              <w:rPr>
                <w:noProof/>
              </w:rPr>
            </w:rPrChange>
          </w:rPr>
          <w:instrText>HYPERLINK \l "_Toc155112934"</w:instrText>
        </w:r>
        <w:r w:rsidRPr="00C03B2B">
          <w:rPr>
            <w:rStyle w:val="Hyperlink"/>
            <w:noProof/>
            <w:lang w:val="en-US"/>
            <w:rPrChange w:id="2401" w:author="Attila Vizhanyo" w:date="2024-01-02T18:35:00Z">
              <w:rPr>
                <w:rStyle w:val="Hyperlink"/>
                <w:noProof/>
              </w:rPr>
            </w:rPrChange>
          </w:rPr>
          <w:instrText xml:space="preserve"> </w:instrText>
        </w:r>
        <w:r w:rsidRPr="00C03B2B">
          <w:rPr>
            <w:rStyle w:val="Hyperlink"/>
            <w:noProof/>
            <w:lang w:val="en-US"/>
            <w:rPrChange w:id="2402" w:author="Attila Vizhanyo" w:date="2024-01-02T18:35:00Z">
              <w:rPr>
                <w:rStyle w:val="Hyperlink"/>
                <w:noProof/>
              </w:rPr>
            </w:rPrChange>
          </w:rPr>
        </w:r>
        <w:r w:rsidRPr="00C03B2B">
          <w:rPr>
            <w:rStyle w:val="Hyperlink"/>
            <w:noProof/>
            <w:lang w:val="en-US"/>
            <w:rPrChange w:id="2403" w:author="Attila Vizhanyo" w:date="2024-01-02T18:35:00Z">
              <w:rPr>
                <w:rStyle w:val="Hyperlink"/>
                <w:noProof/>
              </w:rPr>
            </w:rPrChange>
          </w:rPr>
          <w:fldChar w:fldCharType="separate"/>
        </w:r>
        <w:r w:rsidRPr="00C03B2B">
          <w:rPr>
            <w:rStyle w:val="Hyperlink"/>
            <w:noProof/>
            <w:lang w:val="en-US"/>
          </w:rPr>
          <w:t>Figure 5 '|u265C' Unicode character for a black rook</w:t>
        </w:r>
        <w:r w:rsidRPr="00C03B2B">
          <w:rPr>
            <w:noProof/>
            <w:webHidden/>
            <w:lang w:val="en-US"/>
            <w:rPrChange w:id="2404" w:author="Attila Vizhanyo" w:date="2024-01-02T18:35:00Z">
              <w:rPr>
                <w:noProof/>
                <w:webHidden/>
              </w:rPr>
            </w:rPrChange>
          </w:rPr>
          <w:tab/>
        </w:r>
        <w:r w:rsidRPr="00C03B2B">
          <w:rPr>
            <w:noProof/>
            <w:webHidden/>
            <w:lang w:val="en-US"/>
            <w:rPrChange w:id="2405" w:author="Attila Vizhanyo" w:date="2024-01-02T18:35:00Z">
              <w:rPr>
                <w:noProof/>
                <w:webHidden/>
              </w:rPr>
            </w:rPrChange>
          </w:rPr>
          <w:fldChar w:fldCharType="begin"/>
        </w:r>
        <w:r w:rsidRPr="00C03B2B">
          <w:rPr>
            <w:noProof/>
            <w:webHidden/>
            <w:lang w:val="en-US"/>
            <w:rPrChange w:id="2406" w:author="Attila Vizhanyo" w:date="2024-01-02T18:35:00Z">
              <w:rPr>
                <w:noProof/>
                <w:webHidden/>
              </w:rPr>
            </w:rPrChange>
          </w:rPr>
          <w:instrText xml:space="preserve"> PAGEREF _Toc155112934 \h </w:instrText>
        </w:r>
        <w:r w:rsidRPr="00C03B2B">
          <w:rPr>
            <w:noProof/>
            <w:webHidden/>
            <w:lang w:val="en-US"/>
            <w:rPrChange w:id="2407" w:author="Attila Vizhanyo" w:date="2024-01-02T18:35:00Z">
              <w:rPr>
                <w:noProof/>
                <w:webHidden/>
              </w:rPr>
            </w:rPrChange>
          </w:rPr>
        </w:r>
      </w:ins>
      <w:r w:rsidRPr="00C03B2B">
        <w:rPr>
          <w:noProof/>
          <w:webHidden/>
          <w:lang w:val="en-US"/>
          <w:rPrChange w:id="2408" w:author="Attila Vizhanyo" w:date="2024-01-02T18:35:00Z">
            <w:rPr>
              <w:noProof/>
              <w:webHidden/>
            </w:rPr>
          </w:rPrChange>
        </w:rPr>
        <w:fldChar w:fldCharType="separate"/>
      </w:r>
      <w:ins w:id="2409" w:author="Attila Vizhanyo" w:date="2024-01-02T18:34:00Z">
        <w:r w:rsidRPr="00C03B2B">
          <w:rPr>
            <w:noProof/>
            <w:webHidden/>
            <w:lang w:val="en-US"/>
            <w:rPrChange w:id="2410" w:author="Attila Vizhanyo" w:date="2024-01-02T18:35:00Z">
              <w:rPr>
                <w:noProof/>
                <w:webHidden/>
              </w:rPr>
            </w:rPrChange>
          </w:rPr>
          <w:t>5</w:t>
        </w:r>
        <w:r w:rsidRPr="00C03B2B">
          <w:rPr>
            <w:noProof/>
            <w:webHidden/>
            <w:lang w:val="en-US"/>
            <w:rPrChange w:id="2411" w:author="Attila Vizhanyo" w:date="2024-01-02T18:35:00Z">
              <w:rPr>
                <w:noProof/>
                <w:webHidden/>
              </w:rPr>
            </w:rPrChange>
          </w:rPr>
          <w:fldChar w:fldCharType="end"/>
        </w:r>
        <w:r w:rsidRPr="00C03B2B">
          <w:rPr>
            <w:rStyle w:val="Hyperlink"/>
            <w:noProof/>
            <w:lang w:val="en-US"/>
            <w:rPrChange w:id="2412" w:author="Attila Vizhanyo" w:date="2024-01-02T18:35:00Z">
              <w:rPr>
                <w:rStyle w:val="Hyperlink"/>
                <w:noProof/>
              </w:rPr>
            </w:rPrChange>
          </w:rPr>
          <w:fldChar w:fldCharType="end"/>
        </w:r>
      </w:ins>
    </w:p>
    <w:p w14:paraId="0BB78E95" w14:textId="11FAD17E" w:rsidR="00C03B2B" w:rsidRPr="00C03B2B" w:rsidRDefault="00C03B2B">
      <w:pPr>
        <w:pStyle w:val="TableofFigures"/>
        <w:tabs>
          <w:tab w:val="right" w:leader="dot" w:pos="9061"/>
        </w:tabs>
        <w:rPr>
          <w:ins w:id="2413" w:author="Attila Vizhanyo" w:date="2024-01-02T18:34:00Z"/>
          <w:rFonts w:asciiTheme="minorHAnsi" w:eastAsiaTheme="minorEastAsia" w:hAnsiTheme="minorHAnsi"/>
          <w:noProof/>
          <w:color w:val="auto"/>
          <w:kern w:val="2"/>
          <w:sz w:val="24"/>
          <w:szCs w:val="24"/>
          <w:lang w:val="en-US" w:eastAsia="en-GB"/>
          <w14:ligatures w14:val="standardContextual"/>
          <w:rPrChange w:id="2414" w:author="Attila Vizhanyo" w:date="2024-01-02T18:35:00Z">
            <w:rPr>
              <w:ins w:id="2415"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2416" w:author="Attila Vizhanyo" w:date="2024-01-02T18:34:00Z">
        <w:r w:rsidRPr="00C03B2B">
          <w:rPr>
            <w:rStyle w:val="Hyperlink"/>
            <w:noProof/>
            <w:lang w:val="en-US"/>
            <w:rPrChange w:id="2417" w:author="Attila Vizhanyo" w:date="2024-01-02T18:35:00Z">
              <w:rPr>
                <w:rStyle w:val="Hyperlink"/>
                <w:noProof/>
              </w:rPr>
            </w:rPrChange>
          </w:rPr>
          <w:fldChar w:fldCharType="begin"/>
        </w:r>
        <w:r w:rsidRPr="00C03B2B">
          <w:rPr>
            <w:rStyle w:val="Hyperlink"/>
            <w:noProof/>
            <w:lang w:val="en-US"/>
            <w:rPrChange w:id="2418" w:author="Attila Vizhanyo" w:date="2024-01-02T18:35:00Z">
              <w:rPr>
                <w:rStyle w:val="Hyperlink"/>
                <w:noProof/>
              </w:rPr>
            </w:rPrChange>
          </w:rPr>
          <w:instrText xml:space="preserve"> </w:instrText>
        </w:r>
        <w:r w:rsidRPr="00C03B2B">
          <w:rPr>
            <w:noProof/>
            <w:lang w:val="en-US"/>
            <w:rPrChange w:id="2419" w:author="Attila Vizhanyo" w:date="2024-01-02T18:35:00Z">
              <w:rPr>
                <w:noProof/>
              </w:rPr>
            </w:rPrChange>
          </w:rPr>
          <w:instrText>HYPERLINK \l "_Toc155112935"</w:instrText>
        </w:r>
        <w:r w:rsidRPr="00C03B2B">
          <w:rPr>
            <w:rStyle w:val="Hyperlink"/>
            <w:noProof/>
            <w:lang w:val="en-US"/>
            <w:rPrChange w:id="2420" w:author="Attila Vizhanyo" w:date="2024-01-02T18:35:00Z">
              <w:rPr>
                <w:rStyle w:val="Hyperlink"/>
                <w:noProof/>
              </w:rPr>
            </w:rPrChange>
          </w:rPr>
          <w:instrText xml:space="preserve"> </w:instrText>
        </w:r>
        <w:r w:rsidRPr="00C03B2B">
          <w:rPr>
            <w:rStyle w:val="Hyperlink"/>
            <w:noProof/>
            <w:lang w:val="en-US"/>
            <w:rPrChange w:id="2421" w:author="Attila Vizhanyo" w:date="2024-01-02T18:35:00Z">
              <w:rPr>
                <w:rStyle w:val="Hyperlink"/>
                <w:noProof/>
              </w:rPr>
            </w:rPrChange>
          </w:rPr>
        </w:r>
        <w:r w:rsidRPr="00C03B2B">
          <w:rPr>
            <w:rStyle w:val="Hyperlink"/>
            <w:noProof/>
            <w:lang w:val="en-US"/>
            <w:rPrChange w:id="2422" w:author="Attila Vizhanyo" w:date="2024-01-02T18:35:00Z">
              <w:rPr>
                <w:rStyle w:val="Hyperlink"/>
                <w:noProof/>
              </w:rPr>
            </w:rPrChange>
          </w:rPr>
          <w:fldChar w:fldCharType="separate"/>
        </w:r>
        <w:r w:rsidRPr="00C03B2B">
          <w:rPr>
            <w:rStyle w:val="Hyperlink"/>
            <w:noProof/>
            <w:lang w:val="en-US"/>
          </w:rPr>
          <w:t>Figure 6 Color Chess Starting Position</w:t>
        </w:r>
        <w:r w:rsidRPr="00C03B2B">
          <w:rPr>
            <w:noProof/>
            <w:webHidden/>
            <w:lang w:val="en-US"/>
            <w:rPrChange w:id="2423" w:author="Attila Vizhanyo" w:date="2024-01-02T18:35:00Z">
              <w:rPr>
                <w:noProof/>
                <w:webHidden/>
              </w:rPr>
            </w:rPrChange>
          </w:rPr>
          <w:tab/>
        </w:r>
        <w:r w:rsidRPr="00C03B2B">
          <w:rPr>
            <w:noProof/>
            <w:webHidden/>
            <w:lang w:val="en-US"/>
            <w:rPrChange w:id="2424" w:author="Attila Vizhanyo" w:date="2024-01-02T18:35:00Z">
              <w:rPr>
                <w:noProof/>
                <w:webHidden/>
              </w:rPr>
            </w:rPrChange>
          </w:rPr>
          <w:fldChar w:fldCharType="begin"/>
        </w:r>
        <w:r w:rsidRPr="00C03B2B">
          <w:rPr>
            <w:noProof/>
            <w:webHidden/>
            <w:lang w:val="en-US"/>
            <w:rPrChange w:id="2425" w:author="Attila Vizhanyo" w:date="2024-01-02T18:35:00Z">
              <w:rPr>
                <w:noProof/>
                <w:webHidden/>
              </w:rPr>
            </w:rPrChange>
          </w:rPr>
          <w:instrText xml:space="preserve"> PAGEREF _Toc155112935 \h </w:instrText>
        </w:r>
        <w:r w:rsidRPr="00C03B2B">
          <w:rPr>
            <w:noProof/>
            <w:webHidden/>
            <w:lang w:val="en-US"/>
            <w:rPrChange w:id="2426" w:author="Attila Vizhanyo" w:date="2024-01-02T18:35:00Z">
              <w:rPr>
                <w:noProof/>
                <w:webHidden/>
              </w:rPr>
            </w:rPrChange>
          </w:rPr>
        </w:r>
      </w:ins>
      <w:r w:rsidRPr="00C03B2B">
        <w:rPr>
          <w:noProof/>
          <w:webHidden/>
          <w:lang w:val="en-US"/>
          <w:rPrChange w:id="2427" w:author="Attila Vizhanyo" w:date="2024-01-02T18:35:00Z">
            <w:rPr>
              <w:noProof/>
              <w:webHidden/>
            </w:rPr>
          </w:rPrChange>
        </w:rPr>
        <w:fldChar w:fldCharType="separate"/>
      </w:r>
      <w:ins w:id="2428" w:author="Attila Vizhanyo" w:date="2024-01-02T18:34:00Z">
        <w:r w:rsidRPr="00C03B2B">
          <w:rPr>
            <w:noProof/>
            <w:webHidden/>
            <w:lang w:val="en-US"/>
            <w:rPrChange w:id="2429" w:author="Attila Vizhanyo" w:date="2024-01-02T18:35:00Z">
              <w:rPr>
                <w:noProof/>
                <w:webHidden/>
              </w:rPr>
            </w:rPrChange>
          </w:rPr>
          <w:t>7</w:t>
        </w:r>
        <w:r w:rsidRPr="00C03B2B">
          <w:rPr>
            <w:noProof/>
            <w:webHidden/>
            <w:lang w:val="en-US"/>
            <w:rPrChange w:id="2430" w:author="Attila Vizhanyo" w:date="2024-01-02T18:35:00Z">
              <w:rPr>
                <w:noProof/>
                <w:webHidden/>
              </w:rPr>
            </w:rPrChange>
          </w:rPr>
          <w:fldChar w:fldCharType="end"/>
        </w:r>
        <w:r w:rsidRPr="00C03B2B">
          <w:rPr>
            <w:rStyle w:val="Hyperlink"/>
            <w:noProof/>
            <w:lang w:val="en-US"/>
            <w:rPrChange w:id="2431" w:author="Attila Vizhanyo" w:date="2024-01-02T18:35:00Z">
              <w:rPr>
                <w:rStyle w:val="Hyperlink"/>
                <w:noProof/>
              </w:rPr>
            </w:rPrChange>
          </w:rPr>
          <w:fldChar w:fldCharType="end"/>
        </w:r>
      </w:ins>
    </w:p>
    <w:p w14:paraId="1BE58FBF" w14:textId="708B365F" w:rsidR="00C03B2B" w:rsidRPr="00C03B2B" w:rsidRDefault="00C03B2B">
      <w:pPr>
        <w:pStyle w:val="TableofFigures"/>
        <w:tabs>
          <w:tab w:val="right" w:leader="dot" w:pos="9061"/>
        </w:tabs>
        <w:rPr>
          <w:ins w:id="2432" w:author="Attila Vizhanyo" w:date="2024-01-02T18:34:00Z"/>
          <w:rFonts w:asciiTheme="minorHAnsi" w:eastAsiaTheme="minorEastAsia" w:hAnsiTheme="minorHAnsi"/>
          <w:noProof/>
          <w:color w:val="auto"/>
          <w:kern w:val="2"/>
          <w:sz w:val="24"/>
          <w:szCs w:val="24"/>
          <w:lang w:val="en-US" w:eastAsia="en-GB"/>
          <w14:ligatures w14:val="standardContextual"/>
          <w:rPrChange w:id="2433" w:author="Attila Vizhanyo" w:date="2024-01-02T18:35:00Z">
            <w:rPr>
              <w:ins w:id="2434"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2435" w:author="Attila Vizhanyo" w:date="2024-01-02T18:34:00Z">
        <w:r w:rsidRPr="00C03B2B">
          <w:rPr>
            <w:rStyle w:val="Hyperlink"/>
            <w:noProof/>
            <w:lang w:val="en-US"/>
            <w:rPrChange w:id="2436" w:author="Attila Vizhanyo" w:date="2024-01-02T18:35:00Z">
              <w:rPr>
                <w:rStyle w:val="Hyperlink"/>
                <w:noProof/>
              </w:rPr>
            </w:rPrChange>
          </w:rPr>
          <w:fldChar w:fldCharType="begin"/>
        </w:r>
        <w:r w:rsidRPr="00C03B2B">
          <w:rPr>
            <w:rStyle w:val="Hyperlink"/>
            <w:noProof/>
            <w:lang w:val="en-US"/>
            <w:rPrChange w:id="2437" w:author="Attila Vizhanyo" w:date="2024-01-02T18:35:00Z">
              <w:rPr>
                <w:rStyle w:val="Hyperlink"/>
                <w:noProof/>
              </w:rPr>
            </w:rPrChange>
          </w:rPr>
          <w:instrText xml:space="preserve"> </w:instrText>
        </w:r>
        <w:r w:rsidRPr="00C03B2B">
          <w:rPr>
            <w:noProof/>
            <w:lang w:val="en-US"/>
            <w:rPrChange w:id="2438" w:author="Attila Vizhanyo" w:date="2024-01-02T18:35:00Z">
              <w:rPr>
                <w:noProof/>
              </w:rPr>
            </w:rPrChange>
          </w:rPr>
          <w:instrText>HYPERLINK \l "_Toc155112936"</w:instrText>
        </w:r>
        <w:r w:rsidRPr="00C03B2B">
          <w:rPr>
            <w:rStyle w:val="Hyperlink"/>
            <w:noProof/>
            <w:lang w:val="en-US"/>
            <w:rPrChange w:id="2439" w:author="Attila Vizhanyo" w:date="2024-01-02T18:35:00Z">
              <w:rPr>
                <w:rStyle w:val="Hyperlink"/>
                <w:noProof/>
              </w:rPr>
            </w:rPrChange>
          </w:rPr>
          <w:instrText xml:space="preserve"> </w:instrText>
        </w:r>
        <w:r w:rsidRPr="00C03B2B">
          <w:rPr>
            <w:rStyle w:val="Hyperlink"/>
            <w:noProof/>
            <w:lang w:val="en-US"/>
            <w:rPrChange w:id="2440" w:author="Attila Vizhanyo" w:date="2024-01-02T18:35:00Z">
              <w:rPr>
                <w:rStyle w:val="Hyperlink"/>
                <w:noProof/>
              </w:rPr>
            </w:rPrChange>
          </w:rPr>
        </w:r>
        <w:r w:rsidRPr="00C03B2B">
          <w:rPr>
            <w:rStyle w:val="Hyperlink"/>
            <w:noProof/>
            <w:lang w:val="en-US"/>
            <w:rPrChange w:id="2441" w:author="Attila Vizhanyo" w:date="2024-01-02T18:35:00Z">
              <w:rPr>
                <w:rStyle w:val="Hyperlink"/>
                <w:noProof/>
              </w:rPr>
            </w:rPrChange>
          </w:rPr>
          <w:fldChar w:fldCharType="separate"/>
        </w:r>
        <w:r w:rsidRPr="00C03B2B">
          <w:rPr>
            <w:rStyle w:val="Hyperlink"/>
            <w:noProof/>
            <w:lang w:val="en-US"/>
            <w:rPrChange w:id="2442" w:author="Attila Vizhanyo" w:date="2024-01-02T18:35:00Z">
              <w:rPr>
                <w:rStyle w:val="Hyperlink"/>
                <w:noProof/>
              </w:rPr>
            </w:rPrChange>
          </w:rPr>
          <w:t>Figure 7 Color Chess Piece Capture Example Prior</w:t>
        </w:r>
        <w:r w:rsidRPr="00C03B2B">
          <w:rPr>
            <w:noProof/>
            <w:webHidden/>
            <w:lang w:val="en-US"/>
            <w:rPrChange w:id="2443" w:author="Attila Vizhanyo" w:date="2024-01-02T18:35:00Z">
              <w:rPr>
                <w:noProof/>
                <w:webHidden/>
              </w:rPr>
            </w:rPrChange>
          </w:rPr>
          <w:tab/>
        </w:r>
        <w:r w:rsidRPr="00C03B2B">
          <w:rPr>
            <w:noProof/>
            <w:webHidden/>
            <w:lang w:val="en-US"/>
            <w:rPrChange w:id="2444" w:author="Attila Vizhanyo" w:date="2024-01-02T18:35:00Z">
              <w:rPr>
                <w:noProof/>
                <w:webHidden/>
              </w:rPr>
            </w:rPrChange>
          </w:rPr>
          <w:fldChar w:fldCharType="begin"/>
        </w:r>
        <w:r w:rsidRPr="00C03B2B">
          <w:rPr>
            <w:noProof/>
            <w:webHidden/>
            <w:lang w:val="en-US"/>
            <w:rPrChange w:id="2445" w:author="Attila Vizhanyo" w:date="2024-01-02T18:35:00Z">
              <w:rPr>
                <w:noProof/>
                <w:webHidden/>
              </w:rPr>
            </w:rPrChange>
          </w:rPr>
          <w:instrText xml:space="preserve"> PAGEREF _Toc155112936 \h </w:instrText>
        </w:r>
        <w:r w:rsidRPr="00C03B2B">
          <w:rPr>
            <w:noProof/>
            <w:webHidden/>
            <w:lang w:val="en-US"/>
            <w:rPrChange w:id="2446" w:author="Attila Vizhanyo" w:date="2024-01-02T18:35:00Z">
              <w:rPr>
                <w:noProof/>
                <w:webHidden/>
              </w:rPr>
            </w:rPrChange>
          </w:rPr>
        </w:r>
      </w:ins>
      <w:r w:rsidRPr="00C03B2B">
        <w:rPr>
          <w:noProof/>
          <w:webHidden/>
          <w:lang w:val="en-US"/>
          <w:rPrChange w:id="2447" w:author="Attila Vizhanyo" w:date="2024-01-02T18:35:00Z">
            <w:rPr>
              <w:noProof/>
              <w:webHidden/>
            </w:rPr>
          </w:rPrChange>
        </w:rPr>
        <w:fldChar w:fldCharType="separate"/>
      </w:r>
      <w:ins w:id="2448" w:author="Attila Vizhanyo" w:date="2024-01-02T18:34:00Z">
        <w:r w:rsidRPr="00C03B2B">
          <w:rPr>
            <w:noProof/>
            <w:webHidden/>
            <w:lang w:val="en-US"/>
            <w:rPrChange w:id="2449" w:author="Attila Vizhanyo" w:date="2024-01-02T18:35:00Z">
              <w:rPr>
                <w:noProof/>
                <w:webHidden/>
              </w:rPr>
            </w:rPrChange>
          </w:rPr>
          <w:t>7</w:t>
        </w:r>
        <w:r w:rsidRPr="00C03B2B">
          <w:rPr>
            <w:noProof/>
            <w:webHidden/>
            <w:lang w:val="en-US"/>
            <w:rPrChange w:id="2450" w:author="Attila Vizhanyo" w:date="2024-01-02T18:35:00Z">
              <w:rPr>
                <w:noProof/>
                <w:webHidden/>
              </w:rPr>
            </w:rPrChange>
          </w:rPr>
          <w:fldChar w:fldCharType="end"/>
        </w:r>
        <w:r w:rsidRPr="00C03B2B">
          <w:rPr>
            <w:rStyle w:val="Hyperlink"/>
            <w:noProof/>
            <w:lang w:val="en-US"/>
            <w:rPrChange w:id="2451" w:author="Attila Vizhanyo" w:date="2024-01-02T18:35:00Z">
              <w:rPr>
                <w:rStyle w:val="Hyperlink"/>
                <w:noProof/>
              </w:rPr>
            </w:rPrChange>
          </w:rPr>
          <w:fldChar w:fldCharType="end"/>
        </w:r>
      </w:ins>
    </w:p>
    <w:p w14:paraId="50C84CE8" w14:textId="69D5FEBE" w:rsidR="00C03B2B" w:rsidRPr="00C03B2B" w:rsidRDefault="00C03B2B">
      <w:pPr>
        <w:pStyle w:val="TableofFigures"/>
        <w:tabs>
          <w:tab w:val="right" w:leader="dot" w:pos="9061"/>
        </w:tabs>
        <w:rPr>
          <w:ins w:id="2452" w:author="Attila Vizhanyo" w:date="2024-01-02T18:34:00Z"/>
          <w:rFonts w:asciiTheme="minorHAnsi" w:eastAsiaTheme="minorEastAsia" w:hAnsiTheme="minorHAnsi"/>
          <w:noProof/>
          <w:color w:val="auto"/>
          <w:kern w:val="2"/>
          <w:sz w:val="24"/>
          <w:szCs w:val="24"/>
          <w:lang w:val="en-US" w:eastAsia="en-GB"/>
          <w14:ligatures w14:val="standardContextual"/>
          <w:rPrChange w:id="2453" w:author="Attila Vizhanyo" w:date="2024-01-02T18:35:00Z">
            <w:rPr>
              <w:ins w:id="2454"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2455" w:author="Attila Vizhanyo" w:date="2024-01-02T18:34:00Z">
        <w:r w:rsidRPr="00C03B2B">
          <w:rPr>
            <w:rStyle w:val="Hyperlink"/>
            <w:noProof/>
            <w:lang w:val="en-US"/>
            <w:rPrChange w:id="2456" w:author="Attila Vizhanyo" w:date="2024-01-02T18:35:00Z">
              <w:rPr>
                <w:rStyle w:val="Hyperlink"/>
                <w:noProof/>
              </w:rPr>
            </w:rPrChange>
          </w:rPr>
          <w:fldChar w:fldCharType="begin"/>
        </w:r>
        <w:r w:rsidRPr="00C03B2B">
          <w:rPr>
            <w:rStyle w:val="Hyperlink"/>
            <w:noProof/>
            <w:lang w:val="en-US"/>
            <w:rPrChange w:id="2457" w:author="Attila Vizhanyo" w:date="2024-01-02T18:35:00Z">
              <w:rPr>
                <w:rStyle w:val="Hyperlink"/>
                <w:noProof/>
              </w:rPr>
            </w:rPrChange>
          </w:rPr>
          <w:instrText xml:space="preserve"> </w:instrText>
        </w:r>
        <w:r w:rsidRPr="00C03B2B">
          <w:rPr>
            <w:noProof/>
            <w:lang w:val="en-US"/>
            <w:rPrChange w:id="2458" w:author="Attila Vizhanyo" w:date="2024-01-02T18:35:00Z">
              <w:rPr>
                <w:noProof/>
              </w:rPr>
            </w:rPrChange>
          </w:rPr>
          <w:instrText>HYPERLINK \l "_Toc155112937"</w:instrText>
        </w:r>
        <w:r w:rsidRPr="00C03B2B">
          <w:rPr>
            <w:rStyle w:val="Hyperlink"/>
            <w:noProof/>
            <w:lang w:val="en-US"/>
            <w:rPrChange w:id="2459" w:author="Attila Vizhanyo" w:date="2024-01-02T18:35:00Z">
              <w:rPr>
                <w:rStyle w:val="Hyperlink"/>
                <w:noProof/>
              </w:rPr>
            </w:rPrChange>
          </w:rPr>
          <w:instrText xml:space="preserve"> </w:instrText>
        </w:r>
        <w:r w:rsidRPr="00C03B2B">
          <w:rPr>
            <w:rStyle w:val="Hyperlink"/>
            <w:noProof/>
            <w:lang w:val="en-US"/>
            <w:rPrChange w:id="2460" w:author="Attila Vizhanyo" w:date="2024-01-02T18:35:00Z">
              <w:rPr>
                <w:rStyle w:val="Hyperlink"/>
                <w:noProof/>
              </w:rPr>
            </w:rPrChange>
          </w:rPr>
        </w:r>
        <w:r w:rsidRPr="00C03B2B">
          <w:rPr>
            <w:rStyle w:val="Hyperlink"/>
            <w:noProof/>
            <w:lang w:val="en-US"/>
            <w:rPrChange w:id="2461" w:author="Attila Vizhanyo" w:date="2024-01-02T18:35:00Z">
              <w:rPr>
                <w:rStyle w:val="Hyperlink"/>
                <w:noProof/>
              </w:rPr>
            </w:rPrChange>
          </w:rPr>
          <w:fldChar w:fldCharType="separate"/>
        </w:r>
        <w:r w:rsidRPr="00C03B2B">
          <w:rPr>
            <w:rStyle w:val="Hyperlink"/>
            <w:noProof/>
            <w:lang w:val="en-US"/>
          </w:rPr>
          <w:t>Figure 8 Color Chess Piece Capture Example After</w:t>
        </w:r>
        <w:r w:rsidRPr="00C03B2B">
          <w:rPr>
            <w:noProof/>
            <w:webHidden/>
            <w:lang w:val="en-US"/>
            <w:rPrChange w:id="2462" w:author="Attila Vizhanyo" w:date="2024-01-02T18:35:00Z">
              <w:rPr>
                <w:noProof/>
                <w:webHidden/>
              </w:rPr>
            </w:rPrChange>
          </w:rPr>
          <w:tab/>
        </w:r>
        <w:r w:rsidRPr="00C03B2B">
          <w:rPr>
            <w:noProof/>
            <w:webHidden/>
            <w:lang w:val="en-US"/>
            <w:rPrChange w:id="2463" w:author="Attila Vizhanyo" w:date="2024-01-02T18:35:00Z">
              <w:rPr>
                <w:noProof/>
                <w:webHidden/>
              </w:rPr>
            </w:rPrChange>
          </w:rPr>
          <w:fldChar w:fldCharType="begin"/>
        </w:r>
        <w:r w:rsidRPr="00C03B2B">
          <w:rPr>
            <w:noProof/>
            <w:webHidden/>
            <w:lang w:val="en-US"/>
            <w:rPrChange w:id="2464" w:author="Attila Vizhanyo" w:date="2024-01-02T18:35:00Z">
              <w:rPr>
                <w:noProof/>
                <w:webHidden/>
              </w:rPr>
            </w:rPrChange>
          </w:rPr>
          <w:instrText xml:space="preserve"> PAGEREF _Toc155112937 \h </w:instrText>
        </w:r>
        <w:r w:rsidRPr="00C03B2B">
          <w:rPr>
            <w:noProof/>
            <w:webHidden/>
            <w:lang w:val="en-US"/>
            <w:rPrChange w:id="2465" w:author="Attila Vizhanyo" w:date="2024-01-02T18:35:00Z">
              <w:rPr>
                <w:noProof/>
                <w:webHidden/>
              </w:rPr>
            </w:rPrChange>
          </w:rPr>
        </w:r>
      </w:ins>
      <w:r w:rsidRPr="00C03B2B">
        <w:rPr>
          <w:noProof/>
          <w:webHidden/>
          <w:lang w:val="en-US"/>
          <w:rPrChange w:id="2466" w:author="Attila Vizhanyo" w:date="2024-01-02T18:35:00Z">
            <w:rPr>
              <w:noProof/>
              <w:webHidden/>
            </w:rPr>
          </w:rPrChange>
        </w:rPr>
        <w:fldChar w:fldCharType="separate"/>
      </w:r>
      <w:ins w:id="2467" w:author="Attila Vizhanyo" w:date="2024-01-02T18:34:00Z">
        <w:r w:rsidRPr="00C03B2B">
          <w:rPr>
            <w:noProof/>
            <w:webHidden/>
            <w:lang w:val="en-US"/>
            <w:rPrChange w:id="2468" w:author="Attila Vizhanyo" w:date="2024-01-02T18:35:00Z">
              <w:rPr>
                <w:noProof/>
                <w:webHidden/>
              </w:rPr>
            </w:rPrChange>
          </w:rPr>
          <w:t>8</w:t>
        </w:r>
        <w:r w:rsidRPr="00C03B2B">
          <w:rPr>
            <w:noProof/>
            <w:webHidden/>
            <w:lang w:val="en-US"/>
            <w:rPrChange w:id="2469" w:author="Attila Vizhanyo" w:date="2024-01-02T18:35:00Z">
              <w:rPr>
                <w:noProof/>
                <w:webHidden/>
              </w:rPr>
            </w:rPrChange>
          </w:rPr>
          <w:fldChar w:fldCharType="end"/>
        </w:r>
        <w:r w:rsidRPr="00C03B2B">
          <w:rPr>
            <w:rStyle w:val="Hyperlink"/>
            <w:noProof/>
            <w:lang w:val="en-US"/>
            <w:rPrChange w:id="2470" w:author="Attila Vizhanyo" w:date="2024-01-02T18:35:00Z">
              <w:rPr>
                <w:rStyle w:val="Hyperlink"/>
                <w:noProof/>
              </w:rPr>
            </w:rPrChange>
          </w:rPr>
          <w:fldChar w:fldCharType="end"/>
        </w:r>
      </w:ins>
    </w:p>
    <w:p w14:paraId="2F3B34CD" w14:textId="233A9861" w:rsidR="00C03B2B" w:rsidRPr="00C03B2B" w:rsidRDefault="00C03B2B">
      <w:pPr>
        <w:pStyle w:val="TableofFigures"/>
        <w:tabs>
          <w:tab w:val="right" w:leader="dot" w:pos="9061"/>
        </w:tabs>
        <w:rPr>
          <w:ins w:id="2471" w:author="Attila Vizhanyo" w:date="2024-01-02T18:34:00Z"/>
          <w:rFonts w:asciiTheme="minorHAnsi" w:eastAsiaTheme="minorEastAsia" w:hAnsiTheme="minorHAnsi"/>
          <w:noProof/>
          <w:color w:val="auto"/>
          <w:kern w:val="2"/>
          <w:sz w:val="24"/>
          <w:szCs w:val="24"/>
          <w:lang w:val="en-US" w:eastAsia="en-GB"/>
          <w14:ligatures w14:val="standardContextual"/>
          <w:rPrChange w:id="2472" w:author="Attila Vizhanyo" w:date="2024-01-02T18:35:00Z">
            <w:rPr>
              <w:ins w:id="2473"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2474" w:author="Attila Vizhanyo" w:date="2024-01-02T18:34:00Z">
        <w:r w:rsidRPr="00C03B2B">
          <w:rPr>
            <w:rStyle w:val="Hyperlink"/>
            <w:noProof/>
            <w:lang w:val="en-US"/>
            <w:rPrChange w:id="2475" w:author="Attila Vizhanyo" w:date="2024-01-02T18:35:00Z">
              <w:rPr>
                <w:rStyle w:val="Hyperlink"/>
                <w:noProof/>
              </w:rPr>
            </w:rPrChange>
          </w:rPr>
          <w:fldChar w:fldCharType="begin"/>
        </w:r>
        <w:r w:rsidRPr="00C03B2B">
          <w:rPr>
            <w:rStyle w:val="Hyperlink"/>
            <w:noProof/>
            <w:lang w:val="en-US"/>
            <w:rPrChange w:id="2476" w:author="Attila Vizhanyo" w:date="2024-01-02T18:35:00Z">
              <w:rPr>
                <w:rStyle w:val="Hyperlink"/>
                <w:noProof/>
              </w:rPr>
            </w:rPrChange>
          </w:rPr>
          <w:instrText xml:space="preserve"> </w:instrText>
        </w:r>
        <w:r w:rsidRPr="00C03B2B">
          <w:rPr>
            <w:noProof/>
            <w:lang w:val="en-US"/>
            <w:rPrChange w:id="2477" w:author="Attila Vizhanyo" w:date="2024-01-02T18:35:00Z">
              <w:rPr>
                <w:noProof/>
              </w:rPr>
            </w:rPrChange>
          </w:rPr>
          <w:instrText>HYPERLINK \l "_Toc155112938"</w:instrText>
        </w:r>
        <w:r w:rsidRPr="00C03B2B">
          <w:rPr>
            <w:rStyle w:val="Hyperlink"/>
            <w:noProof/>
            <w:lang w:val="en-US"/>
            <w:rPrChange w:id="2478" w:author="Attila Vizhanyo" w:date="2024-01-02T18:35:00Z">
              <w:rPr>
                <w:rStyle w:val="Hyperlink"/>
                <w:noProof/>
              </w:rPr>
            </w:rPrChange>
          </w:rPr>
          <w:instrText xml:space="preserve"> </w:instrText>
        </w:r>
        <w:r w:rsidRPr="00C03B2B">
          <w:rPr>
            <w:rStyle w:val="Hyperlink"/>
            <w:noProof/>
            <w:lang w:val="en-US"/>
            <w:rPrChange w:id="2479" w:author="Attila Vizhanyo" w:date="2024-01-02T18:35:00Z">
              <w:rPr>
                <w:rStyle w:val="Hyperlink"/>
                <w:noProof/>
              </w:rPr>
            </w:rPrChange>
          </w:rPr>
        </w:r>
        <w:r w:rsidRPr="00C03B2B">
          <w:rPr>
            <w:rStyle w:val="Hyperlink"/>
            <w:noProof/>
            <w:lang w:val="en-US"/>
            <w:rPrChange w:id="2480" w:author="Attila Vizhanyo" w:date="2024-01-02T18:35:00Z">
              <w:rPr>
                <w:rStyle w:val="Hyperlink"/>
                <w:noProof/>
              </w:rPr>
            </w:rPrChange>
          </w:rPr>
          <w:fldChar w:fldCharType="separate"/>
        </w:r>
        <w:r w:rsidRPr="00C03B2B">
          <w:rPr>
            <w:rStyle w:val="Hyperlink"/>
            <w:noProof/>
            <w:lang w:val="en-US"/>
            <w:rPrChange w:id="2481" w:author="Attila Vizhanyo" w:date="2024-01-02T18:35:00Z">
              <w:rPr>
                <w:rStyle w:val="Hyperlink"/>
                <w:noProof/>
              </w:rPr>
            </w:rPrChange>
          </w:rPr>
          <w:t>Figure 9 Chaotic Chess Random Position Example</w:t>
        </w:r>
        <w:r w:rsidRPr="00C03B2B">
          <w:rPr>
            <w:noProof/>
            <w:webHidden/>
            <w:lang w:val="en-US"/>
            <w:rPrChange w:id="2482" w:author="Attila Vizhanyo" w:date="2024-01-02T18:35:00Z">
              <w:rPr>
                <w:noProof/>
                <w:webHidden/>
              </w:rPr>
            </w:rPrChange>
          </w:rPr>
          <w:tab/>
        </w:r>
        <w:r w:rsidRPr="00C03B2B">
          <w:rPr>
            <w:noProof/>
            <w:webHidden/>
            <w:lang w:val="en-US"/>
            <w:rPrChange w:id="2483" w:author="Attila Vizhanyo" w:date="2024-01-02T18:35:00Z">
              <w:rPr>
                <w:noProof/>
                <w:webHidden/>
              </w:rPr>
            </w:rPrChange>
          </w:rPr>
          <w:fldChar w:fldCharType="begin"/>
        </w:r>
        <w:r w:rsidRPr="00C03B2B">
          <w:rPr>
            <w:noProof/>
            <w:webHidden/>
            <w:lang w:val="en-US"/>
            <w:rPrChange w:id="2484" w:author="Attila Vizhanyo" w:date="2024-01-02T18:35:00Z">
              <w:rPr>
                <w:noProof/>
                <w:webHidden/>
              </w:rPr>
            </w:rPrChange>
          </w:rPr>
          <w:instrText xml:space="preserve"> PAGEREF _Toc155112938 \h </w:instrText>
        </w:r>
        <w:r w:rsidRPr="00C03B2B">
          <w:rPr>
            <w:noProof/>
            <w:webHidden/>
            <w:lang w:val="en-US"/>
            <w:rPrChange w:id="2485" w:author="Attila Vizhanyo" w:date="2024-01-02T18:35:00Z">
              <w:rPr>
                <w:noProof/>
                <w:webHidden/>
              </w:rPr>
            </w:rPrChange>
          </w:rPr>
        </w:r>
      </w:ins>
      <w:r w:rsidRPr="00C03B2B">
        <w:rPr>
          <w:noProof/>
          <w:webHidden/>
          <w:lang w:val="en-US"/>
          <w:rPrChange w:id="2486" w:author="Attila Vizhanyo" w:date="2024-01-02T18:35:00Z">
            <w:rPr>
              <w:noProof/>
              <w:webHidden/>
            </w:rPr>
          </w:rPrChange>
        </w:rPr>
        <w:fldChar w:fldCharType="separate"/>
      </w:r>
      <w:ins w:id="2487" w:author="Attila Vizhanyo" w:date="2024-01-02T18:34:00Z">
        <w:r w:rsidRPr="00C03B2B">
          <w:rPr>
            <w:noProof/>
            <w:webHidden/>
            <w:lang w:val="en-US"/>
            <w:rPrChange w:id="2488" w:author="Attila Vizhanyo" w:date="2024-01-02T18:35:00Z">
              <w:rPr>
                <w:noProof/>
                <w:webHidden/>
              </w:rPr>
            </w:rPrChange>
          </w:rPr>
          <w:t>9</w:t>
        </w:r>
        <w:r w:rsidRPr="00C03B2B">
          <w:rPr>
            <w:noProof/>
            <w:webHidden/>
            <w:lang w:val="en-US"/>
            <w:rPrChange w:id="2489" w:author="Attila Vizhanyo" w:date="2024-01-02T18:35:00Z">
              <w:rPr>
                <w:noProof/>
                <w:webHidden/>
              </w:rPr>
            </w:rPrChange>
          </w:rPr>
          <w:fldChar w:fldCharType="end"/>
        </w:r>
        <w:r w:rsidRPr="00C03B2B">
          <w:rPr>
            <w:rStyle w:val="Hyperlink"/>
            <w:noProof/>
            <w:lang w:val="en-US"/>
            <w:rPrChange w:id="2490" w:author="Attila Vizhanyo" w:date="2024-01-02T18:35:00Z">
              <w:rPr>
                <w:rStyle w:val="Hyperlink"/>
                <w:noProof/>
              </w:rPr>
            </w:rPrChange>
          </w:rPr>
          <w:fldChar w:fldCharType="end"/>
        </w:r>
      </w:ins>
    </w:p>
    <w:p w14:paraId="0D65721E" w14:textId="10B82760" w:rsidR="00C03B2B" w:rsidRPr="00C03B2B" w:rsidRDefault="00C03B2B">
      <w:pPr>
        <w:pStyle w:val="TableofFigures"/>
        <w:tabs>
          <w:tab w:val="right" w:leader="dot" w:pos="9061"/>
        </w:tabs>
        <w:rPr>
          <w:ins w:id="2491" w:author="Attila Vizhanyo" w:date="2024-01-02T18:34:00Z"/>
          <w:rFonts w:asciiTheme="minorHAnsi" w:eastAsiaTheme="minorEastAsia" w:hAnsiTheme="minorHAnsi"/>
          <w:noProof/>
          <w:color w:val="auto"/>
          <w:kern w:val="2"/>
          <w:sz w:val="24"/>
          <w:szCs w:val="24"/>
          <w:lang w:val="en-US" w:eastAsia="en-GB"/>
          <w14:ligatures w14:val="standardContextual"/>
          <w:rPrChange w:id="2492" w:author="Attila Vizhanyo" w:date="2024-01-02T18:35:00Z">
            <w:rPr>
              <w:ins w:id="2493"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2494" w:author="Attila Vizhanyo" w:date="2024-01-02T18:34:00Z">
        <w:r w:rsidRPr="00C03B2B">
          <w:rPr>
            <w:rStyle w:val="Hyperlink"/>
            <w:noProof/>
            <w:lang w:val="en-US"/>
            <w:rPrChange w:id="2495" w:author="Attila Vizhanyo" w:date="2024-01-02T18:35:00Z">
              <w:rPr>
                <w:rStyle w:val="Hyperlink"/>
                <w:noProof/>
              </w:rPr>
            </w:rPrChange>
          </w:rPr>
          <w:fldChar w:fldCharType="begin"/>
        </w:r>
        <w:r w:rsidRPr="00C03B2B">
          <w:rPr>
            <w:rStyle w:val="Hyperlink"/>
            <w:noProof/>
            <w:lang w:val="en-US"/>
            <w:rPrChange w:id="2496" w:author="Attila Vizhanyo" w:date="2024-01-02T18:35:00Z">
              <w:rPr>
                <w:rStyle w:val="Hyperlink"/>
                <w:noProof/>
              </w:rPr>
            </w:rPrChange>
          </w:rPr>
          <w:instrText xml:space="preserve"> </w:instrText>
        </w:r>
        <w:r w:rsidRPr="00C03B2B">
          <w:rPr>
            <w:noProof/>
            <w:lang w:val="en-US"/>
            <w:rPrChange w:id="2497" w:author="Attila Vizhanyo" w:date="2024-01-02T18:35:00Z">
              <w:rPr>
                <w:noProof/>
              </w:rPr>
            </w:rPrChange>
          </w:rPr>
          <w:instrText>HYPERLINK \l "_Toc155112939"</w:instrText>
        </w:r>
        <w:r w:rsidRPr="00C03B2B">
          <w:rPr>
            <w:rStyle w:val="Hyperlink"/>
            <w:noProof/>
            <w:lang w:val="en-US"/>
            <w:rPrChange w:id="2498" w:author="Attila Vizhanyo" w:date="2024-01-02T18:35:00Z">
              <w:rPr>
                <w:rStyle w:val="Hyperlink"/>
                <w:noProof/>
              </w:rPr>
            </w:rPrChange>
          </w:rPr>
          <w:instrText xml:space="preserve"> </w:instrText>
        </w:r>
        <w:r w:rsidRPr="00C03B2B">
          <w:rPr>
            <w:rStyle w:val="Hyperlink"/>
            <w:noProof/>
            <w:lang w:val="en-US"/>
            <w:rPrChange w:id="2499" w:author="Attila Vizhanyo" w:date="2024-01-02T18:35:00Z">
              <w:rPr>
                <w:rStyle w:val="Hyperlink"/>
                <w:noProof/>
              </w:rPr>
            </w:rPrChange>
          </w:rPr>
        </w:r>
        <w:r w:rsidRPr="00C03B2B">
          <w:rPr>
            <w:rStyle w:val="Hyperlink"/>
            <w:noProof/>
            <w:lang w:val="en-US"/>
            <w:rPrChange w:id="2500" w:author="Attila Vizhanyo" w:date="2024-01-02T18:35:00Z">
              <w:rPr>
                <w:rStyle w:val="Hyperlink"/>
                <w:noProof/>
              </w:rPr>
            </w:rPrChange>
          </w:rPr>
          <w:fldChar w:fldCharType="separate"/>
        </w:r>
        <w:r w:rsidRPr="00C03B2B">
          <w:rPr>
            <w:rStyle w:val="Hyperlink"/>
            <w:noProof/>
            <w:lang w:val="en-US"/>
            <w:rPrChange w:id="2501" w:author="Attila Vizhanyo" w:date="2024-01-02T18:35:00Z">
              <w:rPr>
                <w:rStyle w:val="Hyperlink"/>
                <w:noProof/>
              </w:rPr>
            </w:rPrChange>
          </w:rPr>
          <w:t>Figure 10 Chaotic Chess Barrier Usage Example Prior</w:t>
        </w:r>
        <w:r w:rsidRPr="00C03B2B">
          <w:rPr>
            <w:noProof/>
            <w:webHidden/>
            <w:lang w:val="en-US"/>
            <w:rPrChange w:id="2502" w:author="Attila Vizhanyo" w:date="2024-01-02T18:35:00Z">
              <w:rPr>
                <w:noProof/>
                <w:webHidden/>
              </w:rPr>
            </w:rPrChange>
          </w:rPr>
          <w:tab/>
        </w:r>
        <w:r w:rsidRPr="00C03B2B">
          <w:rPr>
            <w:noProof/>
            <w:webHidden/>
            <w:lang w:val="en-US"/>
            <w:rPrChange w:id="2503" w:author="Attila Vizhanyo" w:date="2024-01-02T18:35:00Z">
              <w:rPr>
                <w:noProof/>
                <w:webHidden/>
              </w:rPr>
            </w:rPrChange>
          </w:rPr>
          <w:fldChar w:fldCharType="begin"/>
        </w:r>
        <w:r w:rsidRPr="00C03B2B">
          <w:rPr>
            <w:noProof/>
            <w:webHidden/>
            <w:lang w:val="en-US"/>
            <w:rPrChange w:id="2504" w:author="Attila Vizhanyo" w:date="2024-01-02T18:35:00Z">
              <w:rPr>
                <w:noProof/>
                <w:webHidden/>
              </w:rPr>
            </w:rPrChange>
          </w:rPr>
          <w:instrText xml:space="preserve"> PAGEREF _Toc155112939 \h </w:instrText>
        </w:r>
        <w:r w:rsidRPr="00C03B2B">
          <w:rPr>
            <w:noProof/>
            <w:webHidden/>
            <w:lang w:val="en-US"/>
            <w:rPrChange w:id="2505" w:author="Attila Vizhanyo" w:date="2024-01-02T18:35:00Z">
              <w:rPr>
                <w:noProof/>
                <w:webHidden/>
              </w:rPr>
            </w:rPrChange>
          </w:rPr>
        </w:r>
      </w:ins>
      <w:r w:rsidRPr="00C03B2B">
        <w:rPr>
          <w:noProof/>
          <w:webHidden/>
          <w:lang w:val="en-US"/>
          <w:rPrChange w:id="2506" w:author="Attila Vizhanyo" w:date="2024-01-02T18:35:00Z">
            <w:rPr>
              <w:noProof/>
              <w:webHidden/>
            </w:rPr>
          </w:rPrChange>
        </w:rPr>
        <w:fldChar w:fldCharType="separate"/>
      </w:r>
      <w:ins w:id="2507" w:author="Attila Vizhanyo" w:date="2024-01-02T18:34:00Z">
        <w:r w:rsidRPr="00C03B2B">
          <w:rPr>
            <w:noProof/>
            <w:webHidden/>
            <w:lang w:val="en-US"/>
            <w:rPrChange w:id="2508" w:author="Attila Vizhanyo" w:date="2024-01-02T18:35:00Z">
              <w:rPr>
                <w:noProof/>
                <w:webHidden/>
              </w:rPr>
            </w:rPrChange>
          </w:rPr>
          <w:t>9</w:t>
        </w:r>
        <w:r w:rsidRPr="00C03B2B">
          <w:rPr>
            <w:noProof/>
            <w:webHidden/>
            <w:lang w:val="en-US"/>
            <w:rPrChange w:id="2509" w:author="Attila Vizhanyo" w:date="2024-01-02T18:35:00Z">
              <w:rPr>
                <w:noProof/>
                <w:webHidden/>
              </w:rPr>
            </w:rPrChange>
          </w:rPr>
          <w:fldChar w:fldCharType="end"/>
        </w:r>
        <w:r w:rsidRPr="00C03B2B">
          <w:rPr>
            <w:rStyle w:val="Hyperlink"/>
            <w:noProof/>
            <w:lang w:val="en-US"/>
            <w:rPrChange w:id="2510" w:author="Attila Vizhanyo" w:date="2024-01-02T18:35:00Z">
              <w:rPr>
                <w:rStyle w:val="Hyperlink"/>
                <w:noProof/>
              </w:rPr>
            </w:rPrChange>
          </w:rPr>
          <w:fldChar w:fldCharType="end"/>
        </w:r>
      </w:ins>
    </w:p>
    <w:p w14:paraId="07D7B3FB" w14:textId="051E5C7C" w:rsidR="00C03B2B" w:rsidRPr="00C03B2B" w:rsidRDefault="00C03B2B">
      <w:pPr>
        <w:pStyle w:val="TableofFigures"/>
        <w:tabs>
          <w:tab w:val="right" w:leader="dot" w:pos="9061"/>
        </w:tabs>
        <w:rPr>
          <w:ins w:id="2511" w:author="Attila Vizhanyo" w:date="2024-01-02T18:34:00Z"/>
          <w:rFonts w:asciiTheme="minorHAnsi" w:eastAsiaTheme="minorEastAsia" w:hAnsiTheme="minorHAnsi"/>
          <w:noProof/>
          <w:color w:val="auto"/>
          <w:kern w:val="2"/>
          <w:sz w:val="24"/>
          <w:szCs w:val="24"/>
          <w:lang w:val="en-US" w:eastAsia="en-GB"/>
          <w14:ligatures w14:val="standardContextual"/>
          <w:rPrChange w:id="2512" w:author="Attila Vizhanyo" w:date="2024-01-02T18:35:00Z">
            <w:rPr>
              <w:ins w:id="2513"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2514" w:author="Attila Vizhanyo" w:date="2024-01-02T18:34:00Z">
        <w:r w:rsidRPr="00C03B2B">
          <w:rPr>
            <w:rStyle w:val="Hyperlink"/>
            <w:noProof/>
            <w:lang w:val="en-US"/>
            <w:rPrChange w:id="2515" w:author="Attila Vizhanyo" w:date="2024-01-02T18:35:00Z">
              <w:rPr>
                <w:rStyle w:val="Hyperlink"/>
                <w:noProof/>
              </w:rPr>
            </w:rPrChange>
          </w:rPr>
          <w:fldChar w:fldCharType="begin"/>
        </w:r>
        <w:r w:rsidRPr="00C03B2B">
          <w:rPr>
            <w:rStyle w:val="Hyperlink"/>
            <w:noProof/>
            <w:lang w:val="en-US"/>
            <w:rPrChange w:id="2516" w:author="Attila Vizhanyo" w:date="2024-01-02T18:35:00Z">
              <w:rPr>
                <w:rStyle w:val="Hyperlink"/>
                <w:noProof/>
              </w:rPr>
            </w:rPrChange>
          </w:rPr>
          <w:instrText xml:space="preserve"> </w:instrText>
        </w:r>
        <w:r w:rsidRPr="00C03B2B">
          <w:rPr>
            <w:noProof/>
            <w:lang w:val="en-US"/>
            <w:rPrChange w:id="2517" w:author="Attila Vizhanyo" w:date="2024-01-02T18:35:00Z">
              <w:rPr>
                <w:noProof/>
              </w:rPr>
            </w:rPrChange>
          </w:rPr>
          <w:instrText>HYPERLINK \l "_Toc155112940"</w:instrText>
        </w:r>
        <w:r w:rsidRPr="00C03B2B">
          <w:rPr>
            <w:rStyle w:val="Hyperlink"/>
            <w:noProof/>
            <w:lang w:val="en-US"/>
            <w:rPrChange w:id="2518" w:author="Attila Vizhanyo" w:date="2024-01-02T18:35:00Z">
              <w:rPr>
                <w:rStyle w:val="Hyperlink"/>
                <w:noProof/>
              </w:rPr>
            </w:rPrChange>
          </w:rPr>
          <w:instrText xml:space="preserve"> </w:instrText>
        </w:r>
        <w:r w:rsidRPr="00C03B2B">
          <w:rPr>
            <w:rStyle w:val="Hyperlink"/>
            <w:noProof/>
            <w:lang w:val="en-US"/>
            <w:rPrChange w:id="2519" w:author="Attila Vizhanyo" w:date="2024-01-02T18:35:00Z">
              <w:rPr>
                <w:rStyle w:val="Hyperlink"/>
                <w:noProof/>
              </w:rPr>
            </w:rPrChange>
          </w:rPr>
        </w:r>
        <w:r w:rsidRPr="00C03B2B">
          <w:rPr>
            <w:rStyle w:val="Hyperlink"/>
            <w:noProof/>
            <w:lang w:val="en-US"/>
            <w:rPrChange w:id="2520" w:author="Attila Vizhanyo" w:date="2024-01-02T18:35:00Z">
              <w:rPr>
                <w:rStyle w:val="Hyperlink"/>
                <w:noProof/>
              </w:rPr>
            </w:rPrChange>
          </w:rPr>
          <w:fldChar w:fldCharType="separate"/>
        </w:r>
        <w:r w:rsidRPr="00C03B2B">
          <w:rPr>
            <w:rStyle w:val="Hyperlink"/>
            <w:noProof/>
            <w:lang w:val="en-US"/>
          </w:rPr>
          <w:t>Figure 11 Chaotic Chess Barrier Usage Example After</w:t>
        </w:r>
        <w:r w:rsidRPr="00C03B2B">
          <w:rPr>
            <w:noProof/>
            <w:webHidden/>
            <w:lang w:val="en-US"/>
            <w:rPrChange w:id="2521" w:author="Attila Vizhanyo" w:date="2024-01-02T18:35:00Z">
              <w:rPr>
                <w:noProof/>
                <w:webHidden/>
              </w:rPr>
            </w:rPrChange>
          </w:rPr>
          <w:tab/>
        </w:r>
        <w:r w:rsidRPr="00C03B2B">
          <w:rPr>
            <w:noProof/>
            <w:webHidden/>
            <w:lang w:val="en-US"/>
            <w:rPrChange w:id="2522" w:author="Attila Vizhanyo" w:date="2024-01-02T18:35:00Z">
              <w:rPr>
                <w:noProof/>
                <w:webHidden/>
              </w:rPr>
            </w:rPrChange>
          </w:rPr>
          <w:fldChar w:fldCharType="begin"/>
        </w:r>
        <w:r w:rsidRPr="00C03B2B">
          <w:rPr>
            <w:noProof/>
            <w:webHidden/>
            <w:lang w:val="en-US"/>
            <w:rPrChange w:id="2523" w:author="Attila Vizhanyo" w:date="2024-01-02T18:35:00Z">
              <w:rPr>
                <w:noProof/>
                <w:webHidden/>
              </w:rPr>
            </w:rPrChange>
          </w:rPr>
          <w:instrText xml:space="preserve"> PAGEREF _Toc155112940 \h </w:instrText>
        </w:r>
        <w:r w:rsidRPr="00C03B2B">
          <w:rPr>
            <w:noProof/>
            <w:webHidden/>
            <w:lang w:val="en-US"/>
            <w:rPrChange w:id="2524" w:author="Attila Vizhanyo" w:date="2024-01-02T18:35:00Z">
              <w:rPr>
                <w:noProof/>
                <w:webHidden/>
              </w:rPr>
            </w:rPrChange>
          </w:rPr>
        </w:r>
      </w:ins>
      <w:r w:rsidRPr="00C03B2B">
        <w:rPr>
          <w:noProof/>
          <w:webHidden/>
          <w:lang w:val="en-US"/>
          <w:rPrChange w:id="2525" w:author="Attila Vizhanyo" w:date="2024-01-02T18:35:00Z">
            <w:rPr>
              <w:noProof/>
              <w:webHidden/>
            </w:rPr>
          </w:rPrChange>
        </w:rPr>
        <w:fldChar w:fldCharType="separate"/>
      </w:r>
      <w:ins w:id="2526" w:author="Attila Vizhanyo" w:date="2024-01-02T18:34:00Z">
        <w:r w:rsidRPr="00C03B2B">
          <w:rPr>
            <w:noProof/>
            <w:webHidden/>
            <w:lang w:val="en-US"/>
            <w:rPrChange w:id="2527" w:author="Attila Vizhanyo" w:date="2024-01-02T18:35:00Z">
              <w:rPr>
                <w:noProof/>
                <w:webHidden/>
              </w:rPr>
            </w:rPrChange>
          </w:rPr>
          <w:t>10</w:t>
        </w:r>
        <w:r w:rsidRPr="00C03B2B">
          <w:rPr>
            <w:noProof/>
            <w:webHidden/>
            <w:lang w:val="en-US"/>
            <w:rPrChange w:id="2528" w:author="Attila Vizhanyo" w:date="2024-01-02T18:35:00Z">
              <w:rPr>
                <w:noProof/>
                <w:webHidden/>
              </w:rPr>
            </w:rPrChange>
          </w:rPr>
          <w:fldChar w:fldCharType="end"/>
        </w:r>
        <w:r w:rsidRPr="00C03B2B">
          <w:rPr>
            <w:rStyle w:val="Hyperlink"/>
            <w:noProof/>
            <w:lang w:val="en-US"/>
            <w:rPrChange w:id="2529" w:author="Attila Vizhanyo" w:date="2024-01-02T18:35:00Z">
              <w:rPr>
                <w:rStyle w:val="Hyperlink"/>
                <w:noProof/>
              </w:rPr>
            </w:rPrChange>
          </w:rPr>
          <w:fldChar w:fldCharType="end"/>
        </w:r>
      </w:ins>
    </w:p>
    <w:p w14:paraId="792057CE" w14:textId="6E7198CA" w:rsidR="00C03B2B" w:rsidRPr="00C03B2B" w:rsidRDefault="00C03B2B">
      <w:pPr>
        <w:pStyle w:val="TableofFigures"/>
        <w:tabs>
          <w:tab w:val="right" w:leader="dot" w:pos="9061"/>
        </w:tabs>
        <w:rPr>
          <w:ins w:id="2530" w:author="Attila Vizhanyo" w:date="2024-01-02T18:34:00Z"/>
          <w:rFonts w:asciiTheme="minorHAnsi" w:eastAsiaTheme="minorEastAsia" w:hAnsiTheme="minorHAnsi"/>
          <w:noProof/>
          <w:color w:val="auto"/>
          <w:kern w:val="2"/>
          <w:sz w:val="24"/>
          <w:szCs w:val="24"/>
          <w:lang w:val="en-US" w:eastAsia="en-GB"/>
          <w14:ligatures w14:val="standardContextual"/>
          <w:rPrChange w:id="2531" w:author="Attila Vizhanyo" w:date="2024-01-02T18:35:00Z">
            <w:rPr>
              <w:ins w:id="2532"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2533" w:author="Attila Vizhanyo" w:date="2024-01-02T18:34:00Z">
        <w:r w:rsidRPr="00C03B2B">
          <w:rPr>
            <w:rStyle w:val="Hyperlink"/>
            <w:noProof/>
            <w:lang w:val="en-US"/>
            <w:rPrChange w:id="2534" w:author="Attila Vizhanyo" w:date="2024-01-02T18:35:00Z">
              <w:rPr>
                <w:rStyle w:val="Hyperlink"/>
                <w:noProof/>
              </w:rPr>
            </w:rPrChange>
          </w:rPr>
          <w:fldChar w:fldCharType="begin"/>
        </w:r>
        <w:r w:rsidRPr="00C03B2B">
          <w:rPr>
            <w:rStyle w:val="Hyperlink"/>
            <w:noProof/>
            <w:lang w:val="en-US"/>
            <w:rPrChange w:id="2535" w:author="Attila Vizhanyo" w:date="2024-01-02T18:35:00Z">
              <w:rPr>
                <w:rStyle w:val="Hyperlink"/>
                <w:noProof/>
              </w:rPr>
            </w:rPrChange>
          </w:rPr>
          <w:instrText xml:space="preserve"> </w:instrText>
        </w:r>
        <w:r w:rsidRPr="00C03B2B">
          <w:rPr>
            <w:noProof/>
            <w:lang w:val="en-US"/>
            <w:rPrChange w:id="2536" w:author="Attila Vizhanyo" w:date="2024-01-02T18:35:00Z">
              <w:rPr>
                <w:noProof/>
              </w:rPr>
            </w:rPrChange>
          </w:rPr>
          <w:instrText>HYPERLINK \l "_Toc155112941"</w:instrText>
        </w:r>
        <w:r w:rsidRPr="00C03B2B">
          <w:rPr>
            <w:rStyle w:val="Hyperlink"/>
            <w:noProof/>
            <w:lang w:val="en-US"/>
            <w:rPrChange w:id="2537" w:author="Attila Vizhanyo" w:date="2024-01-02T18:35:00Z">
              <w:rPr>
                <w:rStyle w:val="Hyperlink"/>
                <w:noProof/>
              </w:rPr>
            </w:rPrChange>
          </w:rPr>
          <w:instrText xml:space="preserve"> </w:instrText>
        </w:r>
        <w:r w:rsidRPr="00C03B2B">
          <w:rPr>
            <w:rStyle w:val="Hyperlink"/>
            <w:noProof/>
            <w:lang w:val="en-US"/>
            <w:rPrChange w:id="2538" w:author="Attila Vizhanyo" w:date="2024-01-02T18:35:00Z">
              <w:rPr>
                <w:rStyle w:val="Hyperlink"/>
                <w:noProof/>
              </w:rPr>
            </w:rPrChange>
          </w:rPr>
        </w:r>
        <w:r w:rsidRPr="00C03B2B">
          <w:rPr>
            <w:rStyle w:val="Hyperlink"/>
            <w:noProof/>
            <w:lang w:val="en-US"/>
            <w:rPrChange w:id="2539" w:author="Attila Vizhanyo" w:date="2024-01-02T18:35:00Z">
              <w:rPr>
                <w:rStyle w:val="Hyperlink"/>
                <w:noProof/>
              </w:rPr>
            </w:rPrChange>
          </w:rPr>
          <w:fldChar w:fldCharType="separate"/>
        </w:r>
        <w:r w:rsidRPr="00C03B2B">
          <w:rPr>
            <w:rStyle w:val="Hyperlink"/>
            <w:noProof/>
            <w:lang w:val="en-US"/>
          </w:rPr>
          <w:t>Figure 12 Chaotic Chess Shield Usage Example Prior</w:t>
        </w:r>
        <w:r w:rsidRPr="00C03B2B">
          <w:rPr>
            <w:noProof/>
            <w:webHidden/>
            <w:lang w:val="en-US"/>
            <w:rPrChange w:id="2540" w:author="Attila Vizhanyo" w:date="2024-01-02T18:35:00Z">
              <w:rPr>
                <w:noProof/>
                <w:webHidden/>
              </w:rPr>
            </w:rPrChange>
          </w:rPr>
          <w:tab/>
        </w:r>
        <w:r w:rsidRPr="00C03B2B">
          <w:rPr>
            <w:noProof/>
            <w:webHidden/>
            <w:lang w:val="en-US"/>
            <w:rPrChange w:id="2541" w:author="Attila Vizhanyo" w:date="2024-01-02T18:35:00Z">
              <w:rPr>
                <w:noProof/>
                <w:webHidden/>
              </w:rPr>
            </w:rPrChange>
          </w:rPr>
          <w:fldChar w:fldCharType="begin"/>
        </w:r>
        <w:r w:rsidRPr="00C03B2B">
          <w:rPr>
            <w:noProof/>
            <w:webHidden/>
            <w:lang w:val="en-US"/>
            <w:rPrChange w:id="2542" w:author="Attila Vizhanyo" w:date="2024-01-02T18:35:00Z">
              <w:rPr>
                <w:noProof/>
                <w:webHidden/>
              </w:rPr>
            </w:rPrChange>
          </w:rPr>
          <w:instrText xml:space="preserve"> PAGEREF _Toc155112941 \h </w:instrText>
        </w:r>
        <w:r w:rsidRPr="00C03B2B">
          <w:rPr>
            <w:noProof/>
            <w:webHidden/>
            <w:lang w:val="en-US"/>
            <w:rPrChange w:id="2543" w:author="Attila Vizhanyo" w:date="2024-01-02T18:35:00Z">
              <w:rPr>
                <w:noProof/>
                <w:webHidden/>
              </w:rPr>
            </w:rPrChange>
          </w:rPr>
        </w:r>
      </w:ins>
      <w:r w:rsidRPr="00C03B2B">
        <w:rPr>
          <w:noProof/>
          <w:webHidden/>
          <w:lang w:val="en-US"/>
          <w:rPrChange w:id="2544" w:author="Attila Vizhanyo" w:date="2024-01-02T18:35:00Z">
            <w:rPr>
              <w:noProof/>
              <w:webHidden/>
            </w:rPr>
          </w:rPrChange>
        </w:rPr>
        <w:fldChar w:fldCharType="separate"/>
      </w:r>
      <w:ins w:id="2545" w:author="Attila Vizhanyo" w:date="2024-01-02T18:34:00Z">
        <w:r w:rsidRPr="00C03B2B">
          <w:rPr>
            <w:noProof/>
            <w:webHidden/>
            <w:lang w:val="en-US"/>
            <w:rPrChange w:id="2546" w:author="Attila Vizhanyo" w:date="2024-01-02T18:35:00Z">
              <w:rPr>
                <w:noProof/>
                <w:webHidden/>
              </w:rPr>
            </w:rPrChange>
          </w:rPr>
          <w:t>10</w:t>
        </w:r>
        <w:r w:rsidRPr="00C03B2B">
          <w:rPr>
            <w:noProof/>
            <w:webHidden/>
            <w:lang w:val="en-US"/>
            <w:rPrChange w:id="2547" w:author="Attila Vizhanyo" w:date="2024-01-02T18:35:00Z">
              <w:rPr>
                <w:noProof/>
                <w:webHidden/>
              </w:rPr>
            </w:rPrChange>
          </w:rPr>
          <w:fldChar w:fldCharType="end"/>
        </w:r>
        <w:r w:rsidRPr="00C03B2B">
          <w:rPr>
            <w:rStyle w:val="Hyperlink"/>
            <w:noProof/>
            <w:lang w:val="en-US"/>
            <w:rPrChange w:id="2548" w:author="Attila Vizhanyo" w:date="2024-01-02T18:35:00Z">
              <w:rPr>
                <w:rStyle w:val="Hyperlink"/>
                <w:noProof/>
              </w:rPr>
            </w:rPrChange>
          </w:rPr>
          <w:fldChar w:fldCharType="end"/>
        </w:r>
      </w:ins>
    </w:p>
    <w:p w14:paraId="68D57FCE" w14:textId="32FBB3A1" w:rsidR="00C03B2B" w:rsidRPr="00C03B2B" w:rsidRDefault="00C03B2B">
      <w:pPr>
        <w:pStyle w:val="TableofFigures"/>
        <w:tabs>
          <w:tab w:val="right" w:leader="dot" w:pos="9061"/>
        </w:tabs>
        <w:rPr>
          <w:ins w:id="2549" w:author="Attila Vizhanyo" w:date="2024-01-02T18:34:00Z"/>
          <w:rFonts w:asciiTheme="minorHAnsi" w:eastAsiaTheme="minorEastAsia" w:hAnsiTheme="minorHAnsi"/>
          <w:noProof/>
          <w:color w:val="auto"/>
          <w:kern w:val="2"/>
          <w:sz w:val="24"/>
          <w:szCs w:val="24"/>
          <w:lang w:val="en-US" w:eastAsia="en-GB"/>
          <w14:ligatures w14:val="standardContextual"/>
          <w:rPrChange w:id="2550" w:author="Attila Vizhanyo" w:date="2024-01-02T18:35:00Z">
            <w:rPr>
              <w:ins w:id="2551"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2552" w:author="Attila Vizhanyo" w:date="2024-01-02T18:34:00Z">
        <w:r w:rsidRPr="00C03B2B">
          <w:rPr>
            <w:rStyle w:val="Hyperlink"/>
            <w:noProof/>
            <w:lang w:val="en-US"/>
            <w:rPrChange w:id="2553" w:author="Attila Vizhanyo" w:date="2024-01-02T18:35:00Z">
              <w:rPr>
                <w:rStyle w:val="Hyperlink"/>
                <w:noProof/>
              </w:rPr>
            </w:rPrChange>
          </w:rPr>
          <w:fldChar w:fldCharType="begin"/>
        </w:r>
        <w:r w:rsidRPr="00C03B2B">
          <w:rPr>
            <w:rStyle w:val="Hyperlink"/>
            <w:noProof/>
            <w:lang w:val="en-US"/>
            <w:rPrChange w:id="2554" w:author="Attila Vizhanyo" w:date="2024-01-02T18:35:00Z">
              <w:rPr>
                <w:rStyle w:val="Hyperlink"/>
                <w:noProof/>
              </w:rPr>
            </w:rPrChange>
          </w:rPr>
          <w:instrText xml:space="preserve"> </w:instrText>
        </w:r>
        <w:r w:rsidRPr="00C03B2B">
          <w:rPr>
            <w:noProof/>
            <w:lang w:val="en-US"/>
            <w:rPrChange w:id="2555" w:author="Attila Vizhanyo" w:date="2024-01-02T18:35:00Z">
              <w:rPr>
                <w:noProof/>
              </w:rPr>
            </w:rPrChange>
          </w:rPr>
          <w:instrText>HYPERLINK \l "_Toc155112942"</w:instrText>
        </w:r>
        <w:r w:rsidRPr="00C03B2B">
          <w:rPr>
            <w:rStyle w:val="Hyperlink"/>
            <w:noProof/>
            <w:lang w:val="en-US"/>
            <w:rPrChange w:id="2556" w:author="Attila Vizhanyo" w:date="2024-01-02T18:35:00Z">
              <w:rPr>
                <w:rStyle w:val="Hyperlink"/>
                <w:noProof/>
              </w:rPr>
            </w:rPrChange>
          </w:rPr>
          <w:instrText xml:space="preserve"> </w:instrText>
        </w:r>
        <w:r w:rsidRPr="00C03B2B">
          <w:rPr>
            <w:rStyle w:val="Hyperlink"/>
            <w:noProof/>
            <w:lang w:val="en-US"/>
            <w:rPrChange w:id="2557" w:author="Attila Vizhanyo" w:date="2024-01-02T18:35:00Z">
              <w:rPr>
                <w:rStyle w:val="Hyperlink"/>
                <w:noProof/>
              </w:rPr>
            </w:rPrChange>
          </w:rPr>
        </w:r>
        <w:r w:rsidRPr="00C03B2B">
          <w:rPr>
            <w:rStyle w:val="Hyperlink"/>
            <w:noProof/>
            <w:lang w:val="en-US"/>
            <w:rPrChange w:id="2558" w:author="Attila Vizhanyo" w:date="2024-01-02T18:35:00Z">
              <w:rPr>
                <w:rStyle w:val="Hyperlink"/>
                <w:noProof/>
              </w:rPr>
            </w:rPrChange>
          </w:rPr>
          <w:fldChar w:fldCharType="separate"/>
        </w:r>
        <w:r w:rsidRPr="00C03B2B">
          <w:rPr>
            <w:rStyle w:val="Hyperlink"/>
            <w:noProof/>
            <w:lang w:val="en-US"/>
          </w:rPr>
          <w:t>Figure 13 Chaotic Chess Shield Usage Example After</w:t>
        </w:r>
        <w:r w:rsidRPr="00C03B2B">
          <w:rPr>
            <w:noProof/>
            <w:webHidden/>
            <w:lang w:val="en-US"/>
            <w:rPrChange w:id="2559" w:author="Attila Vizhanyo" w:date="2024-01-02T18:35:00Z">
              <w:rPr>
                <w:noProof/>
                <w:webHidden/>
              </w:rPr>
            </w:rPrChange>
          </w:rPr>
          <w:tab/>
        </w:r>
        <w:r w:rsidRPr="00C03B2B">
          <w:rPr>
            <w:noProof/>
            <w:webHidden/>
            <w:lang w:val="en-US"/>
            <w:rPrChange w:id="2560" w:author="Attila Vizhanyo" w:date="2024-01-02T18:35:00Z">
              <w:rPr>
                <w:noProof/>
                <w:webHidden/>
              </w:rPr>
            </w:rPrChange>
          </w:rPr>
          <w:fldChar w:fldCharType="begin"/>
        </w:r>
        <w:r w:rsidRPr="00C03B2B">
          <w:rPr>
            <w:noProof/>
            <w:webHidden/>
            <w:lang w:val="en-US"/>
            <w:rPrChange w:id="2561" w:author="Attila Vizhanyo" w:date="2024-01-02T18:35:00Z">
              <w:rPr>
                <w:noProof/>
                <w:webHidden/>
              </w:rPr>
            </w:rPrChange>
          </w:rPr>
          <w:instrText xml:space="preserve"> PAGEREF _Toc155112942 \h </w:instrText>
        </w:r>
        <w:r w:rsidRPr="00C03B2B">
          <w:rPr>
            <w:noProof/>
            <w:webHidden/>
            <w:lang w:val="en-US"/>
            <w:rPrChange w:id="2562" w:author="Attila Vizhanyo" w:date="2024-01-02T18:35:00Z">
              <w:rPr>
                <w:noProof/>
                <w:webHidden/>
              </w:rPr>
            </w:rPrChange>
          </w:rPr>
        </w:r>
      </w:ins>
      <w:r w:rsidRPr="00C03B2B">
        <w:rPr>
          <w:noProof/>
          <w:webHidden/>
          <w:lang w:val="en-US"/>
          <w:rPrChange w:id="2563" w:author="Attila Vizhanyo" w:date="2024-01-02T18:35:00Z">
            <w:rPr>
              <w:noProof/>
              <w:webHidden/>
            </w:rPr>
          </w:rPrChange>
        </w:rPr>
        <w:fldChar w:fldCharType="separate"/>
      </w:r>
      <w:ins w:id="2564" w:author="Attila Vizhanyo" w:date="2024-01-02T18:34:00Z">
        <w:r w:rsidRPr="00C03B2B">
          <w:rPr>
            <w:noProof/>
            <w:webHidden/>
            <w:lang w:val="en-US"/>
            <w:rPrChange w:id="2565" w:author="Attila Vizhanyo" w:date="2024-01-02T18:35:00Z">
              <w:rPr>
                <w:noProof/>
                <w:webHidden/>
              </w:rPr>
            </w:rPrChange>
          </w:rPr>
          <w:t>11</w:t>
        </w:r>
        <w:r w:rsidRPr="00C03B2B">
          <w:rPr>
            <w:noProof/>
            <w:webHidden/>
            <w:lang w:val="en-US"/>
            <w:rPrChange w:id="2566" w:author="Attila Vizhanyo" w:date="2024-01-02T18:35:00Z">
              <w:rPr>
                <w:noProof/>
                <w:webHidden/>
              </w:rPr>
            </w:rPrChange>
          </w:rPr>
          <w:fldChar w:fldCharType="end"/>
        </w:r>
        <w:r w:rsidRPr="00C03B2B">
          <w:rPr>
            <w:rStyle w:val="Hyperlink"/>
            <w:noProof/>
            <w:lang w:val="en-US"/>
            <w:rPrChange w:id="2567" w:author="Attila Vizhanyo" w:date="2024-01-02T18:35:00Z">
              <w:rPr>
                <w:rStyle w:val="Hyperlink"/>
                <w:noProof/>
              </w:rPr>
            </w:rPrChange>
          </w:rPr>
          <w:fldChar w:fldCharType="end"/>
        </w:r>
      </w:ins>
    </w:p>
    <w:p w14:paraId="6194F958" w14:textId="14E84CB4" w:rsidR="00C03B2B" w:rsidRPr="00C03B2B" w:rsidRDefault="00C03B2B">
      <w:pPr>
        <w:pStyle w:val="TableofFigures"/>
        <w:tabs>
          <w:tab w:val="right" w:leader="dot" w:pos="9061"/>
        </w:tabs>
        <w:rPr>
          <w:ins w:id="2568" w:author="Attila Vizhanyo" w:date="2024-01-02T18:34:00Z"/>
          <w:rFonts w:asciiTheme="minorHAnsi" w:eastAsiaTheme="minorEastAsia" w:hAnsiTheme="minorHAnsi"/>
          <w:noProof/>
          <w:color w:val="auto"/>
          <w:kern w:val="2"/>
          <w:sz w:val="24"/>
          <w:szCs w:val="24"/>
          <w:lang w:val="en-US" w:eastAsia="en-GB"/>
          <w14:ligatures w14:val="standardContextual"/>
          <w:rPrChange w:id="2569" w:author="Attila Vizhanyo" w:date="2024-01-02T18:35:00Z">
            <w:rPr>
              <w:ins w:id="2570"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2571" w:author="Attila Vizhanyo" w:date="2024-01-02T18:34:00Z">
        <w:r w:rsidRPr="00C03B2B">
          <w:rPr>
            <w:rStyle w:val="Hyperlink"/>
            <w:noProof/>
            <w:lang w:val="en-US"/>
            <w:rPrChange w:id="2572" w:author="Attila Vizhanyo" w:date="2024-01-02T18:35:00Z">
              <w:rPr>
                <w:rStyle w:val="Hyperlink"/>
                <w:noProof/>
              </w:rPr>
            </w:rPrChange>
          </w:rPr>
          <w:fldChar w:fldCharType="begin"/>
        </w:r>
        <w:r w:rsidRPr="00C03B2B">
          <w:rPr>
            <w:rStyle w:val="Hyperlink"/>
            <w:noProof/>
            <w:lang w:val="en-US"/>
            <w:rPrChange w:id="2573" w:author="Attila Vizhanyo" w:date="2024-01-02T18:35:00Z">
              <w:rPr>
                <w:rStyle w:val="Hyperlink"/>
                <w:noProof/>
              </w:rPr>
            </w:rPrChange>
          </w:rPr>
          <w:instrText xml:space="preserve"> </w:instrText>
        </w:r>
        <w:r w:rsidRPr="00C03B2B">
          <w:rPr>
            <w:noProof/>
            <w:lang w:val="en-US"/>
            <w:rPrChange w:id="2574" w:author="Attila Vizhanyo" w:date="2024-01-02T18:35:00Z">
              <w:rPr>
                <w:noProof/>
              </w:rPr>
            </w:rPrChange>
          </w:rPr>
          <w:instrText>HYPERLINK \l "_Toc155112943"</w:instrText>
        </w:r>
        <w:r w:rsidRPr="00C03B2B">
          <w:rPr>
            <w:rStyle w:val="Hyperlink"/>
            <w:noProof/>
            <w:lang w:val="en-US"/>
            <w:rPrChange w:id="2575" w:author="Attila Vizhanyo" w:date="2024-01-02T18:35:00Z">
              <w:rPr>
                <w:rStyle w:val="Hyperlink"/>
                <w:noProof/>
              </w:rPr>
            </w:rPrChange>
          </w:rPr>
          <w:instrText xml:space="preserve"> </w:instrText>
        </w:r>
        <w:r w:rsidRPr="00C03B2B">
          <w:rPr>
            <w:rStyle w:val="Hyperlink"/>
            <w:noProof/>
            <w:lang w:val="en-US"/>
            <w:rPrChange w:id="2576" w:author="Attila Vizhanyo" w:date="2024-01-02T18:35:00Z">
              <w:rPr>
                <w:rStyle w:val="Hyperlink"/>
                <w:noProof/>
              </w:rPr>
            </w:rPrChange>
          </w:rPr>
        </w:r>
        <w:r w:rsidRPr="00C03B2B">
          <w:rPr>
            <w:rStyle w:val="Hyperlink"/>
            <w:noProof/>
            <w:lang w:val="en-US"/>
            <w:rPrChange w:id="2577" w:author="Attila Vizhanyo" w:date="2024-01-02T18:35:00Z">
              <w:rPr>
                <w:rStyle w:val="Hyperlink"/>
                <w:noProof/>
              </w:rPr>
            </w:rPrChange>
          </w:rPr>
          <w:fldChar w:fldCharType="separate"/>
        </w:r>
        <w:r w:rsidRPr="00C03B2B">
          <w:rPr>
            <w:rStyle w:val="Hyperlink"/>
            <w:noProof/>
            <w:lang w:val="en-US"/>
            <w:rPrChange w:id="2578" w:author="Attila Vizhanyo" w:date="2024-01-02T18:35:00Z">
              <w:rPr>
                <w:rStyle w:val="Hyperlink"/>
                <w:noProof/>
              </w:rPr>
            </w:rPrChange>
          </w:rPr>
          <w:t>Figure 14 Chaotic Chess Coin Usage Example Prior</w:t>
        </w:r>
        <w:r w:rsidRPr="00C03B2B">
          <w:rPr>
            <w:noProof/>
            <w:webHidden/>
            <w:lang w:val="en-US"/>
            <w:rPrChange w:id="2579" w:author="Attila Vizhanyo" w:date="2024-01-02T18:35:00Z">
              <w:rPr>
                <w:noProof/>
                <w:webHidden/>
              </w:rPr>
            </w:rPrChange>
          </w:rPr>
          <w:tab/>
        </w:r>
        <w:r w:rsidRPr="00C03B2B">
          <w:rPr>
            <w:noProof/>
            <w:webHidden/>
            <w:lang w:val="en-US"/>
            <w:rPrChange w:id="2580" w:author="Attila Vizhanyo" w:date="2024-01-02T18:35:00Z">
              <w:rPr>
                <w:noProof/>
                <w:webHidden/>
              </w:rPr>
            </w:rPrChange>
          </w:rPr>
          <w:fldChar w:fldCharType="begin"/>
        </w:r>
        <w:r w:rsidRPr="00C03B2B">
          <w:rPr>
            <w:noProof/>
            <w:webHidden/>
            <w:lang w:val="en-US"/>
            <w:rPrChange w:id="2581" w:author="Attila Vizhanyo" w:date="2024-01-02T18:35:00Z">
              <w:rPr>
                <w:noProof/>
                <w:webHidden/>
              </w:rPr>
            </w:rPrChange>
          </w:rPr>
          <w:instrText xml:space="preserve"> PAGEREF _Toc155112943 \h </w:instrText>
        </w:r>
        <w:r w:rsidRPr="00C03B2B">
          <w:rPr>
            <w:noProof/>
            <w:webHidden/>
            <w:lang w:val="en-US"/>
            <w:rPrChange w:id="2582" w:author="Attila Vizhanyo" w:date="2024-01-02T18:35:00Z">
              <w:rPr>
                <w:noProof/>
                <w:webHidden/>
              </w:rPr>
            </w:rPrChange>
          </w:rPr>
        </w:r>
      </w:ins>
      <w:r w:rsidRPr="00C03B2B">
        <w:rPr>
          <w:noProof/>
          <w:webHidden/>
          <w:lang w:val="en-US"/>
          <w:rPrChange w:id="2583" w:author="Attila Vizhanyo" w:date="2024-01-02T18:35:00Z">
            <w:rPr>
              <w:noProof/>
              <w:webHidden/>
            </w:rPr>
          </w:rPrChange>
        </w:rPr>
        <w:fldChar w:fldCharType="separate"/>
      </w:r>
      <w:ins w:id="2584" w:author="Attila Vizhanyo" w:date="2024-01-02T18:34:00Z">
        <w:r w:rsidRPr="00C03B2B">
          <w:rPr>
            <w:noProof/>
            <w:webHidden/>
            <w:lang w:val="en-US"/>
            <w:rPrChange w:id="2585" w:author="Attila Vizhanyo" w:date="2024-01-02T18:35:00Z">
              <w:rPr>
                <w:noProof/>
                <w:webHidden/>
              </w:rPr>
            </w:rPrChange>
          </w:rPr>
          <w:t>11</w:t>
        </w:r>
        <w:r w:rsidRPr="00C03B2B">
          <w:rPr>
            <w:noProof/>
            <w:webHidden/>
            <w:lang w:val="en-US"/>
            <w:rPrChange w:id="2586" w:author="Attila Vizhanyo" w:date="2024-01-02T18:35:00Z">
              <w:rPr>
                <w:noProof/>
                <w:webHidden/>
              </w:rPr>
            </w:rPrChange>
          </w:rPr>
          <w:fldChar w:fldCharType="end"/>
        </w:r>
        <w:r w:rsidRPr="00C03B2B">
          <w:rPr>
            <w:rStyle w:val="Hyperlink"/>
            <w:noProof/>
            <w:lang w:val="en-US"/>
            <w:rPrChange w:id="2587" w:author="Attila Vizhanyo" w:date="2024-01-02T18:35:00Z">
              <w:rPr>
                <w:rStyle w:val="Hyperlink"/>
                <w:noProof/>
              </w:rPr>
            </w:rPrChange>
          </w:rPr>
          <w:fldChar w:fldCharType="end"/>
        </w:r>
      </w:ins>
    </w:p>
    <w:p w14:paraId="2B2E9A4F" w14:textId="5757C885" w:rsidR="00C03B2B" w:rsidRPr="00C03B2B" w:rsidRDefault="00C03B2B">
      <w:pPr>
        <w:pStyle w:val="TableofFigures"/>
        <w:tabs>
          <w:tab w:val="right" w:leader="dot" w:pos="9061"/>
        </w:tabs>
        <w:rPr>
          <w:ins w:id="2588" w:author="Attila Vizhanyo" w:date="2024-01-02T18:34:00Z"/>
          <w:rFonts w:asciiTheme="minorHAnsi" w:eastAsiaTheme="minorEastAsia" w:hAnsiTheme="minorHAnsi"/>
          <w:noProof/>
          <w:color w:val="auto"/>
          <w:kern w:val="2"/>
          <w:sz w:val="24"/>
          <w:szCs w:val="24"/>
          <w:lang w:val="en-US" w:eastAsia="en-GB"/>
          <w14:ligatures w14:val="standardContextual"/>
          <w:rPrChange w:id="2589" w:author="Attila Vizhanyo" w:date="2024-01-02T18:35:00Z">
            <w:rPr>
              <w:ins w:id="2590"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2591" w:author="Attila Vizhanyo" w:date="2024-01-02T18:34:00Z">
        <w:r w:rsidRPr="00C03B2B">
          <w:rPr>
            <w:rStyle w:val="Hyperlink"/>
            <w:noProof/>
            <w:lang w:val="en-US"/>
            <w:rPrChange w:id="2592" w:author="Attila Vizhanyo" w:date="2024-01-02T18:35:00Z">
              <w:rPr>
                <w:rStyle w:val="Hyperlink"/>
                <w:noProof/>
              </w:rPr>
            </w:rPrChange>
          </w:rPr>
          <w:fldChar w:fldCharType="begin"/>
        </w:r>
        <w:r w:rsidRPr="00C03B2B">
          <w:rPr>
            <w:rStyle w:val="Hyperlink"/>
            <w:noProof/>
            <w:lang w:val="en-US"/>
            <w:rPrChange w:id="2593" w:author="Attila Vizhanyo" w:date="2024-01-02T18:35:00Z">
              <w:rPr>
                <w:rStyle w:val="Hyperlink"/>
                <w:noProof/>
              </w:rPr>
            </w:rPrChange>
          </w:rPr>
          <w:instrText xml:space="preserve"> </w:instrText>
        </w:r>
        <w:r w:rsidRPr="00C03B2B">
          <w:rPr>
            <w:noProof/>
            <w:lang w:val="en-US"/>
            <w:rPrChange w:id="2594" w:author="Attila Vizhanyo" w:date="2024-01-02T18:35:00Z">
              <w:rPr>
                <w:noProof/>
              </w:rPr>
            </w:rPrChange>
          </w:rPr>
          <w:instrText>HYPERLINK \l "_Toc155112944"</w:instrText>
        </w:r>
        <w:r w:rsidRPr="00C03B2B">
          <w:rPr>
            <w:rStyle w:val="Hyperlink"/>
            <w:noProof/>
            <w:lang w:val="en-US"/>
            <w:rPrChange w:id="2595" w:author="Attila Vizhanyo" w:date="2024-01-02T18:35:00Z">
              <w:rPr>
                <w:rStyle w:val="Hyperlink"/>
                <w:noProof/>
              </w:rPr>
            </w:rPrChange>
          </w:rPr>
          <w:instrText xml:space="preserve"> </w:instrText>
        </w:r>
        <w:r w:rsidRPr="00C03B2B">
          <w:rPr>
            <w:rStyle w:val="Hyperlink"/>
            <w:noProof/>
            <w:lang w:val="en-US"/>
            <w:rPrChange w:id="2596" w:author="Attila Vizhanyo" w:date="2024-01-02T18:35:00Z">
              <w:rPr>
                <w:rStyle w:val="Hyperlink"/>
                <w:noProof/>
              </w:rPr>
            </w:rPrChange>
          </w:rPr>
        </w:r>
        <w:r w:rsidRPr="00C03B2B">
          <w:rPr>
            <w:rStyle w:val="Hyperlink"/>
            <w:noProof/>
            <w:lang w:val="en-US"/>
            <w:rPrChange w:id="2597" w:author="Attila Vizhanyo" w:date="2024-01-02T18:35:00Z">
              <w:rPr>
                <w:rStyle w:val="Hyperlink"/>
                <w:noProof/>
              </w:rPr>
            </w:rPrChange>
          </w:rPr>
          <w:fldChar w:fldCharType="separate"/>
        </w:r>
        <w:r w:rsidRPr="00C03B2B">
          <w:rPr>
            <w:rStyle w:val="Hyperlink"/>
            <w:noProof/>
            <w:lang w:val="en-US"/>
          </w:rPr>
          <w:t>Figure 15 Chaotic Chess Coin Usage Example After</w:t>
        </w:r>
        <w:r w:rsidRPr="00C03B2B">
          <w:rPr>
            <w:noProof/>
            <w:webHidden/>
            <w:lang w:val="en-US"/>
            <w:rPrChange w:id="2598" w:author="Attila Vizhanyo" w:date="2024-01-02T18:35:00Z">
              <w:rPr>
                <w:noProof/>
                <w:webHidden/>
              </w:rPr>
            </w:rPrChange>
          </w:rPr>
          <w:tab/>
        </w:r>
        <w:r w:rsidRPr="00C03B2B">
          <w:rPr>
            <w:noProof/>
            <w:webHidden/>
            <w:lang w:val="en-US"/>
            <w:rPrChange w:id="2599" w:author="Attila Vizhanyo" w:date="2024-01-02T18:35:00Z">
              <w:rPr>
                <w:noProof/>
                <w:webHidden/>
              </w:rPr>
            </w:rPrChange>
          </w:rPr>
          <w:fldChar w:fldCharType="begin"/>
        </w:r>
        <w:r w:rsidRPr="00C03B2B">
          <w:rPr>
            <w:noProof/>
            <w:webHidden/>
            <w:lang w:val="en-US"/>
            <w:rPrChange w:id="2600" w:author="Attila Vizhanyo" w:date="2024-01-02T18:35:00Z">
              <w:rPr>
                <w:noProof/>
                <w:webHidden/>
              </w:rPr>
            </w:rPrChange>
          </w:rPr>
          <w:instrText xml:space="preserve"> PAGEREF _Toc155112944 \h </w:instrText>
        </w:r>
        <w:r w:rsidRPr="00C03B2B">
          <w:rPr>
            <w:noProof/>
            <w:webHidden/>
            <w:lang w:val="en-US"/>
            <w:rPrChange w:id="2601" w:author="Attila Vizhanyo" w:date="2024-01-02T18:35:00Z">
              <w:rPr>
                <w:noProof/>
                <w:webHidden/>
              </w:rPr>
            </w:rPrChange>
          </w:rPr>
        </w:r>
      </w:ins>
      <w:r w:rsidRPr="00C03B2B">
        <w:rPr>
          <w:noProof/>
          <w:webHidden/>
          <w:lang w:val="en-US"/>
          <w:rPrChange w:id="2602" w:author="Attila Vizhanyo" w:date="2024-01-02T18:35:00Z">
            <w:rPr>
              <w:noProof/>
              <w:webHidden/>
            </w:rPr>
          </w:rPrChange>
        </w:rPr>
        <w:fldChar w:fldCharType="separate"/>
      </w:r>
      <w:ins w:id="2603" w:author="Attila Vizhanyo" w:date="2024-01-02T18:34:00Z">
        <w:r w:rsidRPr="00C03B2B">
          <w:rPr>
            <w:noProof/>
            <w:webHidden/>
            <w:lang w:val="en-US"/>
            <w:rPrChange w:id="2604" w:author="Attila Vizhanyo" w:date="2024-01-02T18:35:00Z">
              <w:rPr>
                <w:noProof/>
                <w:webHidden/>
              </w:rPr>
            </w:rPrChange>
          </w:rPr>
          <w:t>12</w:t>
        </w:r>
        <w:r w:rsidRPr="00C03B2B">
          <w:rPr>
            <w:noProof/>
            <w:webHidden/>
            <w:lang w:val="en-US"/>
            <w:rPrChange w:id="2605" w:author="Attila Vizhanyo" w:date="2024-01-02T18:35:00Z">
              <w:rPr>
                <w:noProof/>
                <w:webHidden/>
              </w:rPr>
            </w:rPrChange>
          </w:rPr>
          <w:fldChar w:fldCharType="end"/>
        </w:r>
        <w:r w:rsidRPr="00C03B2B">
          <w:rPr>
            <w:rStyle w:val="Hyperlink"/>
            <w:noProof/>
            <w:lang w:val="en-US"/>
            <w:rPrChange w:id="2606" w:author="Attila Vizhanyo" w:date="2024-01-02T18:35:00Z">
              <w:rPr>
                <w:rStyle w:val="Hyperlink"/>
                <w:noProof/>
              </w:rPr>
            </w:rPrChange>
          </w:rPr>
          <w:fldChar w:fldCharType="end"/>
        </w:r>
      </w:ins>
    </w:p>
    <w:p w14:paraId="35E28D69" w14:textId="6BFE4BDE" w:rsidR="00C03B2B" w:rsidRPr="00C03B2B" w:rsidRDefault="00C03B2B">
      <w:pPr>
        <w:pStyle w:val="TableofFigures"/>
        <w:tabs>
          <w:tab w:val="right" w:leader="dot" w:pos="9061"/>
        </w:tabs>
        <w:rPr>
          <w:ins w:id="2607" w:author="Attila Vizhanyo" w:date="2024-01-02T18:34:00Z"/>
          <w:rFonts w:asciiTheme="minorHAnsi" w:eastAsiaTheme="minorEastAsia" w:hAnsiTheme="minorHAnsi"/>
          <w:noProof/>
          <w:color w:val="auto"/>
          <w:kern w:val="2"/>
          <w:sz w:val="24"/>
          <w:szCs w:val="24"/>
          <w:lang w:val="en-US" w:eastAsia="en-GB"/>
          <w14:ligatures w14:val="standardContextual"/>
          <w:rPrChange w:id="2608" w:author="Attila Vizhanyo" w:date="2024-01-02T18:35:00Z">
            <w:rPr>
              <w:ins w:id="2609"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2610" w:author="Attila Vizhanyo" w:date="2024-01-02T18:34:00Z">
        <w:r w:rsidRPr="00C03B2B">
          <w:rPr>
            <w:rStyle w:val="Hyperlink"/>
            <w:noProof/>
            <w:lang w:val="en-US"/>
            <w:rPrChange w:id="2611" w:author="Attila Vizhanyo" w:date="2024-01-02T18:35:00Z">
              <w:rPr>
                <w:rStyle w:val="Hyperlink"/>
                <w:noProof/>
              </w:rPr>
            </w:rPrChange>
          </w:rPr>
          <w:fldChar w:fldCharType="begin"/>
        </w:r>
        <w:r w:rsidRPr="00C03B2B">
          <w:rPr>
            <w:rStyle w:val="Hyperlink"/>
            <w:noProof/>
            <w:lang w:val="en-US"/>
            <w:rPrChange w:id="2612" w:author="Attila Vizhanyo" w:date="2024-01-02T18:35:00Z">
              <w:rPr>
                <w:rStyle w:val="Hyperlink"/>
                <w:noProof/>
              </w:rPr>
            </w:rPrChange>
          </w:rPr>
          <w:instrText xml:space="preserve"> </w:instrText>
        </w:r>
        <w:r w:rsidRPr="00C03B2B">
          <w:rPr>
            <w:noProof/>
            <w:lang w:val="en-US"/>
            <w:rPrChange w:id="2613" w:author="Attila Vizhanyo" w:date="2024-01-02T18:35:00Z">
              <w:rPr>
                <w:noProof/>
              </w:rPr>
            </w:rPrChange>
          </w:rPr>
          <w:instrText>HYPERLINK \l "_Toc155112945"</w:instrText>
        </w:r>
        <w:r w:rsidRPr="00C03B2B">
          <w:rPr>
            <w:rStyle w:val="Hyperlink"/>
            <w:noProof/>
            <w:lang w:val="en-US"/>
            <w:rPrChange w:id="2614" w:author="Attila Vizhanyo" w:date="2024-01-02T18:35:00Z">
              <w:rPr>
                <w:rStyle w:val="Hyperlink"/>
                <w:noProof/>
              </w:rPr>
            </w:rPrChange>
          </w:rPr>
          <w:instrText xml:space="preserve"> </w:instrText>
        </w:r>
        <w:r w:rsidRPr="00C03B2B">
          <w:rPr>
            <w:rStyle w:val="Hyperlink"/>
            <w:noProof/>
            <w:lang w:val="en-US"/>
            <w:rPrChange w:id="2615" w:author="Attila Vizhanyo" w:date="2024-01-02T18:35:00Z">
              <w:rPr>
                <w:rStyle w:val="Hyperlink"/>
                <w:noProof/>
              </w:rPr>
            </w:rPrChange>
          </w:rPr>
        </w:r>
        <w:r w:rsidRPr="00C03B2B">
          <w:rPr>
            <w:rStyle w:val="Hyperlink"/>
            <w:noProof/>
            <w:lang w:val="en-US"/>
            <w:rPrChange w:id="2616" w:author="Attila Vizhanyo" w:date="2024-01-02T18:35:00Z">
              <w:rPr>
                <w:rStyle w:val="Hyperlink"/>
                <w:noProof/>
              </w:rPr>
            </w:rPrChange>
          </w:rPr>
          <w:fldChar w:fldCharType="separate"/>
        </w:r>
        <w:r w:rsidRPr="00C03B2B">
          <w:rPr>
            <w:rStyle w:val="Hyperlink"/>
            <w:noProof/>
            <w:lang w:val="en-US"/>
          </w:rPr>
          <w:t>Figure 16 Chaotic Chess Bomb Usage Example Prior</w:t>
        </w:r>
        <w:r w:rsidRPr="00C03B2B">
          <w:rPr>
            <w:noProof/>
            <w:webHidden/>
            <w:lang w:val="en-US"/>
            <w:rPrChange w:id="2617" w:author="Attila Vizhanyo" w:date="2024-01-02T18:35:00Z">
              <w:rPr>
                <w:noProof/>
                <w:webHidden/>
              </w:rPr>
            </w:rPrChange>
          </w:rPr>
          <w:tab/>
        </w:r>
        <w:r w:rsidRPr="00C03B2B">
          <w:rPr>
            <w:noProof/>
            <w:webHidden/>
            <w:lang w:val="en-US"/>
            <w:rPrChange w:id="2618" w:author="Attila Vizhanyo" w:date="2024-01-02T18:35:00Z">
              <w:rPr>
                <w:noProof/>
                <w:webHidden/>
              </w:rPr>
            </w:rPrChange>
          </w:rPr>
          <w:fldChar w:fldCharType="begin"/>
        </w:r>
        <w:r w:rsidRPr="00C03B2B">
          <w:rPr>
            <w:noProof/>
            <w:webHidden/>
            <w:lang w:val="en-US"/>
            <w:rPrChange w:id="2619" w:author="Attila Vizhanyo" w:date="2024-01-02T18:35:00Z">
              <w:rPr>
                <w:noProof/>
                <w:webHidden/>
              </w:rPr>
            </w:rPrChange>
          </w:rPr>
          <w:instrText xml:space="preserve"> PAGEREF _Toc155112945 \h </w:instrText>
        </w:r>
        <w:r w:rsidRPr="00C03B2B">
          <w:rPr>
            <w:noProof/>
            <w:webHidden/>
            <w:lang w:val="en-US"/>
            <w:rPrChange w:id="2620" w:author="Attila Vizhanyo" w:date="2024-01-02T18:35:00Z">
              <w:rPr>
                <w:noProof/>
                <w:webHidden/>
              </w:rPr>
            </w:rPrChange>
          </w:rPr>
        </w:r>
      </w:ins>
      <w:r w:rsidRPr="00C03B2B">
        <w:rPr>
          <w:noProof/>
          <w:webHidden/>
          <w:lang w:val="en-US"/>
          <w:rPrChange w:id="2621" w:author="Attila Vizhanyo" w:date="2024-01-02T18:35:00Z">
            <w:rPr>
              <w:noProof/>
              <w:webHidden/>
            </w:rPr>
          </w:rPrChange>
        </w:rPr>
        <w:fldChar w:fldCharType="separate"/>
      </w:r>
      <w:ins w:id="2622" w:author="Attila Vizhanyo" w:date="2024-01-02T18:34:00Z">
        <w:r w:rsidRPr="00C03B2B">
          <w:rPr>
            <w:noProof/>
            <w:webHidden/>
            <w:lang w:val="en-US"/>
            <w:rPrChange w:id="2623" w:author="Attila Vizhanyo" w:date="2024-01-02T18:35:00Z">
              <w:rPr>
                <w:noProof/>
                <w:webHidden/>
              </w:rPr>
            </w:rPrChange>
          </w:rPr>
          <w:t>12</w:t>
        </w:r>
        <w:r w:rsidRPr="00C03B2B">
          <w:rPr>
            <w:noProof/>
            <w:webHidden/>
            <w:lang w:val="en-US"/>
            <w:rPrChange w:id="2624" w:author="Attila Vizhanyo" w:date="2024-01-02T18:35:00Z">
              <w:rPr>
                <w:noProof/>
                <w:webHidden/>
              </w:rPr>
            </w:rPrChange>
          </w:rPr>
          <w:fldChar w:fldCharType="end"/>
        </w:r>
        <w:r w:rsidRPr="00C03B2B">
          <w:rPr>
            <w:rStyle w:val="Hyperlink"/>
            <w:noProof/>
            <w:lang w:val="en-US"/>
            <w:rPrChange w:id="2625" w:author="Attila Vizhanyo" w:date="2024-01-02T18:35:00Z">
              <w:rPr>
                <w:rStyle w:val="Hyperlink"/>
                <w:noProof/>
              </w:rPr>
            </w:rPrChange>
          </w:rPr>
          <w:fldChar w:fldCharType="end"/>
        </w:r>
      </w:ins>
    </w:p>
    <w:p w14:paraId="4F57BE46" w14:textId="76E6BFB6" w:rsidR="00C03B2B" w:rsidRPr="00C03B2B" w:rsidRDefault="00C03B2B">
      <w:pPr>
        <w:pStyle w:val="TableofFigures"/>
        <w:tabs>
          <w:tab w:val="right" w:leader="dot" w:pos="9061"/>
        </w:tabs>
        <w:rPr>
          <w:ins w:id="2626" w:author="Attila Vizhanyo" w:date="2024-01-02T18:34:00Z"/>
          <w:rFonts w:asciiTheme="minorHAnsi" w:eastAsiaTheme="minorEastAsia" w:hAnsiTheme="minorHAnsi"/>
          <w:noProof/>
          <w:color w:val="auto"/>
          <w:kern w:val="2"/>
          <w:sz w:val="24"/>
          <w:szCs w:val="24"/>
          <w:lang w:val="en-US" w:eastAsia="en-GB"/>
          <w14:ligatures w14:val="standardContextual"/>
          <w:rPrChange w:id="2627" w:author="Attila Vizhanyo" w:date="2024-01-02T18:35:00Z">
            <w:rPr>
              <w:ins w:id="2628"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2629" w:author="Attila Vizhanyo" w:date="2024-01-02T18:34:00Z">
        <w:r w:rsidRPr="00C03B2B">
          <w:rPr>
            <w:rStyle w:val="Hyperlink"/>
            <w:noProof/>
            <w:lang w:val="en-US"/>
            <w:rPrChange w:id="2630" w:author="Attila Vizhanyo" w:date="2024-01-02T18:35:00Z">
              <w:rPr>
                <w:rStyle w:val="Hyperlink"/>
                <w:noProof/>
              </w:rPr>
            </w:rPrChange>
          </w:rPr>
          <w:fldChar w:fldCharType="begin"/>
        </w:r>
        <w:r w:rsidRPr="00C03B2B">
          <w:rPr>
            <w:rStyle w:val="Hyperlink"/>
            <w:noProof/>
            <w:lang w:val="en-US"/>
            <w:rPrChange w:id="2631" w:author="Attila Vizhanyo" w:date="2024-01-02T18:35:00Z">
              <w:rPr>
                <w:rStyle w:val="Hyperlink"/>
                <w:noProof/>
              </w:rPr>
            </w:rPrChange>
          </w:rPr>
          <w:instrText xml:space="preserve"> </w:instrText>
        </w:r>
        <w:r w:rsidRPr="00C03B2B">
          <w:rPr>
            <w:noProof/>
            <w:lang w:val="en-US"/>
            <w:rPrChange w:id="2632" w:author="Attila Vizhanyo" w:date="2024-01-02T18:35:00Z">
              <w:rPr>
                <w:noProof/>
              </w:rPr>
            </w:rPrChange>
          </w:rPr>
          <w:instrText>HYPERLINK \l "_Toc155112946"</w:instrText>
        </w:r>
        <w:r w:rsidRPr="00C03B2B">
          <w:rPr>
            <w:rStyle w:val="Hyperlink"/>
            <w:noProof/>
            <w:lang w:val="en-US"/>
            <w:rPrChange w:id="2633" w:author="Attila Vizhanyo" w:date="2024-01-02T18:35:00Z">
              <w:rPr>
                <w:rStyle w:val="Hyperlink"/>
                <w:noProof/>
              </w:rPr>
            </w:rPrChange>
          </w:rPr>
          <w:instrText xml:space="preserve"> </w:instrText>
        </w:r>
        <w:r w:rsidRPr="00C03B2B">
          <w:rPr>
            <w:rStyle w:val="Hyperlink"/>
            <w:noProof/>
            <w:lang w:val="en-US"/>
            <w:rPrChange w:id="2634" w:author="Attila Vizhanyo" w:date="2024-01-02T18:35:00Z">
              <w:rPr>
                <w:rStyle w:val="Hyperlink"/>
                <w:noProof/>
              </w:rPr>
            </w:rPrChange>
          </w:rPr>
        </w:r>
        <w:r w:rsidRPr="00C03B2B">
          <w:rPr>
            <w:rStyle w:val="Hyperlink"/>
            <w:noProof/>
            <w:lang w:val="en-US"/>
            <w:rPrChange w:id="2635" w:author="Attila Vizhanyo" w:date="2024-01-02T18:35:00Z">
              <w:rPr>
                <w:rStyle w:val="Hyperlink"/>
                <w:noProof/>
              </w:rPr>
            </w:rPrChange>
          </w:rPr>
          <w:fldChar w:fldCharType="separate"/>
        </w:r>
        <w:r w:rsidRPr="00C03B2B">
          <w:rPr>
            <w:rStyle w:val="Hyperlink"/>
            <w:noProof/>
            <w:lang w:val="en-US"/>
          </w:rPr>
          <w:t>Figure 17 Chaotic Chess Bomb Usage Example After</w:t>
        </w:r>
        <w:r w:rsidRPr="00C03B2B">
          <w:rPr>
            <w:noProof/>
            <w:webHidden/>
            <w:lang w:val="en-US"/>
            <w:rPrChange w:id="2636" w:author="Attila Vizhanyo" w:date="2024-01-02T18:35:00Z">
              <w:rPr>
                <w:noProof/>
                <w:webHidden/>
              </w:rPr>
            </w:rPrChange>
          </w:rPr>
          <w:tab/>
        </w:r>
        <w:r w:rsidRPr="00C03B2B">
          <w:rPr>
            <w:noProof/>
            <w:webHidden/>
            <w:lang w:val="en-US"/>
            <w:rPrChange w:id="2637" w:author="Attila Vizhanyo" w:date="2024-01-02T18:35:00Z">
              <w:rPr>
                <w:noProof/>
                <w:webHidden/>
              </w:rPr>
            </w:rPrChange>
          </w:rPr>
          <w:fldChar w:fldCharType="begin"/>
        </w:r>
        <w:r w:rsidRPr="00C03B2B">
          <w:rPr>
            <w:noProof/>
            <w:webHidden/>
            <w:lang w:val="en-US"/>
            <w:rPrChange w:id="2638" w:author="Attila Vizhanyo" w:date="2024-01-02T18:35:00Z">
              <w:rPr>
                <w:noProof/>
                <w:webHidden/>
              </w:rPr>
            </w:rPrChange>
          </w:rPr>
          <w:instrText xml:space="preserve"> PAGEREF _Toc155112946 \h </w:instrText>
        </w:r>
        <w:r w:rsidRPr="00C03B2B">
          <w:rPr>
            <w:noProof/>
            <w:webHidden/>
            <w:lang w:val="en-US"/>
            <w:rPrChange w:id="2639" w:author="Attila Vizhanyo" w:date="2024-01-02T18:35:00Z">
              <w:rPr>
                <w:noProof/>
                <w:webHidden/>
              </w:rPr>
            </w:rPrChange>
          </w:rPr>
        </w:r>
      </w:ins>
      <w:r w:rsidRPr="00C03B2B">
        <w:rPr>
          <w:noProof/>
          <w:webHidden/>
          <w:lang w:val="en-US"/>
          <w:rPrChange w:id="2640" w:author="Attila Vizhanyo" w:date="2024-01-02T18:35:00Z">
            <w:rPr>
              <w:noProof/>
              <w:webHidden/>
            </w:rPr>
          </w:rPrChange>
        </w:rPr>
        <w:fldChar w:fldCharType="separate"/>
      </w:r>
      <w:ins w:id="2641" w:author="Attila Vizhanyo" w:date="2024-01-02T18:34:00Z">
        <w:r w:rsidRPr="00C03B2B">
          <w:rPr>
            <w:noProof/>
            <w:webHidden/>
            <w:lang w:val="en-US"/>
            <w:rPrChange w:id="2642" w:author="Attila Vizhanyo" w:date="2024-01-02T18:35:00Z">
              <w:rPr>
                <w:noProof/>
                <w:webHidden/>
              </w:rPr>
            </w:rPrChange>
          </w:rPr>
          <w:t>13</w:t>
        </w:r>
        <w:r w:rsidRPr="00C03B2B">
          <w:rPr>
            <w:noProof/>
            <w:webHidden/>
            <w:lang w:val="en-US"/>
            <w:rPrChange w:id="2643" w:author="Attila Vizhanyo" w:date="2024-01-02T18:35:00Z">
              <w:rPr>
                <w:noProof/>
                <w:webHidden/>
              </w:rPr>
            </w:rPrChange>
          </w:rPr>
          <w:fldChar w:fldCharType="end"/>
        </w:r>
        <w:r w:rsidRPr="00C03B2B">
          <w:rPr>
            <w:rStyle w:val="Hyperlink"/>
            <w:noProof/>
            <w:lang w:val="en-US"/>
            <w:rPrChange w:id="2644" w:author="Attila Vizhanyo" w:date="2024-01-02T18:35:00Z">
              <w:rPr>
                <w:rStyle w:val="Hyperlink"/>
                <w:noProof/>
              </w:rPr>
            </w:rPrChange>
          </w:rPr>
          <w:fldChar w:fldCharType="end"/>
        </w:r>
      </w:ins>
    </w:p>
    <w:p w14:paraId="742B680E" w14:textId="29A1E129" w:rsidR="00C03B2B" w:rsidRPr="00C03B2B" w:rsidRDefault="00C03B2B">
      <w:pPr>
        <w:pStyle w:val="TableofFigures"/>
        <w:tabs>
          <w:tab w:val="right" w:leader="dot" w:pos="9061"/>
        </w:tabs>
        <w:rPr>
          <w:ins w:id="2645" w:author="Attila Vizhanyo" w:date="2024-01-02T18:34:00Z"/>
          <w:rFonts w:asciiTheme="minorHAnsi" w:eastAsiaTheme="minorEastAsia" w:hAnsiTheme="minorHAnsi"/>
          <w:noProof/>
          <w:color w:val="auto"/>
          <w:kern w:val="2"/>
          <w:sz w:val="24"/>
          <w:szCs w:val="24"/>
          <w:lang w:val="en-US" w:eastAsia="en-GB"/>
          <w14:ligatures w14:val="standardContextual"/>
          <w:rPrChange w:id="2646" w:author="Attila Vizhanyo" w:date="2024-01-02T18:35:00Z">
            <w:rPr>
              <w:ins w:id="2647"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2648" w:author="Attila Vizhanyo" w:date="2024-01-02T18:34:00Z">
        <w:r w:rsidRPr="00C03B2B">
          <w:rPr>
            <w:rStyle w:val="Hyperlink"/>
            <w:noProof/>
            <w:lang w:val="en-US"/>
            <w:rPrChange w:id="2649" w:author="Attila Vizhanyo" w:date="2024-01-02T18:35:00Z">
              <w:rPr>
                <w:rStyle w:val="Hyperlink"/>
                <w:noProof/>
              </w:rPr>
            </w:rPrChange>
          </w:rPr>
          <w:fldChar w:fldCharType="begin"/>
        </w:r>
        <w:r w:rsidRPr="00C03B2B">
          <w:rPr>
            <w:rStyle w:val="Hyperlink"/>
            <w:noProof/>
            <w:lang w:val="en-US"/>
            <w:rPrChange w:id="2650" w:author="Attila Vizhanyo" w:date="2024-01-02T18:35:00Z">
              <w:rPr>
                <w:rStyle w:val="Hyperlink"/>
                <w:noProof/>
              </w:rPr>
            </w:rPrChange>
          </w:rPr>
          <w:instrText xml:space="preserve"> </w:instrText>
        </w:r>
        <w:r w:rsidRPr="00C03B2B">
          <w:rPr>
            <w:noProof/>
            <w:lang w:val="en-US"/>
            <w:rPrChange w:id="2651" w:author="Attila Vizhanyo" w:date="2024-01-02T18:35:00Z">
              <w:rPr>
                <w:noProof/>
              </w:rPr>
            </w:rPrChange>
          </w:rPr>
          <w:instrText>HYPERLINK \l "_Toc155112947"</w:instrText>
        </w:r>
        <w:r w:rsidRPr="00C03B2B">
          <w:rPr>
            <w:rStyle w:val="Hyperlink"/>
            <w:noProof/>
            <w:lang w:val="en-US"/>
            <w:rPrChange w:id="2652" w:author="Attila Vizhanyo" w:date="2024-01-02T18:35:00Z">
              <w:rPr>
                <w:rStyle w:val="Hyperlink"/>
                <w:noProof/>
              </w:rPr>
            </w:rPrChange>
          </w:rPr>
          <w:instrText xml:space="preserve"> </w:instrText>
        </w:r>
        <w:r w:rsidRPr="00C03B2B">
          <w:rPr>
            <w:rStyle w:val="Hyperlink"/>
            <w:noProof/>
            <w:lang w:val="en-US"/>
            <w:rPrChange w:id="2653" w:author="Attila Vizhanyo" w:date="2024-01-02T18:35:00Z">
              <w:rPr>
                <w:rStyle w:val="Hyperlink"/>
                <w:noProof/>
              </w:rPr>
            </w:rPrChange>
          </w:rPr>
        </w:r>
        <w:r w:rsidRPr="00C03B2B">
          <w:rPr>
            <w:rStyle w:val="Hyperlink"/>
            <w:noProof/>
            <w:lang w:val="en-US"/>
            <w:rPrChange w:id="2654" w:author="Attila Vizhanyo" w:date="2024-01-02T18:35:00Z">
              <w:rPr>
                <w:rStyle w:val="Hyperlink"/>
                <w:noProof/>
              </w:rPr>
            </w:rPrChange>
          </w:rPr>
          <w:fldChar w:fldCharType="separate"/>
        </w:r>
        <w:r w:rsidRPr="00C03B2B">
          <w:rPr>
            <w:rStyle w:val="Hyperlink"/>
            <w:noProof/>
            <w:lang w:val="en-US"/>
          </w:rPr>
          <w:t>Figure 18 Chaotic Chess Modules</w:t>
        </w:r>
        <w:r w:rsidRPr="00C03B2B">
          <w:rPr>
            <w:noProof/>
            <w:webHidden/>
            <w:lang w:val="en-US"/>
            <w:rPrChange w:id="2655" w:author="Attila Vizhanyo" w:date="2024-01-02T18:35:00Z">
              <w:rPr>
                <w:noProof/>
                <w:webHidden/>
              </w:rPr>
            </w:rPrChange>
          </w:rPr>
          <w:tab/>
        </w:r>
        <w:r w:rsidRPr="00C03B2B">
          <w:rPr>
            <w:noProof/>
            <w:webHidden/>
            <w:lang w:val="en-US"/>
            <w:rPrChange w:id="2656" w:author="Attila Vizhanyo" w:date="2024-01-02T18:35:00Z">
              <w:rPr>
                <w:noProof/>
                <w:webHidden/>
              </w:rPr>
            </w:rPrChange>
          </w:rPr>
          <w:fldChar w:fldCharType="begin"/>
        </w:r>
        <w:r w:rsidRPr="00C03B2B">
          <w:rPr>
            <w:noProof/>
            <w:webHidden/>
            <w:lang w:val="en-US"/>
            <w:rPrChange w:id="2657" w:author="Attila Vizhanyo" w:date="2024-01-02T18:35:00Z">
              <w:rPr>
                <w:noProof/>
                <w:webHidden/>
              </w:rPr>
            </w:rPrChange>
          </w:rPr>
          <w:instrText xml:space="preserve"> PAGEREF _Toc155112947 \h </w:instrText>
        </w:r>
        <w:r w:rsidRPr="00C03B2B">
          <w:rPr>
            <w:noProof/>
            <w:webHidden/>
            <w:lang w:val="en-US"/>
            <w:rPrChange w:id="2658" w:author="Attila Vizhanyo" w:date="2024-01-02T18:35:00Z">
              <w:rPr>
                <w:noProof/>
                <w:webHidden/>
              </w:rPr>
            </w:rPrChange>
          </w:rPr>
        </w:r>
      </w:ins>
      <w:r w:rsidRPr="00C03B2B">
        <w:rPr>
          <w:noProof/>
          <w:webHidden/>
          <w:lang w:val="en-US"/>
          <w:rPrChange w:id="2659" w:author="Attila Vizhanyo" w:date="2024-01-02T18:35:00Z">
            <w:rPr>
              <w:noProof/>
              <w:webHidden/>
            </w:rPr>
          </w:rPrChange>
        </w:rPr>
        <w:fldChar w:fldCharType="separate"/>
      </w:r>
      <w:ins w:id="2660" w:author="Attila Vizhanyo" w:date="2024-01-02T18:34:00Z">
        <w:r w:rsidRPr="00C03B2B">
          <w:rPr>
            <w:noProof/>
            <w:webHidden/>
            <w:lang w:val="en-US"/>
            <w:rPrChange w:id="2661" w:author="Attila Vizhanyo" w:date="2024-01-02T18:35:00Z">
              <w:rPr>
                <w:noProof/>
                <w:webHidden/>
              </w:rPr>
            </w:rPrChange>
          </w:rPr>
          <w:t>13</w:t>
        </w:r>
        <w:r w:rsidRPr="00C03B2B">
          <w:rPr>
            <w:noProof/>
            <w:webHidden/>
            <w:lang w:val="en-US"/>
            <w:rPrChange w:id="2662" w:author="Attila Vizhanyo" w:date="2024-01-02T18:35:00Z">
              <w:rPr>
                <w:noProof/>
                <w:webHidden/>
              </w:rPr>
            </w:rPrChange>
          </w:rPr>
          <w:fldChar w:fldCharType="end"/>
        </w:r>
        <w:r w:rsidRPr="00C03B2B">
          <w:rPr>
            <w:rStyle w:val="Hyperlink"/>
            <w:noProof/>
            <w:lang w:val="en-US"/>
            <w:rPrChange w:id="2663" w:author="Attila Vizhanyo" w:date="2024-01-02T18:35:00Z">
              <w:rPr>
                <w:rStyle w:val="Hyperlink"/>
                <w:noProof/>
              </w:rPr>
            </w:rPrChange>
          </w:rPr>
          <w:fldChar w:fldCharType="end"/>
        </w:r>
      </w:ins>
    </w:p>
    <w:p w14:paraId="4043DF1E" w14:textId="09FEBF98" w:rsidR="00C03B2B" w:rsidRPr="00C03B2B" w:rsidRDefault="00C03B2B">
      <w:pPr>
        <w:pStyle w:val="TableofFigures"/>
        <w:tabs>
          <w:tab w:val="right" w:leader="dot" w:pos="9061"/>
        </w:tabs>
        <w:rPr>
          <w:ins w:id="2664" w:author="Attila Vizhanyo" w:date="2024-01-02T18:34:00Z"/>
          <w:rFonts w:asciiTheme="minorHAnsi" w:eastAsiaTheme="minorEastAsia" w:hAnsiTheme="minorHAnsi"/>
          <w:noProof/>
          <w:color w:val="auto"/>
          <w:kern w:val="2"/>
          <w:sz w:val="24"/>
          <w:szCs w:val="24"/>
          <w:lang w:val="en-US" w:eastAsia="en-GB"/>
          <w14:ligatures w14:val="standardContextual"/>
          <w:rPrChange w:id="2665" w:author="Attila Vizhanyo" w:date="2024-01-02T18:35:00Z">
            <w:rPr>
              <w:ins w:id="2666"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2667" w:author="Attila Vizhanyo" w:date="2024-01-02T18:34:00Z">
        <w:r w:rsidRPr="00C03B2B">
          <w:rPr>
            <w:rStyle w:val="Hyperlink"/>
            <w:noProof/>
            <w:lang w:val="en-US"/>
            <w:rPrChange w:id="2668" w:author="Attila Vizhanyo" w:date="2024-01-02T18:35:00Z">
              <w:rPr>
                <w:rStyle w:val="Hyperlink"/>
                <w:noProof/>
              </w:rPr>
            </w:rPrChange>
          </w:rPr>
          <w:fldChar w:fldCharType="begin"/>
        </w:r>
        <w:r w:rsidRPr="00C03B2B">
          <w:rPr>
            <w:rStyle w:val="Hyperlink"/>
            <w:noProof/>
            <w:lang w:val="en-US"/>
            <w:rPrChange w:id="2669" w:author="Attila Vizhanyo" w:date="2024-01-02T18:35:00Z">
              <w:rPr>
                <w:rStyle w:val="Hyperlink"/>
                <w:noProof/>
              </w:rPr>
            </w:rPrChange>
          </w:rPr>
          <w:instrText xml:space="preserve"> </w:instrText>
        </w:r>
        <w:r w:rsidRPr="00C03B2B">
          <w:rPr>
            <w:noProof/>
            <w:lang w:val="en-US"/>
            <w:rPrChange w:id="2670" w:author="Attila Vizhanyo" w:date="2024-01-02T18:35:00Z">
              <w:rPr>
                <w:noProof/>
              </w:rPr>
            </w:rPrChange>
          </w:rPr>
          <w:instrText>HYPERLINK \l "_Toc155112948"</w:instrText>
        </w:r>
        <w:r w:rsidRPr="00C03B2B">
          <w:rPr>
            <w:rStyle w:val="Hyperlink"/>
            <w:noProof/>
            <w:lang w:val="en-US"/>
            <w:rPrChange w:id="2671" w:author="Attila Vizhanyo" w:date="2024-01-02T18:35:00Z">
              <w:rPr>
                <w:rStyle w:val="Hyperlink"/>
                <w:noProof/>
              </w:rPr>
            </w:rPrChange>
          </w:rPr>
          <w:instrText xml:space="preserve"> </w:instrText>
        </w:r>
        <w:r w:rsidRPr="00C03B2B">
          <w:rPr>
            <w:rStyle w:val="Hyperlink"/>
            <w:noProof/>
            <w:lang w:val="en-US"/>
            <w:rPrChange w:id="2672" w:author="Attila Vizhanyo" w:date="2024-01-02T18:35:00Z">
              <w:rPr>
                <w:rStyle w:val="Hyperlink"/>
                <w:noProof/>
              </w:rPr>
            </w:rPrChange>
          </w:rPr>
        </w:r>
        <w:r w:rsidRPr="00C03B2B">
          <w:rPr>
            <w:rStyle w:val="Hyperlink"/>
            <w:noProof/>
            <w:lang w:val="en-US"/>
            <w:rPrChange w:id="2673" w:author="Attila Vizhanyo" w:date="2024-01-02T18:35:00Z">
              <w:rPr>
                <w:rStyle w:val="Hyperlink"/>
                <w:noProof/>
              </w:rPr>
            </w:rPrChange>
          </w:rPr>
          <w:fldChar w:fldCharType="separate"/>
        </w:r>
        <w:r w:rsidRPr="00C03B2B">
          <w:rPr>
            <w:rStyle w:val="Hyperlink"/>
            <w:noProof/>
            <w:lang w:val="en-US"/>
            <w:rPrChange w:id="2674" w:author="Attila Vizhanyo" w:date="2024-01-02T18:35:00Z">
              <w:rPr>
                <w:rStyle w:val="Hyperlink"/>
                <w:noProof/>
              </w:rPr>
            </w:rPrChange>
          </w:rPr>
          <w:t>Figure 19 Barrier Unicode \U0001F5D9</w:t>
        </w:r>
        <w:r w:rsidRPr="00C03B2B">
          <w:rPr>
            <w:noProof/>
            <w:webHidden/>
            <w:lang w:val="en-US"/>
            <w:rPrChange w:id="2675" w:author="Attila Vizhanyo" w:date="2024-01-02T18:35:00Z">
              <w:rPr>
                <w:noProof/>
                <w:webHidden/>
              </w:rPr>
            </w:rPrChange>
          </w:rPr>
          <w:tab/>
        </w:r>
        <w:r w:rsidRPr="00C03B2B">
          <w:rPr>
            <w:noProof/>
            <w:webHidden/>
            <w:lang w:val="en-US"/>
            <w:rPrChange w:id="2676" w:author="Attila Vizhanyo" w:date="2024-01-02T18:35:00Z">
              <w:rPr>
                <w:noProof/>
                <w:webHidden/>
              </w:rPr>
            </w:rPrChange>
          </w:rPr>
          <w:fldChar w:fldCharType="begin"/>
        </w:r>
        <w:r w:rsidRPr="00C03B2B">
          <w:rPr>
            <w:noProof/>
            <w:webHidden/>
            <w:lang w:val="en-US"/>
            <w:rPrChange w:id="2677" w:author="Attila Vizhanyo" w:date="2024-01-02T18:35:00Z">
              <w:rPr>
                <w:noProof/>
                <w:webHidden/>
              </w:rPr>
            </w:rPrChange>
          </w:rPr>
          <w:instrText xml:space="preserve"> PAGEREF _Toc155112948 \h </w:instrText>
        </w:r>
        <w:r w:rsidRPr="00C03B2B">
          <w:rPr>
            <w:noProof/>
            <w:webHidden/>
            <w:lang w:val="en-US"/>
            <w:rPrChange w:id="2678" w:author="Attila Vizhanyo" w:date="2024-01-02T18:35:00Z">
              <w:rPr>
                <w:noProof/>
                <w:webHidden/>
              </w:rPr>
            </w:rPrChange>
          </w:rPr>
        </w:r>
      </w:ins>
      <w:r w:rsidRPr="00C03B2B">
        <w:rPr>
          <w:noProof/>
          <w:webHidden/>
          <w:lang w:val="en-US"/>
          <w:rPrChange w:id="2679" w:author="Attila Vizhanyo" w:date="2024-01-02T18:35:00Z">
            <w:rPr>
              <w:noProof/>
              <w:webHidden/>
            </w:rPr>
          </w:rPrChange>
        </w:rPr>
        <w:fldChar w:fldCharType="separate"/>
      </w:r>
      <w:ins w:id="2680" w:author="Attila Vizhanyo" w:date="2024-01-02T18:34:00Z">
        <w:r w:rsidRPr="00C03B2B">
          <w:rPr>
            <w:noProof/>
            <w:webHidden/>
            <w:lang w:val="en-US"/>
            <w:rPrChange w:id="2681" w:author="Attila Vizhanyo" w:date="2024-01-02T18:35:00Z">
              <w:rPr>
                <w:noProof/>
                <w:webHidden/>
              </w:rPr>
            </w:rPrChange>
          </w:rPr>
          <w:t>15</w:t>
        </w:r>
        <w:r w:rsidRPr="00C03B2B">
          <w:rPr>
            <w:noProof/>
            <w:webHidden/>
            <w:lang w:val="en-US"/>
            <w:rPrChange w:id="2682" w:author="Attila Vizhanyo" w:date="2024-01-02T18:35:00Z">
              <w:rPr>
                <w:noProof/>
                <w:webHidden/>
              </w:rPr>
            </w:rPrChange>
          </w:rPr>
          <w:fldChar w:fldCharType="end"/>
        </w:r>
        <w:r w:rsidRPr="00C03B2B">
          <w:rPr>
            <w:rStyle w:val="Hyperlink"/>
            <w:noProof/>
            <w:lang w:val="en-US"/>
            <w:rPrChange w:id="2683" w:author="Attila Vizhanyo" w:date="2024-01-02T18:35:00Z">
              <w:rPr>
                <w:rStyle w:val="Hyperlink"/>
                <w:noProof/>
              </w:rPr>
            </w:rPrChange>
          </w:rPr>
          <w:fldChar w:fldCharType="end"/>
        </w:r>
      </w:ins>
    </w:p>
    <w:p w14:paraId="06D3494F" w14:textId="4DA7D338" w:rsidR="00C03B2B" w:rsidRPr="00C03B2B" w:rsidRDefault="00C03B2B">
      <w:pPr>
        <w:pStyle w:val="TableofFigures"/>
        <w:tabs>
          <w:tab w:val="right" w:leader="dot" w:pos="9061"/>
        </w:tabs>
        <w:rPr>
          <w:ins w:id="2684" w:author="Attila Vizhanyo" w:date="2024-01-02T18:34:00Z"/>
          <w:rFonts w:asciiTheme="minorHAnsi" w:eastAsiaTheme="minorEastAsia" w:hAnsiTheme="minorHAnsi"/>
          <w:noProof/>
          <w:color w:val="auto"/>
          <w:kern w:val="2"/>
          <w:sz w:val="24"/>
          <w:szCs w:val="24"/>
          <w:lang w:val="en-US" w:eastAsia="en-GB"/>
          <w14:ligatures w14:val="standardContextual"/>
          <w:rPrChange w:id="2685" w:author="Attila Vizhanyo" w:date="2024-01-02T18:35:00Z">
            <w:rPr>
              <w:ins w:id="2686"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2687" w:author="Attila Vizhanyo" w:date="2024-01-02T18:34:00Z">
        <w:r w:rsidRPr="00C03B2B">
          <w:rPr>
            <w:rStyle w:val="Hyperlink"/>
            <w:noProof/>
            <w:lang w:val="en-US"/>
            <w:rPrChange w:id="2688" w:author="Attila Vizhanyo" w:date="2024-01-02T18:35:00Z">
              <w:rPr>
                <w:rStyle w:val="Hyperlink"/>
                <w:noProof/>
              </w:rPr>
            </w:rPrChange>
          </w:rPr>
          <w:fldChar w:fldCharType="begin"/>
        </w:r>
        <w:r w:rsidRPr="00C03B2B">
          <w:rPr>
            <w:rStyle w:val="Hyperlink"/>
            <w:noProof/>
            <w:lang w:val="en-US"/>
            <w:rPrChange w:id="2689" w:author="Attila Vizhanyo" w:date="2024-01-02T18:35:00Z">
              <w:rPr>
                <w:rStyle w:val="Hyperlink"/>
                <w:noProof/>
              </w:rPr>
            </w:rPrChange>
          </w:rPr>
          <w:instrText xml:space="preserve"> </w:instrText>
        </w:r>
        <w:r w:rsidRPr="00C03B2B">
          <w:rPr>
            <w:noProof/>
            <w:lang w:val="en-US"/>
            <w:rPrChange w:id="2690" w:author="Attila Vizhanyo" w:date="2024-01-02T18:35:00Z">
              <w:rPr>
                <w:noProof/>
              </w:rPr>
            </w:rPrChange>
          </w:rPr>
          <w:instrText>HYPERLINK \l "_Toc155112949"</w:instrText>
        </w:r>
        <w:r w:rsidRPr="00C03B2B">
          <w:rPr>
            <w:rStyle w:val="Hyperlink"/>
            <w:noProof/>
            <w:lang w:val="en-US"/>
            <w:rPrChange w:id="2691" w:author="Attila Vizhanyo" w:date="2024-01-02T18:35:00Z">
              <w:rPr>
                <w:rStyle w:val="Hyperlink"/>
                <w:noProof/>
              </w:rPr>
            </w:rPrChange>
          </w:rPr>
          <w:instrText xml:space="preserve"> </w:instrText>
        </w:r>
        <w:r w:rsidRPr="00C03B2B">
          <w:rPr>
            <w:rStyle w:val="Hyperlink"/>
            <w:noProof/>
            <w:lang w:val="en-US"/>
            <w:rPrChange w:id="2692" w:author="Attila Vizhanyo" w:date="2024-01-02T18:35:00Z">
              <w:rPr>
                <w:rStyle w:val="Hyperlink"/>
                <w:noProof/>
              </w:rPr>
            </w:rPrChange>
          </w:rPr>
        </w:r>
        <w:r w:rsidRPr="00C03B2B">
          <w:rPr>
            <w:rStyle w:val="Hyperlink"/>
            <w:noProof/>
            <w:lang w:val="en-US"/>
            <w:rPrChange w:id="2693" w:author="Attila Vizhanyo" w:date="2024-01-02T18:35:00Z">
              <w:rPr>
                <w:rStyle w:val="Hyperlink"/>
                <w:noProof/>
              </w:rPr>
            </w:rPrChange>
          </w:rPr>
          <w:fldChar w:fldCharType="separate"/>
        </w:r>
        <w:r w:rsidRPr="00C03B2B">
          <w:rPr>
            <w:rStyle w:val="Hyperlink"/>
            <w:noProof/>
            <w:lang w:val="en-US"/>
            <w:rPrChange w:id="2694" w:author="Attila Vizhanyo" w:date="2024-01-02T18:35:00Z">
              <w:rPr>
                <w:rStyle w:val="Hyperlink"/>
                <w:noProof/>
              </w:rPr>
            </w:rPrChange>
          </w:rPr>
          <w:t>Figure 20 Shield Unicode \U0001F6E1</w:t>
        </w:r>
        <w:r w:rsidRPr="00C03B2B">
          <w:rPr>
            <w:noProof/>
            <w:webHidden/>
            <w:lang w:val="en-US"/>
            <w:rPrChange w:id="2695" w:author="Attila Vizhanyo" w:date="2024-01-02T18:35:00Z">
              <w:rPr>
                <w:noProof/>
                <w:webHidden/>
              </w:rPr>
            </w:rPrChange>
          </w:rPr>
          <w:tab/>
        </w:r>
        <w:r w:rsidRPr="00C03B2B">
          <w:rPr>
            <w:noProof/>
            <w:webHidden/>
            <w:lang w:val="en-US"/>
            <w:rPrChange w:id="2696" w:author="Attila Vizhanyo" w:date="2024-01-02T18:35:00Z">
              <w:rPr>
                <w:noProof/>
                <w:webHidden/>
              </w:rPr>
            </w:rPrChange>
          </w:rPr>
          <w:fldChar w:fldCharType="begin"/>
        </w:r>
        <w:r w:rsidRPr="00C03B2B">
          <w:rPr>
            <w:noProof/>
            <w:webHidden/>
            <w:lang w:val="en-US"/>
            <w:rPrChange w:id="2697" w:author="Attila Vizhanyo" w:date="2024-01-02T18:35:00Z">
              <w:rPr>
                <w:noProof/>
                <w:webHidden/>
              </w:rPr>
            </w:rPrChange>
          </w:rPr>
          <w:instrText xml:space="preserve"> PAGEREF _Toc155112949 \h </w:instrText>
        </w:r>
        <w:r w:rsidRPr="00C03B2B">
          <w:rPr>
            <w:noProof/>
            <w:webHidden/>
            <w:lang w:val="en-US"/>
            <w:rPrChange w:id="2698" w:author="Attila Vizhanyo" w:date="2024-01-02T18:35:00Z">
              <w:rPr>
                <w:noProof/>
                <w:webHidden/>
              </w:rPr>
            </w:rPrChange>
          </w:rPr>
        </w:r>
      </w:ins>
      <w:r w:rsidRPr="00C03B2B">
        <w:rPr>
          <w:noProof/>
          <w:webHidden/>
          <w:lang w:val="en-US"/>
          <w:rPrChange w:id="2699" w:author="Attila Vizhanyo" w:date="2024-01-02T18:35:00Z">
            <w:rPr>
              <w:noProof/>
              <w:webHidden/>
            </w:rPr>
          </w:rPrChange>
        </w:rPr>
        <w:fldChar w:fldCharType="separate"/>
      </w:r>
      <w:ins w:id="2700" w:author="Attila Vizhanyo" w:date="2024-01-02T18:34:00Z">
        <w:r w:rsidRPr="00C03B2B">
          <w:rPr>
            <w:noProof/>
            <w:webHidden/>
            <w:lang w:val="en-US"/>
            <w:rPrChange w:id="2701" w:author="Attila Vizhanyo" w:date="2024-01-02T18:35:00Z">
              <w:rPr>
                <w:noProof/>
                <w:webHidden/>
              </w:rPr>
            </w:rPrChange>
          </w:rPr>
          <w:t>15</w:t>
        </w:r>
        <w:r w:rsidRPr="00C03B2B">
          <w:rPr>
            <w:noProof/>
            <w:webHidden/>
            <w:lang w:val="en-US"/>
            <w:rPrChange w:id="2702" w:author="Attila Vizhanyo" w:date="2024-01-02T18:35:00Z">
              <w:rPr>
                <w:noProof/>
                <w:webHidden/>
              </w:rPr>
            </w:rPrChange>
          </w:rPr>
          <w:fldChar w:fldCharType="end"/>
        </w:r>
        <w:r w:rsidRPr="00C03B2B">
          <w:rPr>
            <w:rStyle w:val="Hyperlink"/>
            <w:noProof/>
            <w:lang w:val="en-US"/>
            <w:rPrChange w:id="2703" w:author="Attila Vizhanyo" w:date="2024-01-02T18:35:00Z">
              <w:rPr>
                <w:rStyle w:val="Hyperlink"/>
                <w:noProof/>
              </w:rPr>
            </w:rPrChange>
          </w:rPr>
          <w:fldChar w:fldCharType="end"/>
        </w:r>
      </w:ins>
    </w:p>
    <w:p w14:paraId="72B01325" w14:textId="4C3F7E9D" w:rsidR="00C03B2B" w:rsidRPr="00C03B2B" w:rsidRDefault="00C03B2B">
      <w:pPr>
        <w:pStyle w:val="TableofFigures"/>
        <w:tabs>
          <w:tab w:val="right" w:leader="dot" w:pos="9061"/>
        </w:tabs>
        <w:rPr>
          <w:ins w:id="2704" w:author="Attila Vizhanyo" w:date="2024-01-02T18:34:00Z"/>
          <w:rFonts w:asciiTheme="minorHAnsi" w:eastAsiaTheme="minorEastAsia" w:hAnsiTheme="minorHAnsi"/>
          <w:noProof/>
          <w:color w:val="auto"/>
          <w:kern w:val="2"/>
          <w:sz w:val="24"/>
          <w:szCs w:val="24"/>
          <w:lang w:val="en-US" w:eastAsia="en-GB"/>
          <w14:ligatures w14:val="standardContextual"/>
          <w:rPrChange w:id="2705" w:author="Attila Vizhanyo" w:date="2024-01-02T18:35:00Z">
            <w:rPr>
              <w:ins w:id="2706" w:author="Attila Vizhanyo" w:date="2024-01-02T18:34:00Z"/>
              <w:rFonts w:asciiTheme="minorHAnsi" w:eastAsiaTheme="minorEastAsia" w:hAnsiTheme="minorHAnsi"/>
              <w:noProof/>
              <w:color w:val="auto"/>
              <w:kern w:val="2"/>
              <w:sz w:val="24"/>
              <w:szCs w:val="24"/>
              <w:lang w:val="en-CH" w:eastAsia="en-GB"/>
              <w14:ligatures w14:val="standardContextual"/>
            </w:rPr>
          </w:rPrChange>
        </w:rPr>
      </w:pPr>
      <w:ins w:id="2707" w:author="Attila Vizhanyo" w:date="2024-01-02T18:34:00Z">
        <w:r w:rsidRPr="00C03B2B">
          <w:rPr>
            <w:rStyle w:val="Hyperlink"/>
            <w:noProof/>
            <w:lang w:val="en-US"/>
            <w:rPrChange w:id="2708" w:author="Attila Vizhanyo" w:date="2024-01-02T18:35:00Z">
              <w:rPr>
                <w:rStyle w:val="Hyperlink"/>
                <w:noProof/>
              </w:rPr>
            </w:rPrChange>
          </w:rPr>
          <w:fldChar w:fldCharType="begin"/>
        </w:r>
        <w:r w:rsidRPr="00C03B2B">
          <w:rPr>
            <w:rStyle w:val="Hyperlink"/>
            <w:noProof/>
            <w:lang w:val="en-US"/>
            <w:rPrChange w:id="2709" w:author="Attila Vizhanyo" w:date="2024-01-02T18:35:00Z">
              <w:rPr>
                <w:rStyle w:val="Hyperlink"/>
                <w:noProof/>
              </w:rPr>
            </w:rPrChange>
          </w:rPr>
          <w:instrText xml:space="preserve"> </w:instrText>
        </w:r>
        <w:r w:rsidRPr="00C03B2B">
          <w:rPr>
            <w:noProof/>
            <w:lang w:val="en-US"/>
            <w:rPrChange w:id="2710" w:author="Attila Vizhanyo" w:date="2024-01-02T18:35:00Z">
              <w:rPr>
                <w:noProof/>
              </w:rPr>
            </w:rPrChange>
          </w:rPr>
          <w:instrText>HYPERLINK \l "_Toc155112950"</w:instrText>
        </w:r>
        <w:r w:rsidRPr="00C03B2B">
          <w:rPr>
            <w:rStyle w:val="Hyperlink"/>
            <w:noProof/>
            <w:lang w:val="en-US"/>
            <w:rPrChange w:id="2711" w:author="Attila Vizhanyo" w:date="2024-01-02T18:35:00Z">
              <w:rPr>
                <w:rStyle w:val="Hyperlink"/>
                <w:noProof/>
              </w:rPr>
            </w:rPrChange>
          </w:rPr>
          <w:instrText xml:space="preserve"> </w:instrText>
        </w:r>
        <w:r w:rsidRPr="00C03B2B">
          <w:rPr>
            <w:rStyle w:val="Hyperlink"/>
            <w:noProof/>
            <w:lang w:val="en-US"/>
            <w:rPrChange w:id="2712" w:author="Attila Vizhanyo" w:date="2024-01-02T18:35:00Z">
              <w:rPr>
                <w:rStyle w:val="Hyperlink"/>
                <w:noProof/>
              </w:rPr>
            </w:rPrChange>
          </w:rPr>
        </w:r>
        <w:r w:rsidRPr="00C03B2B">
          <w:rPr>
            <w:rStyle w:val="Hyperlink"/>
            <w:noProof/>
            <w:lang w:val="en-US"/>
            <w:rPrChange w:id="2713" w:author="Attila Vizhanyo" w:date="2024-01-02T18:35:00Z">
              <w:rPr>
                <w:rStyle w:val="Hyperlink"/>
                <w:noProof/>
              </w:rPr>
            </w:rPrChange>
          </w:rPr>
          <w:fldChar w:fldCharType="separate"/>
        </w:r>
        <w:r w:rsidRPr="00C03B2B">
          <w:rPr>
            <w:rStyle w:val="Hyperlink"/>
            <w:noProof/>
            <w:lang w:val="en-US"/>
            <w:rPrChange w:id="2714" w:author="Attila Vizhanyo" w:date="2024-01-02T18:35:00Z">
              <w:rPr>
                <w:rStyle w:val="Hyperlink"/>
                <w:noProof/>
              </w:rPr>
            </w:rPrChange>
          </w:rPr>
          <w:t>Figure 21 Bomb Unicode \U0001F4A3</w:t>
        </w:r>
        <w:r w:rsidRPr="00C03B2B">
          <w:rPr>
            <w:noProof/>
            <w:webHidden/>
            <w:lang w:val="en-US"/>
            <w:rPrChange w:id="2715" w:author="Attila Vizhanyo" w:date="2024-01-02T18:35:00Z">
              <w:rPr>
                <w:noProof/>
                <w:webHidden/>
              </w:rPr>
            </w:rPrChange>
          </w:rPr>
          <w:tab/>
        </w:r>
        <w:r w:rsidRPr="00C03B2B">
          <w:rPr>
            <w:noProof/>
            <w:webHidden/>
            <w:lang w:val="en-US"/>
            <w:rPrChange w:id="2716" w:author="Attila Vizhanyo" w:date="2024-01-02T18:35:00Z">
              <w:rPr>
                <w:noProof/>
                <w:webHidden/>
              </w:rPr>
            </w:rPrChange>
          </w:rPr>
          <w:fldChar w:fldCharType="begin"/>
        </w:r>
        <w:r w:rsidRPr="00C03B2B">
          <w:rPr>
            <w:noProof/>
            <w:webHidden/>
            <w:lang w:val="en-US"/>
            <w:rPrChange w:id="2717" w:author="Attila Vizhanyo" w:date="2024-01-02T18:35:00Z">
              <w:rPr>
                <w:noProof/>
                <w:webHidden/>
              </w:rPr>
            </w:rPrChange>
          </w:rPr>
          <w:instrText xml:space="preserve"> PAGEREF _Toc155112950 \h </w:instrText>
        </w:r>
        <w:r w:rsidRPr="00C03B2B">
          <w:rPr>
            <w:noProof/>
            <w:webHidden/>
            <w:lang w:val="en-US"/>
            <w:rPrChange w:id="2718" w:author="Attila Vizhanyo" w:date="2024-01-02T18:35:00Z">
              <w:rPr>
                <w:noProof/>
                <w:webHidden/>
              </w:rPr>
            </w:rPrChange>
          </w:rPr>
        </w:r>
      </w:ins>
      <w:r w:rsidRPr="00C03B2B">
        <w:rPr>
          <w:noProof/>
          <w:webHidden/>
          <w:lang w:val="en-US"/>
          <w:rPrChange w:id="2719" w:author="Attila Vizhanyo" w:date="2024-01-02T18:35:00Z">
            <w:rPr>
              <w:noProof/>
              <w:webHidden/>
            </w:rPr>
          </w:rPrChange>
        </w:rPr>
        <w:fldChar w:fldCharType="separate"/>
      </w:r>
      <w:ins w:id="2720" w:author="Attila Vizhanyo" w:date="2024-01-02T18:34:00Z">
        <w:r w:rsidRPr="00C03B2B">
          <w:rPr>
            <w:noProof/>
            <w:webHidden/>
            <w:lang w:val="en-US"/>
            <w:rPrChange w:id="2721" w:author="Attila Vizhanyo" w:date="2024-01-02T18:35:00Z">
              <w:rPr>
                <w:noProof/>
                <w:webHidden/>
              </w:rPr>
            </w:rPrChange>
          </w:rPr>
          <w:t>15</w:t>
        </w:r>
        <w:r w:rsidRPr="00C03B2B">
          <w:rPr>
            <w:noProof/>
            <w:webHidden/>
            <w:lang w:val="en-US"/>
            <w:rPrChange w:id="2722" w:author="Attila Vizhanyo" w:date="2024-01-02T18:35:00Z">
              <w:rPr>
                <w:noProof/>
                <w:webHidden/>
              </w:rPr>
            </w:rPrChange>
          </w:rPr>
          <w:fldChar w:fldCharType="end"/>
        </w:r>
        <w:r w:rsidRPr="00C03B2B">
          <w:rPr>
            <w:rStyle w:val="Hyperlink"/>
            <w:noProof/>
            <w:lang w:val="en-US"/>
            <w:rPrChange w:id="2723" w:author="Attila Vizhanyo" w:date="2024-01-02T18:35:00Z">
              <w:rPr>
                <w:rStyle w:val="Hyperlink"/>
                <w:noProof/>
              </w:rPr>
            </w:rPrChange>
          </w:rPr>
          <w:fldChar w:fldCharType="end"/>
        </w:r>
      </w:ins>
    </w:p>
    <w:p w14:paraId="0599B76C" w14:textId="67DB5C2A" w:rsidR="00FD07EB" w:rsidRPr="00C03B2B" w:rsidDel="00F55F7F" w:rsidRDefault="00FD07EB">
      <w:pPr>
        <w:pStyle w:val="TableofFigures"/>
        <w:tabs>
          <w:tab w:val="right" w:leader="dot" w:pos="9061"/>
        </w:tabs>
        <w:rPr>
          <w:del w:id="2724" w:author="Attila Vizhanyo" w:date="2024-01-02T17:56:00Z"/>
          <w:rFonts w:asciiTheme="minorHAnsi" w:eastAsiaTheme="minorEastAsia" w:hAnsiTheme="minorHAnsi"/>
          <w:noProof/>
          <w:color w:val="auto"/>
          <w:kern w:val="2"/>
          <w:sz w:val="24"/>
          <w:szCs w:val="24"/>
          <w:lang w:val="en-US" w:eastAsia="en-GB"/>
          <w14:ligatures w14:val="standardContextual"/>
          <w:rPrChange w:id="2725" w:author="Attila Vizhanyo" w:date="2024-01-02T18:35:00Z">
            <w:rPr>
              <w:del w:id="2726" w:author="Attila Vizhanyo" w:date="2024-01-02T17:56:00Z"/>
              <w:rFonts w:asciiTheme="minorHAnsi" w:eastAsiaTheme="minorEastAsia" w:hAnsiTheme="minorHAnsi"/>
              <w:noProof/>
              <w:color w:val="auto"/>
              <w:kern w:val="2"/>
              <w:sz w:val="24"/>
              <w:szCs w:val="24"/>
              <w:lang w:val="en-CH" w:eastAsia="en-GB"/>
              <w14:ligatures w14:val="standardContextual"/>
            </w:rPr>
          </w:rPrChange>
        </w:rPr>
      </w:pPr>
      <w:del w:id="2727" w:author="Attila Vizhanyo" w:date="2024-01-02T17:56:00Z">
        <w:r w:rsidRPr="00C03B2B" w:rsidDel="00F55F7F">
          <w:rPr>
            <w:rStyle w:val="Hyperlink"/>
            <w:noProof/>
            <w:lang w:val="en-US"/>
          </w:rPr>
          <w:delText>Figure 1 Chess 960 Starting Position</w:delText>
        </w:r>
        <w:r w:rsidRPr="00C03B2B" w:rsidDel="00F55F7F">
          <w:rPr>
            <w:noProof/>
            <w:webHidden/>
            <w:lang w:val="en-US"/>
            <w:rPrChange w:id="2728" w:author="Attila Vizhanyo" w:date="2024-01-02T18:35:00Z">
              <w:rPr>
                <w:noProof/>
                <w:webHidden/>
              </w:rPr>
            </w:rPrChange>
          </w:rPr>
          <w:tab/>
          <w:delText>III</w:delText>
        </w:r>
      </w:del>
    </w:p>
    <w:p w14:paraId="751E6619" w14:textId="19A0CD1C" w:rsidR="00FD07EB" w:rsidRPr="00C03B2B" w:rsidDel="00F55F7F" w:rsidRDefault="00FD07EB">
      <w:pPr>
        <w:pStyle w:val="TableofFigures"/>
        <w:tabs>
          <w:tab w:val="right" w:leader="dot" w:pos="9061"/>
        </w:tabs>
        <w:rPr>
          <w:del w:id="2729" w:author="Attila Vizhanyo" w:date="2024-01-02T17:56:00Z"/>
          <w:rFonts w:asciiTheme="minorHAnsi" w:eastAsiaTheme="minorEastAsia" w:hAnsiTheme="minorHAnsi"/>
          <w:noProof/>
          <w:color w:val="auto"/>
          <w:kern w:val="2"/>
          <w:sz w:val="24"/>
          <w:szCs w:val="24"/>
          <w:lang w:val="en-US" w:eastAsia="en-GB"/>
          <w14:ligatures w14:val="standardContextual"/>
          <w:rPrChange w:id="2730" w:author="Attila Vizhanyo" w:date="2024-01-02T18:35:00Z">
            <w:rPr>
              <w:del w:id="2731" w:author="Attila Vizhanyo" w:date="2024-01-02T17:56:00Z"/>
              <w:rFonts w:asciiTheme="minorHAnsi" w:eastAsiaTheme="minorEastAsia" w:hAnsiTheme="minorHAnsi"/>
              <w:noProof/>
              <w:color w:val="auto"/>
              <w:kern w:val="2"/>
              <w:sz w:val="24"/>
              <w:szCs w:val="24"/>
              <w:lang w:val="en-CH" w:eastAsia="en-GB"/>
              <w14:ligatures w14:val="standardContextual"/>
            </w:rPr>
          </w:rPrChange>
        </w:rPr>
      </w:pPr>
      <w:del w:id="2732" w:author="Attila Vizhanyo" w:date="2024-01-02T17:56:00Z">
        <w:r w:rsidRPr="00C03B2B" w:rsidDel="00F55F7F">
          <w:rPr>
            <w:rStyle w:val="Hyperlink"/>
            <w:noProof/>
            <w:lang w:val="en-US"/>
          </w:rPr>
          <w:delText>Figure 2 This is the grid used by the buttons.</w:delText>
        </w:r>
        <w:r w:rsidRPr="00C03B2B" w:rsidDel="00F55F7F">
          <w:rPr>
            <w:noProof/>
            <w:webHidden/>
            <w:lang w:val="en-US"/>
            <w:rPrChange w:id="2733" w:author="Attila Vizhanyo" w:date="2024-01-02T18:35:00Z">
              <w:rPr>
                <w:noProof/>
                <w:webHidden/>
              </w:rPr>
            </w:rPrChange>
          </w:rPr>
          <w:tab/>
          <w:delText>4</w:delText>
        </w:r>
      </w:del>
    </w:p>
    <w:p w14:paraId="2A3FD24E" w14:textId="67DF0269" w:rsidR="00FD07EB" w:rsidRPr="00C03B2B" w:rsidDel="00F55F7F" w:rsidRDefault="00FD07EB">
      <w:pPr>
        <w:pStyle w:val="TableofFigures"/>
        <w:tabs>
          <w:tab w:val="right" w:leader="dot" w:pos="9061"/>
        </w:tabs>
        <w:rPr>
          <w:del w:id="2734" w:author="Attila Vizhanyo" w:date="2024-01-02T17:56:00Z"/>
          <w:rFonts w:asciiTheme="minorHAnsi" w:eastAsiaTheme="minorEastAsia" w:hAnsiTheme="minorHAnsi"/>
          <w:noProof/>
          <w:color w:val="auto"/>
          <w:kern w:val="2"/>
          <w:sz w:val="24"/>
          <w:szCs w:val="24"/>
          <w:lang w:val="en-US" w:eastAsia="en-GB"/>
          <w14:ligatures w14:val="standardContextual"/>
          <w:rPrChange w:id="2735" w:author="Attila Vizhanyo" w:date="2024-01-02T18:35:00Z">
            <w:rPr>
              <w:del w:id="2736" w:author="Attila Vizhanyo" w:date="2024-01-02T17:56:00Z"/>
              <w:rFonts w:asciiTheme="minorHAnsi" w:eastAsiaTheme="minorEastAsia" w:hAnsiTheme="minorHAnsi"/>
              <w:noProof/>
              <w:color w:val="auto"/>
              <w:kern w:val="2"/>
              <w:sz w:val="24"/>
              <w:szCs w:val="24"/>
              <w:lang w:val="en-CH" w:eastAsia="en-GB"/>
              <w14:ligatures w14:val="standardContextual"/>
            </w:rPr>
          </w:rPrChange>
        </w:rPr>
      </w:pPr>
      <w:del w:id="2737" w:author="Attila Vizhanyo" w:date="2024-01-02T17:56:00Z">
        <w:r w:rsidRPr="00C03B2B" w:rsidDel="00F55F7F">
          <w:rPr>
            <w:rStyle w:val="Hyperlink"/>
            <w:noProof/>
            <w:lang w:val="en-US"/>
          </w:rPr>
          <w:delText>Figure 3 This is the grid used by the pieces.</w:delText>
        </w:r>
        <w:r w:rsidRPr="00C03B2B" w:rsidDel="00F55F7F">
          <w:rPr>
            <w:noProof/>
            <w:webHidden/>
            <w:lang w:val="en-US"/>
            <w:rPrChange w:id="2738" w:author="Attila Vizhanyo" w:date="2024-01-02T18:35:00Z">
              <w:rPr>
                <w:noProof/>
                <w:webHidden/>
              </w:rPr>
            </w:rPrChange>
          </w:rPr>
          <w:tab/>
          <w:delText>4</w:delText>
        </w:r>
      </w:del>
    </w:p>
    <w:p w14:paraId="6D73D286" w14:textId="1CB4CB15" w:rsidR="00FD07EB" w:rsidRPr="00C03B2B" w:rsidDel="00F55F7F" w:rsidRDefault="00FD07EB">
      <w:pPr>
        <w:pStyle w:val="TableofFigures"/>
        <w:tabs>
          <w:tab w:val="right" w:leader="dot" w:pos="9061"/>
        </w:tabs>
        <w:rPr>
          <w:del w:id="2739" w:author="Attila Vizhanyo" w:date="2024-01-02T17:56:00Z"/>
          <w:rFonts w:asciiTheme="minorHAnsi" w:eastAsiaTheme="minorEastAsia" w:hAnsiTheme="minorHAnsi"/>
          <w:noProof/>
          <w:color w:val="auto"/>
          <w:kern w:val="2"/>
          <w:sz w:val="24"/>
          <w:szCs w:val="24"/>
          <w:lang w:val="en-US" w:eastAsia="en-GB"/>
          <w14:ligatures w14:val="standardContextual"/>
          <w:rPrChange w:id="2740" w:author="Attila Vizhanyo" w:date="2024-01-02T18:35:00Z">
            <w:rPr>
              <w:del w:id="2741" w:author="Attila Vizhanyo" w:date="2024-01-02T17:56:00Z"/>
              <w:rFonts w:asciiTheme="minorHAnsi" w:eastAsiaTheme="minorEastAsia" w:hAnsiTheme="minorHAnsi"/>
              <w:noProof/>
              <w:color w:val="auto"/>
              <w:kern w:val="2"/>
              <w:sz w:val="24"/>
              <w:szCs w:val="24"/>
              <w:lang w:val="en-CH" w:eastAsia="en-GB"/>
              <w14:ligatures w14:val="standardContextual"/>
            </w:rPr>
          </w:rPrChange>
        </w:rPr>
      </w:pPr>
      <w:del w:id="2742" w:author="Attila Vizhanyo" w:date="2024-01-02T17:56:00Z">
        <w:r w:rsidRPr="00C03B2B" w:rsidDel="00F55F7F">
          <w:rPr>
            <w:rStyle w:val="Hyperlink"/>
            <w:noProof/>
            <w:lang w:val="en-US"/>
          </w:rPr>
          <w:delText>Figure 4 The pieces are named this way.</w:delText>
        </w:r>
        <w:r w:rsidRPr="00C03B2B" w:rsidDel="00F55F7F">
          <w:rPr>
            <w:noProof/>
            <w:webHidden/>
            <w:lang w:val="en-US"/>
            <w:rPrChange w:id="2743" w:author="Attila Vizhanyo" w:date="2024-01-02T18:35:00Z">
              <w:rPr>
                <w:noProof/>
                <w:webHidden/>
              </w:rPr>
            </w:rPrChange>
          </w:rPr>
          <w:tab/>
          <w:delText>5</w:delText>
        </w:r>
      </w:del>
    </w:p>
    <w:p w14:paraId="0F6056DE" w14:textId="3862E5D2" w:rsidR="00FD07EB" w:rsidRPr="00C03B2B" w:rsidDel="00F55F7F" w:rsidRDefault="00FD07EB">
      <w:pPr>
        <w:pStyle w:val="TableofFigures"/>
        <w:tabs>
          <w:tab w:val="right" w:leader="dot" w:pos="9061"/>
        </w:tabs>
        <w:rPr>
          <w:del w:id="2744" w:author="Attila Vizhanyo" w:date="2024-01-02T17:56:00Z"/>
          <w:rFonts w:asciiTheme="minorHAnsi" w:eastAsiaTheme="minorEastAsia" w:hAnsiTheme="minorHAnsi"/>
          <w:noProof/>
          <w:color w:val="auto"/>
          <w:kern w:val="2"/>
          <w:sz w:val="24"/>
          <w:szCs w:val="24"/>
          <w:lang w:val="en-US" w:eastAsia="en-GB"/>
          <w14:ligatures w14:val="standardContextual"/>
          <w:rPrChange w:id="2745" w:author="Attila Vizhanyo" w:date="2024-01-02T18:35:00Z">
            <w:rPr>
              <w:del w:id="2746" w:author="Attila Vizhanyo" w:date="2024-01-02T17:56:00Z"/>
              <w:rFonts w:asciiTheme="minorHAnsi" w:eastAsiaTheme="minorEastAsia" w:hAnsiTheme="minorHAnsi"/>
              <w:noProof/>
              <w:color w:val="auto"/>
              <w:kern w:val="2"/>
              <w:sz w:val="24"/>
              <w:szCs w:val="24"/>
              <w:lang w:val="en-CH" w:eastAsia="en-GB"/>
              <w14:ligatures w14:val="standardContextual"/>
            </w:rPr>
          </w:rPrChange>
        </w:rPr>
      </w:pPr>
      <w:del w:id="2747" w:author="Attila Vizhanyo" w:date="2024-01-02T17:56:00Z">
        <w:r w:rsidRPr="00C03B2B" w:rsidDel="00F55F7F">
          <w:rPr>
            <w:rStyle w:val="Hyperlink"/>
            <w:noProof/>
            <w:lang w:val="en-US"/>
          </w:rPr>
          <w:delText>Figure 5 '|u265C' Unicode character for a black rook</w:delText>
        </w:r>
        <w:r w:rsidRPr="00C03B2B" w:rsidDel="00F55F7F">
          <w:rPr>
            <w:noProof/>
            <w:webHidden/>
            <w:lang w:val="en-US"/>
            <w:rPrChange w:id="2748" w:author="Attila Vizhanyo" w:date="2024-01-02T18:35:00Z">
              <w:rPr>
                <w:noProof/>
                <w:webHidden/>
              </w:rPr>
            </w:rPrChange>
          </w:rPr>
          <w:tab/>
          <w:delText>6</w:delText>
        </w:r>
      </w:del>
    </w:p>
    <w:p w14:paraId="7DF1439C" w14:textId="7BA03268" w:rsidR="00FD07EB" w:rsidRPr="00C03B2B" w:rsidDel="00F55F7F" w:rsidRDefault="00FD07EB">
      <w:pPr>
        <w:pStyle w:val="TableofFigures"/>
        <w:tabs>
          <w:tab w:val="right" w:leader="dot" w:pos="9061"/>
        </w:tabs>
        <w:rPr>
          <w:del w:id="2749" w:author="Attila Vizhanyo" w:date="2024-01-02T17:56:00Z"/>
          <w:rFonts w:asciiTheme="minorHAnsi" w:eastAsiaTheme="minorEastAsia" w:hAnsiTheme="minorHAnsi"/>
          <w:noProof/>
          <w:color w:val="auto"/>
          <w:kern w:val="2"/>
          <w:sz w:val="24"/>
          <w:szCs w:val="24"/>
          <w:lang w:val="en-US" w:eastAsia="en-GB"/>
          <w14:ligatures w14:val="standardContextual"/>
          <w:rPrChange w:id="2750" w:author="Attila Vizhanyo" w:date="2024-01-02T18:35:00Z">
            <w:rPr>
              <w:del w:id="2751" w:author="Attila Vizhanyo" w:date="2024-01-02T17:56:00Z"/>
              <w:rFonts w:asciiTheme="minorHAnsi" w:eastAsiaTheme="minorEastAsia" w:hAnsiTheme="minorHAnsi"/>
              <w:noProof/>
              <w:color w:val="auto"/>
              <w:kern w:val="2"/>
              <w:sz w:val="24"/>
              <w:szCs w:val="24"/>
              <w:lang w:val="en-CH" w:eastAsia="en-GB"/>
              <w14:ligatures w14:val="standardContextual"/>
            </w:rPr>
          </w:rPrChange>
        </w:rPr>
      </w:pPr>
      <w:del w:id="2752" w:author="Attila Vizhanyo" w:date="2024-01-02T17:56:00Z">
        <w:r w:rsidRPr="00C03B2B" w:rsidDel="00F55F7F">
          <w:rPr>
            <w:rStyle w:val="Hyperlink"/>
            <w:noProof/>
            <w:lang w:val="en-US"/>
          </w:rPr>
          <w:delText>Figure 6 Color Chess Starting Position</w:delText>
        </w:r>
        <w:r w:rsidRPr="00C03B2B" w:rsidDel="00F55F7F">
          <w:rPr>
            <w:noProof/>
            <w:webHidden/>
            <w:lang w:val="en-US"/>
            <w:rPrChange w:id="2753" w:author="Attila Vizhanyo" w:date="2024-01-02T18:35:00Z">
              <w:rPr>
                <w:noProof/>
                <w:webHidden/>
              </w:rPr>
            </w:rPrChange>
          </w:rPr>
          <w:tab/>
          <w:delText>7</w:delText>
        </w:r>
      </w:del>
    </w:p>
    <w:p w14:paraId="2BBBA405" w14:textId="33136055" w:rsidR="00FD07EB" w:rsidRPr="00C03B2B" w:rsidDel="00F55F7F" w:rsidRDefault="00FD07EB">
      <w:pPr>
        <w:pStyle w:val="TableofFigures"/>
        <w:tabs>
          <w:tab w:val="right" w:leader="dot" w:pos="9061"/>
        </w:tabs>
        <w:rPr>
          <w:del w:id="2754" w:author="Attila Vizhanyo" w:date="2024-01-02T17:56:00Z"/>
          <w:rFonts w:asciiTheme="minorHAnsi" w:eastAsiaTheme="minorEastAsia" w:hAnsiTheme="minorHAnsi"/>
          <w:noProof/>
          <w:color w:val="auto"/>
          <w:kern w:val="2"/>
          <w:sz w:val="24"/>
          <w:szCs w:val="24"/>
          <w:lang w:val="en-US" w:eastAsia="en-GB"/>
          <w14:ligatures w14:val="standardContextual"/>
          <w:rPrChange w:id="2755" w:author="Attila Vizhanyo" w:date="2024-01-02T18:35:00Z">
            <w:rPr>
              <w:del w:id="2756" w:author="Attila Vizhanyo" w:date="2024-01-02T17:56:00Z"/>
              <w:rFonts w:asciiTheme="minorHAnsi" w:eastAsiaTheme="minorEastAsia" w:hAnsiTheme="minorHAnsi"/>
              <w:noProof/>
              <w:color w:val="auto"/>
              <w:kern w:val="2"/>
              <w:sz w:val="24"/>
              <w:szCs w:val="24"/>
              <w:lang w:val="en-CH" w:eastAsia="en-GB"/>
              <w14:ligatures w14:val="standardContextual"/>
            </w:rPr>
          </w:rPrChange>
        </w:rPr>
      </w:pPr>
      <w:del w:id="2757" w:author="Attila Vizhanyo" w:date="2024-01-02T17:56:00Z">
        <w:r w:rsidRPr="00C03B2B" w:rsidDel="00F55F7F">
          <w:rPr>
            <w:rStyle w:val="Hyperlink"/>
            <w:noProof/>
            <w:lang w:val="en-US"/>
          </w:rPr>
          <w:delText>Figure 7 Color Chess Piece Capture Example After</w:delText>
        </w:r>
        <w:r w:rsidRPr="00C03B2B" w:rsidDel="00F55F7F">
          <w:rPr>
            <w:noProof/>
            <w:webHidden/>
            <w:lang w:val="en-US"/>
            <w:rPrChange w:id="2758" w:author="Attila Vizhanyo" w:date="2024-01-02T18:35:00Z">
              <w:rPr>
                <w:noProof/>
                <w:webHidden/>
              </w:rPr>
            </w:rPrChange>
          </w:rPr>
          <w:tab/>
          <w:delText>8</w:delText>
        </w:r>
      </w:del>
    </w:p>
    <w:p w14:paraId="58902051" w14:textId="5CFF76E2" w:rsidR="00FD07EB" w:rsidRPr="00C03B2B" w:rsidDel="00F55F7F" w:rsidRDefault="00FD07EB">
      <w:pPr>
        <w:pStyle w:val="TableofFigures"/>
        <w:tabs>
          <w:tab w:val="right" w:leader="dot" w:pos="9061"/>
        </w:tabs>
        <w:rPr>
          <w:del w:id="2759" w:author="Attila Vizhanyo" w:date="2024-01-02T17:56:00Z"/>
          <w:rFonts w:asciiTheme="minorHAnsi" w:eastAsiaTheme="minorEastAsia" w:hAnsiTheme="minorHAnsi"/>
          <w:noProof/>
          <w:color w:val="auto"/>
          <w:kern w:val="2"/>
          <w:sz w:val="24"/>
          <w:szCs w:val="24"/>
          <w:lang w:val="en-US" w:eastAsia="en-GB"/>
          <w14:ligatures w14:val="standardContextual"/>
          <w:rPrChange w:id="2760" w:author="Attila Vizhanyo" w:date="2024-01-02T18:35:00Z">
            <w:rPr>
              <w:del w:id="2761" w:author="Attila Vizhanyo" w:date="2024-01-02T17:56:00Z"/>
              <w:rFonts w:asciiTheme="minorHAnsi" w:eastAsiaTheme="minorEastAsia" w:hAnsiTheme="minorHAnsi"/>
              <w:noProof/>
              <w:color w:val="auto"/>
              <w:kern w:val="2"/>
              <w:sz w:val="24"/>
              <w:szCs w:val="24"/>
              <w:lang w:val="en-CH" w:eastAsia="en-GB"/>
              <w14:ligatures w14:val="standardContextual"/>
            </w:rPr>
          </w:rPrChange>
        </w:rPr>
      </w:pPr>
      <w:del w:id="2762" w:author="Attila Vizhanyo" w:date="2024-01-02T17:56:00Z">
        <w:r w:rsidRPr="00C03B2B" w:rsidDel="00F55F7F">
          <w:rPr>
            <w:rStyle w:val="Hyperlink"/>
            <w:noProof/>
            <w:lang w:val="en-US"/>
            <w:rPrChange w:id="2763" w:author="Attila Vizhanyo" w:date="2024-01-02T18:35:00Z">
              <w:rPr>
                <w:rStyle w:val="Hyperlink"/>
                <w:noProof/>
              </w:rPr>
            </w:rPrChange>
          </w:rPr>
          <w:delText>Figure 8 Chaotic Chess Random Position Example</w:delText>
        </w:r>
        <w:r w:rsidRPr="00C03B2B" w:rsidDel="00F55F7F">
          <w:rPr>
            <w:noProof/>
            <w:webHidden/>
            <w:lang w:val="en-US"/>
            <w:rPrChange w:id="2764" w:author="Attila Vizhanyo" w:date="2024-01-02T18:35:00Z">
              <w:rPr>
                <w:noProof/>
                <w:webHidden/>
              </w:rPr>
            </w:rPrChange>
          </w:rPr>
          <w:tab/>
          <w:delText>9</w:delText>
        </w:r>
      </w:del>
    </w:p>
    <w:p w14:paraId="2C34AEBA" w14:textId="2DB1C099" w:rsidR="00FD07EB" w:rsidRPr="00C03B2B" w:rsidDel="00F55F7F" w:rsidRDefault="00FD07EB">
      <w:pPr>
        <w:pStyle w:val="TableofFigures"/>
        <w:tabs>
          <w:tab w:val="right" w:leader="dot" w:pos="9061"/>
        </w:tabs>
        <w:rPr>
          <w:del w:id="2765" w:author="Attila Vizhanyo" w:date="2024-01-02T17:56:00Z"/>
          <w:rFonts w:asciiTheme="minorHAnsi" w:eastAsiaTheme="minorEastAsia" w:hAnsiTheme="minorHAnsi"/>
          <w:noProof/>
          <w:color w:val="auto"/>
          <w:kern w:val="2"/>
          <w:sz w:val="24"/>
          <w:szCs w:val="24"/>
          <w:lang w:val="en-US" w:eastAsia="en-GB"/>
          <w14:ligatures w14:val="standardContextual"/>
          <w:rPrChange w:id="2766" w:author="Attila Vizhanyo" w:date="2024-01-02T18:35:00Z">
            <w:rPr>
              <w:del w:id="2767" w:author="Attila Vizhanyo" w:date="2024-01-02T17:56:00Z"/>
              <w:rFonts w:asciiTheme="minorHAnsi" w:eastAsiaTheme="minorEastAsia" w:hAnsiTheme="minorHAnsi"/>
              <w:noProof/>
              <w:color w:val="auto"/>
              <w:kern w:val="2"/>
              <w:sz w:val="24"/>
              <w:szCs w:val="24"/>
              <w:lang w:val="en-CH" w:eastAsia="en-GB"/>
              <w14:ligatures w14:val="standardContextual"/>
            </w:rPr>
          </w:rPrChange>
        </w:rPr>
      </w:pPr>
      <w:del w:id="2768" w:author="Attila Vizhanyo" w:date="2024-01-02T17:56:00Z">
        <w:r w:rsidRPr="00C03B2B" w:rsidDel="00F55F7F">
          <w:rPr>
            <w:rStyle w:val="Hyperlink"/>
            <w:noProof/>
            <w:lang w:val="en-US"/>
            <w:rPrChange w:id="2769" w:author="Attila Vizhanyo" w:date="2024-01-02T18:35:00Z">
              <w:rPr>
                <w:rStyle w:val="Hyperlink"/>
                <w:noProof/>
              </w:rPr>
            </w:rPrChange>
          </w:rPr>
          <w:delText>Figure 9 Chaotic Chess Barrier Usage Example Prior</w:delText>
        </w:r>
        <w:r w:rsidRPr="00C03B2B" w:rsidDel="00F55F7F">
          <w:rPr>
            <w:noProof/>
            <w:webHidden/>
            <w:lang w:val="en-US"/>
            <w:rPrChange w:id="2770" w:author="Attila Vizhanyo" w:date="2024-01-02T18:35:00Z">
              <w:rPr>
                <w:noProof/>
                <w:webHidden/>
              </w:rPr>
            </w:rPrChange>
          </w:rPr>
          <w:tab/>
          <w:delText>9</w:delText>
        </w:r>
      </w:del>
    </w:p>
    <w:p w14:paraId="7C1FCD3D" w14:textId="042DC63B" w:rsidR="00FD07EB" w:rsidRPr="00C03B2B" w:rsidDel="00F55F7F" w:rsidRDefault="00FD07EB">
      <w:pPr>
        <w:pStyle w:val="TableofFigures"/>
        <w:tabs>
          <w:tab w:val="right" w:leader="dot" w:pos="9061"/>
        </w:tabs>
        <w:rPr>
          <w:del w:id="2771" w:author="Attila Vizhanyo" w:date="2024-01-02T17:56:00Z"/>
          <w:rFonts w:asciiTheme="minorHAnsi" w:eastAsiaTheme="minorEastAsia" w:hAnsiTheme="minorHAnsi"/>
          <w:noProof/>
          <w:color w:val="auto"/>
          <w:kern w:val="2"/>
          <w:sz w:val="24"/>
          <w:szCs w:val="24"/>
          <w:lang w:val="en-US" w:eastAsia="en-GB"/>
          <w14:ligatures w14:val="standardContextual"/>
          <w:rPrChange w:id="2772" w:author="Attila Vizhanyo" w:date="2024-01-02T18:35:00Z">
            <w:rPr>
              <w:del w:id="2773" w:author="Attila Vizhanyo" w:date="2024-01-02T17:56:00Z"/>
              <w:rFonts w:asciiTheme="minorHAnsi" w:eastAsiaTheme="minorEastAsia" w:hAnsiTheme="minorHAnsi"/>
              <w:noProof/>
              <w:color w:val="auto"/>
              <w:kern w:val="2"/>
              <w:sz w:val="24"/>
              <w:szCs w:val="24"/>
              <w:lang w:val="en-CH" w:eastAsia="en-GB"/>
              <w14:ligatures w14:val="standardContextual"/>
            </w:rPr>
          </w:rPrChange>
        </w:rPr>
      </w:pPr>
      <w:del w:id="2774" w:author="Attila Vizhanyo" w:date="2024-01-02T17:56:00Z">
        <w:r w:rsidRPr="00C03B2B" w:rsidDel="00F55F7F">
          <w:rPr>
            <w:rStyle w:val="Hyperlink"/>
            <w:noProof/>
            <w:lang w:val="en-US"/>
          </w:rPr>
          <w:delText>Figure 10 Chaotic Chess Barrier Usage Example After</w:delText>
        </w:r>
        <w:r w:rsidRPr="00C03B2B" w:rsidDel="00F55F7F">
          <w:rPr>
            <w:noProof/>
            <w:webHidden/>
            <w:lang w:val="en-US"/>
            <w:rPrChange w:id="2775" w:author="Attila Vizhanyo" w:date="2024-01-02T18:35:00Z">
              <w:rPr>
                <w:noProof/>
                <w:webHidden/>
              </w:rPr>
            </w:rPrChange>
          </w:rPr>
          <w:tab/>
          <w:delText>10</w:delText>
        </w:r>
      </w:del>
    </w:p>
    <w:p w14:paraId="6B119BC9" w14:textId="239547F1" w:rsidR="00FD07EB" w:rsidRPr="00C03B2B" w:rsidDel="00F55F7F" w:rsidRDefault="00FD07EB">
      <w:pPr>
        <w:pStyle w:val="TableofFigures"/>
        <w:tabs>
          <w:tab w:val="right" w:leader="dot" w:pos="9061"/>
        </w:tabs>
        <w:rPr>
          <w:del w:id="2776" w:author="Attila Vizhanyo" w:date="2024-01-02T17:56:00Z"/>
          <w:rFonts w:asciiTheme="minorHAnsi" w:eastAsiaTheme="minorEastAsia" w:hAnsiTheme="minorHAnsi"/>
          <w:noProof/>
          <w:color w:val="auto"/>
          <w:kern w:val="2"/>
          <w:sz w:val="24"/>
          <w:szCs w:val="24"/>
          <w:lang w:val="en-US" w:eastAsia="en-GB"/>
          <w14:ligatures w14:val="standardContextual"/>
          <w:rPrChange w:id="2777" w:author="Attila Vizhanyo" w:date="2024-01-02T18:35:00Z">
            <w:rPr>
              <w:del w:id="2778" w:author="Attila Vizhanyo" w:date="2024-01-02T17:56:00Z"/>
              <w:rFonts w:asciiTheme="minorHAnsi" w:eastAsiaTheme="minorEastAsia" w:hAnsiTheme="minorHAnsi"/>
              <w:noProof/>
              <w:color w:val="auto"/>
              <w:kern w:val="2"/>
              <w:sz w:val="24"/>
              <w:szCs w:val="24"/>
              <w:lang w:val="en-CH" w:eastAsia="en-GB"/>
              <w14:ligatures w14:val="standardContextual"/>
            </w:rPr>
          </w:rPrChange>
        </w:rPr>
      </w:pPr>
      <w:del w:id="2779" w:author="Attila Vizhanyo" w:date="2024-01-02T17:56:00Z">
        <w:r w:rsidRPr="00C03B2B" w:rsidDel="00F55F7F">
          <w:rPr>
            <w:rStyle w:val="Hyperlink"/>
            <w:noProof/>
            <w:lang w:val="en-US"/>
          </w:rPr>
          <w:delText>Figure 11 Chaotic Chess Shield Usage Example Prior</w:delText>
        </w:r>
        <w:r w:rsidRPr="00C03B2B" w:rsidDel="00F55F7F">
          <w:rPr>
            <w:noProof/>
            <w:webHidden/>
            <w:lang w:val="en-US"/>
            <w:rPrChange w:id="2780" w:author="Attila Vizhanyo" w:date="2024-01-02T18:35:00Z">
              <w:rPr>
                <w:noProof/>
                <w:webHidden/>
              </w:rPr>
            </w:rPrChange>
          </w:rPr>
          <w:tab/>
          <w:delText>10</w:delText>
        </w:r>
      </w:del>
    </w:p>
    <w:p w14:paraId="1D926D2D" w14:textId="4FF0E996" w:rsidR="00FD07EB" w:rsidRPr="00C03B2B" w:rsidDel="00F55F7F" w:rsidRDefault="00FD07EB">
      <w:pPr>
        <w:pStyle w:val="TableofFigures"/>
        <w:tabs>
          <w:tab w:val="right" w:leader="dot" w:pos="9061"/>
        </w:tabs>
        <w:rPr>
          <w:del w:id="2781" w:author="Attila Vizhanyo" w:date="2024-01-02T17:56:00Z"/>
          <w:rFonts w:asciiTheme="minorHAnsi" w:eastAsiaTheme="minorEastAsia" w:hAnsiTheme="minorHAnsi"/>
          <w:noProof/>
          <w:color w:val="auto"/>
          <w:kern w:val="2"/>
          <w:sz w:val="24"/>
          <w:szCs w:val="24"/>
          <w:lang w:val="en-US" w:eastAsia="en-GB"/>
          <w14:ligatures w14:val="standardContextual"/>
          <w:rPrChange w:id="2782" w:author="Attila Vizhanyo" w:date="2024-01-02T18:35:00Z">
            <w:rPr>
              <w:del w:id="2783" w:author="Attila Vizhanyo" w:date="2024-01-02T17:56:00Z"/>
              <w:rFonts w:asciiTheme="minorHAnsi" w:eastAsiaTheme="minorEastAsia" w:hAnsiTheme="minorHAnsi"/>
              <w:noProof/>
              <w:color w:val="auto"/>
              <w:kern w:val="2"/>
              <w:sz w:val="24"/>
              <w:szCs w:val="24"/>
              <w:lang w:val="en-CH" w:eastAsia="en-GB"/>
              <w14:ligatures w14:val="standardContextual"/>
            </w:rPr>
          </w:rPrChange>
        </w:rPr>
      </w:pPr>
      <w:del w:id="2784" w:author="Attila Vizhanyo" w:date="2024-01-02T17:56:00Z">
        <w:r w:rsidRPr="00C03B2B" w:rsidDel="00F55F7F">
          <w:rPr>
            <w:rStyle w:val="Hyperlink"/>
            <w:noProof/>
            <w:lang w:val="en-US"/>
          </w:rPr>
          <w:delText>Figure 12 Chaotic Chess Shield Usage Example After</w:delText>
        </w:r>
        <w:r w:rsidRPr="00C03B2B" w:rsidDel="00F55F7F">
          <w:rPr>
            <w:noProof/>
            <w:webHidden/>
            <w:lang w:val="en-US"/>
            <w:rPrChange w:id="2785" w:author="Attila Vizhanyo" w:date="2024-01-02T18:35:00Z">
              <w:rPr>
                <w:noProof/>
                <w:webHidden/>
              </w:rPr>
            </w:rPrChange>
          </w:rPr>
          <w:tab/>
          <w:delText>11</w:delText>
        </w:r>
      </w:del>
    </w:p>
    <w:p w14:paraId="15731444" w14:textId="249059BA" w:rsidR="00FD07EB" w:rsidRPr="00C03B2B" w:rsidDel="00F55F7F" w:rsidRDefault="00FD07EB">
      <w:pPr>
        <w:pStyle w:val="TableofFigures"/>
        <w:tabs>
          <w:tab w:val="right" w:leader="dot" w:pos="9061"/>
        </w:tabs>
        <w:rPr>
          <w:del w:id="2786" w:author="Attila Vizhanyo" w:date="2024-01-02T17:56:00Z"/>
          <w:rFonts w:asciiTheme="minorHAnsi" w:eastAsiaTheme="minorEastAsia" w:hAnsiTheme="minorHAnsi"/>
          <w:noProof/>
          <w:color w:val="auto"/>
          <w:kern w:val="2"/>
          <w:sz w:val="24"/>
          <w:szCs w:val="24"/>
          <w:lang w:val="en-US" w:eastAsia="en-GB"/>
          <w14:ligatures w14:val="standardContextual"/>
          <w:rPrChange w:id="2787" w:author="Attila Vizhanyo" w:date="2024-01-02T18:35:00Z">
            <w:rPr>
              <w:del w:id="2788" w:author="Attila Vizhanyo" w:date="2024-01-02T17:56:00Z"/>
              <w:rFonts w:asciiTheme="minorHAnsi" w:eastAsiaTheme="minorEastAsia" w:hAnsiTheme="minorHAnsi"/>
              <w:noProof/>
              <w:color w:val="auto"/>
              <w:kern w:val="2"/>
              <w:sz w:val="24"/>
              <w:szCs w:val="24"/>
              <w:lang w:val="en-CH" w:eastAsia="en-GB"/>
              <w14:ligatures w14:val="standardContextual"/>
            </w:rPr>
          </w:rPrChange>
        </w:rPr>
      </w:pPr>
      <w:del w:id="2789" w:author="Attila Vizhanyo" w:date="2024-01-02T17:56:00Z">
        <w:r w:rsidRPr="00C03B2B" w:rsidDel="00F55F7F">
          <w:rPr>
            <w:rStyle w:val="Hyperlink"/>
            <w:noProof/>
            <w:lang w:val="en-US"/>
            <w:rPrChange w:id="2790" w:author="Attila Vizhanyo" w:date="2024-01-02T18:35:00Z">
              <w:rPr>
                <w:rStyle w:val="Hyperlink"/>
                <w:noProof/>
              </w:rPr>
            </w:rPrChange>
          </w:rPr>
          <w:delText>Figure 13 Chaotic Chess Coin Usage Example Prior</w:delText>
        </w:r>
        <w:r w:rsidRPr="00C03B2B" w:rsidDel="00F55F7F">
          <w:rPr>
            <w:noProof/>
            <w:webHidden/>
            <w:lang w:val="en-US"/>
            <w:rPrChange w:id="2791" w:author="Attila Vizhanyo" w:date="2024-01-02T18:35:00Z">
              <w:rPr>
                <w:noProof/>
                <w:webHidden/>
              </w:rPr>
            </w:rPrChange>
          </w:rPr>
          <w:tab/>
          <w:delText>11</w:delText>
        </w:r>
      </w:del>
    </w:p>
    <w:p w14:paraId="7ADD4207" w14:textId="2B98EF89" w:rsidR="00FD07EB" w:rsidRPr="00C03B2B" w:rsidDel="00F55F7F" w:rsidRDefault="00FD07EB">
      <w:pPr>
        <w:pStyle w:val="TableofFigures"/>
        <w:tabs>
          <w:tab w:val="right" w:leader="dot" w:pos="9061"/>
        </w:tabs>
        <w:rPr>
          <w:del w:id="2792" w:author="Attila Vizhanyo" w:date="2024-01-02T17:56:00Z"/>
          <w:rFonts w:asciiTheme="minorHAnsi" w:eastAsiaTheme="minorEastAsia" w:hAnsiTheme="minorHAnsi"/>
          <w:noProof/>
          <w:color w:val="auto"/>
          <w:kern w:val="2"/>
          <w:sz w:val="24"/>
          <w:szCs w:val="24"/>
          <w:lang w:val="en-US" w:eastAsia="en-GB"/>
          <w14:ligatures w14:val="standardContextual"/>
          <w:rPrChange w:id="2793" w:author="Attila Vizhanyo" w:date="2024-01-02T18:35:00Z">
            <w:rPr>
              <w:del w:id="2794" w:author="Attila Vizhanyo" w:date="2024-01-02T17:56:00Z"/>
              <w:rFonts w:asciiTheme="minorHAnsi" w:eastAsiaTheme="minorEastAsia" w:hAnsiTheme="minorHAnsi"/>
              <w:noProof/>
              <w:color w:val="auto"/>
              <w:kern w:val="2"/>
              <w:sz w:val="24"/>
              <w:szCs w:val="24"/>
              <w:lang w:val="en-CH" w:eastAsia="en-GB"/>
              <w14:ligatures w14:val="standardContextual"/>
            </w:rPr>
          </w:rPrChange>
        </w:rPr>
      </w:pPr>
      <w:del w:id="2795" w:author="Attila Vizhanyo" w:date="2024-01-02T17:56:00Z">
        <w:r w:rsidRPr="00C03B2B" w:rsidDel="00F55F7F">
          <w:rPr>
            <w:rStyle w:val="Hyperlink"/>
            <w:noProof/>
            <w:lang w:val="en-US"/>
          </w:rPr>
          <w:delText>Figure 14 Chaotic Chess Coin Usage Example After</w:delText>
        </w:r>
        <w:r w:rsidRPr="00C03B2B" w:rsidDel="00F55F7F">
          <w:rPr>
            <w:noProof/>
            <w:webHidden/>
            <w:lang w:val="en-US"/>
            <w:rPrChange w:id="2796" w:author="Attila Vizhanyo" w:date="2024-01-02T18:35:00Z">
              <w:rPr>
                <w:noProof/>
                <w:webHidden/>
              </w:rPr>
            </w:rPrChange>
          </w:rPr>
          <w:tab/>
          <w:delText>12</w:delText>
        </w:r>
      </w:del>
    </w:p>
    <w:p w14:paraId="153AF1C5" w14:textId="5A4FE8D1" w:rsidR="00FD07EB" w:rsidRPr="00C03B2B" w:rsidDel="00F55F7F" w:rsidRDefault="00FD07EB">
      <w:pPr>
        <w:pStyle w:val="TableofFigures"/>
        <w:tabs>
          <w:tab w:val="right" w:leader="dot" w:pos="9061"/>
        </w:tabs>
        <w:rPr>
          <w:del w:id="2797" w:author="Attila Vizhanyo" w:date="2024-01-02T17:56:00Z"/>
          <w:rFonts w:asciiTheme="minorHAnsi" w:eastAsiaTheme="minorEastAsia" w:hAnsiTheme="minorHAnsi"/>
          <w:noProof/>
          <w:color w:val="auto"/>
          <w:kern w:val="2"/>
          <w:sz w:val="24"/>
          <w:szCs w:val="24"/>
          <w:lang w:val="en-US" w:eastAsia="en-GB"/>
          <w14:ligatures w14:val="standardContextual"/>
          <w:rPrChange w:id="2798" w:author="Attila Vizhanyo" w:date="2024-01-02T18:35:00Z">
            <w:rPr>
              <w:del w:id="2799" w:author="Attila Vizhanyo" w:date="2024-01-02T17:56:00Z"/>
              <w:rFonts w:asciiTheme="minorHAnsi" w:eastAsiaTheme="minorEastAsia" w:hAnsiTheme="minorHAnsi"/>
              <w:noProof/>
              <w:color w:val="auto"/>
              <w:kern w:val="2"/>
              <w:sz w:val="24"/>
              <w:szCs w:val="24"/>
              <w:lang w:val="en-CH" w:eastAsia="en-GB"/>
              <w14:ligatures w14:val="standardContextual"/>
            </w:rPr>
          </w:rPrChange>
        </w:rPr>
      </w:pPr>
      <w:del w:id="2800" w:author="Attila Vizhanyo" w:date="2024-01-02T17:56:00Z">
        <w:r w:rsidRPr="00C03B2B" w:rsidDel="00F55F7F">
          <w:rPr>
            <w:rStyle w:val="Hyperlink"/>
            <w:noProof/>
            <w:lang w:val="en-US"/>
          </w:rPr>
          <w:delText>Figure 15 Chaotic Chess Bomb Usage Example Prior</w:delText>
        </w:r>
        <w:r w:rsidRPr="00C03B2B" w:rsidDel="00F55F7F">
          <w:rPr>
            <w:noProof/>
            <w:webHidden/>
            <w:lang w:val="en-US"/>
            <w:rPrChange w:id="2801" w:author="Attila Vizhanyo" w:date="2024-01-02T18:35:00Z">
              <w:rPr>
                <w:noProof/>
                <w:webHidden/>
              </w:rPr>
            </w:rPrChange>
          </w:rPr>
          <w:tab/>
          <w:delText>12</w:delText>
        </w:r>
      </w:del>
    </w:p>
    <w:p w14:paraId="1159C359" w14:textId="266DC65A" w:rsidR="00FD07EB" w:rsidRPr="00C03B2B" w:rsidDel="00F55F7F" w:rsidRDefault="00FD07EB">
      <w:pPr>
        <w:pStyle w:val="TableofFigures"/>
        <w:tabs>
          <w:tab w:val="right" w:leader="dot" w:pos="9061"/>
        </w:tabs>
        <w:rPr>
          <w:del w:id="2802" w:author="Attila Vizhanyo" w:date="2024-01-02T17:56:00Z"/>
          <w:rFonts w:asciiTheme="minorHAnsi" w:eastAsiaTheme="minorEastAsia" w:hAnsiTheme="minorHAnsi"/>
          <w:noProof/>
          <w:color w:val="auto"/>
          <w:kern w:val="2"/>
          <w:sz w:val="24"/>
          <w:szCs w:val="24"/>
          <w:lang w:val="en-US" w:eastAsia="en-GB"/>
          <w14:ligatures w14:val="standardContextual"/>
          <w:rPrChange w:id="2803" w:author="Attila Vizhanyo" w:date="2024-01-02T18:35:00Z">
            <w:rPr>
              <w:del w:id="2804" w:author="Attila Vizhanyo" w:date="2024-01-02T17:56:00Z"/>
              <w:rFonts w:asciiTheme="minorHAnsi" w:eastAsiaTheme="minorEastAsia" w:hAnsiTheme="minorHAnsi"/>
              <w:noProof/>
              <w:color w:val="auto"/>
              <w:kern w:val="2"/>
              <w:sz w:val="24"/>
              <w:szCs w:val="24"/>
              <w:lang w:val="en-CH" w:eastAsia="en-GB"/>
              <w14:ligatures w14:val="standardContextual"/>
            </w:rPr>
          </w:rPrChange>
        </w:rPr>
      </w:pPr>
      <w:del w:id="2805" w:author="Attila Vizhanyo" w:date="2024-01-02T17:56:00Z">
        <w:r w:rsidRPr="00C03B2B" w:rsidDel="00F55F7F">
          <w:rPr>
            <w:rStyle w:val="Hyperlink"/>
            <w:noProof/>
            <w:lang w:val="en-US"/>
          </w:rPr>
          <w:delText>Figure 16 Chaotic Chess Bomb Usage Example After</w:delText>
        </w:r>
        <w:r w:rsidRPr="00C03B2B" w:rsidDel="00F55F7F">
          <w:rPr>
            <w:noProof/>
            <w:webHidden/>
            <w:lang w:val="en-US"/>
            <w:rPrChange w:id="2806" w:author="Attila Vizhanyo" w:date="2024-01-02T18:35:00Z">
              <w:rPr>
                <w:noProof/>
                <w:webHidden/>
              </w:rPr>
            </w:rPrChange>
          </w:rPr>
          <w:tab/>
          <w:delText>13</w:delText>
        </w:r>
      </w:del>
    </w:p>
    <w:p w14:paraId="53C1CB98" w14:textId="3BA7EA53" w:rsidR="009A2ACE" w:rsidRPr="00C03B2B" w:rsidRDefault="00604FD4" w:rsidP="009A2ACE">
      <w:pPr>
        <w:rPr>
          <w:rFonts w:cs="Arial"/>
          <w:color w:val="444444"/>
          <w:sz w:val="19"/>
          <w:szCs w:val="19"/>
          <w:lang w:val="en-US"/>
        </w:rPr>
      </w:pPr>
      <w:r w:rsidRPr="00C03B2B">
        <w:rPr>
          <w:rFonts w:cs="Arial"/>
          <w:color w:val="444444"/>
          <w:sz w:val="19"/>
          <w:szCs w:val="19"/>
          <w:lang w:val="en-US"/>
        </w:rPr>
        <w:fldChar w:fldCharType="end"/>
      </w:r>
      <w:r w:rsidR="009A2ACE" w:rsidRPr="00C03B2B">
        <w:rPr>
          <w:rFonts w:cs="Arial"/>
          <w:color w:val="444444"/>
          <w:sz w:val="19"/>
          <w:szCs w:val="19"/>
          <w:lang w:val="en-US"/>
        </w:rPr>
        <w:br w:type="page"/>
      </w:r>
    </w:p>
    <w:p w14:paraId="4CAC74F6" w14:textId="77777777" w:rsidR="009A2ACE" w:rsidRPr="00C03B2B" w:rsidRDefault="00094606" w:rsidP="007B33AF">
      <w:pPr>
        <w:pStyle w:val="Heading1"/>
        <w:numPr>
          <w:ilvl w:val="0"/>
          <w:numId w:val="0"/>
        </w:numPr>
        <w:ind w:left="432" w:hanging="432"/>
        <w:rPr>
          <w:lang w:val="en-US"/>
        </w:rPr>
      </w:pPr>
      <w:bookmarkStart w:id="2807" w:name="_Toc155112926"/>
      <w:r w:rsidRPr="00C03B2B">
        <w:rPr>
          <w:lang w:val="en-US"/>
        </w:rPr>
        <w:lastRenderedPageBreak/>
        <w:t>Appendix</w:t>
      </w:r>
      <w:bookmarkEnd w:id="2807"/>
    </w:p>
    <w:p w14:paraId="0F0FED0B" w14:textId="77777777" w:rsidR="009A2ACE" w:rsidRPr="00C03B2B" w:rsidRDefault="00094606" w:rsidP="007B33AF">
      <w:pPr>
        <w:pStyle w:val="Heading2"/>
        <w:numPr>
          <w:ilvl w:val="1"/>
          <w:numId w:val="1"/>
        </w:numPr>
        <w:rPr>
          <w:lang w:val="en-US"/>
        </w:rPr>
      </w:pPr>
      <w:bookmarkStart w:id="2808" w:name="_Toc155112927"/>
      <w:r w:rsidRPr="00C03B2B">
        <w:rPr>
          <w:lang w:val="en-US"/>
        </w:rPr>
        <w:t>Appendix</w:t>
      </w:r>
      <w:r w:rsidR="009A2ACE" w:rsidRPr="00C03B2B">
        <w:rPr>
          <w:lang w:val="en-US"/>
        </w:rPr>
        <w:t xml:space="preserve"> 1</w:t>
      </w:r>
      <w:bookmarkEnd w:id="2808"/>
    </w:p>
    <w:p w14:paraId="71057325" w14:textId="56B737AD" w:rsidR="00604FD4" w:rsidRPr="00C03B2B" w:rsidRDefault="00C07A2B" w:rsidP="00604FD4">
      <w:pPr>
        <w:rPr>
          <w:lang w:val="en-US"/>
        </w:rPr>
      </w:pPr>
      <w:r w:rsidRPr="00C03B2B">
        <w:rPr>
          <w:noProof/>
          <w:lang w:val="en-US" w:eastAsia="de-CH"/>
        </w:rPr>
        <w:tab/>
      </w:r>
      <w:r w:rsidR="00604FD4" w:rsidRPr="00C03B2B">
        <w:rPr>
          <w:noProof/>
          <w:lang w:val="en-US" w:eastAsia="de-CH"/>
        </w:rPr>
        <w:drawing>
          <wp:inline distT="0" distB="0" distL="0" distR="0" wp14:anchorId="4885C3CB" wp14:editId="36792D52">
            <wp:extent cx="5912641" cy="3597044"/>
            <wp:effectExtent l="0" t="0" r="571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hang 1.gif"/>
                    <pic:cNvPicPr/>
                  </pic:nvPicPr>
                  <pic:blipFill>
                    <a:blip r:embed="rId33">
                      <a:extLst>
                        <a:ext uri="{28A0092B-C50C-407E-A947-70E740481C1C}">
                          <a14:useLocalDpi xmlns:a14="http://schemas.microsoft.com/office/drawing/2010/main" val="0"/>
                        </a:ext>
                      </a:extLst>
                    </a:blip>
                    <a:stretch>
                      <a:fillRect/>
                    </a:stretch>
                  </pic:blipFill>
                  <pic:spPr>
                    <a:xfrm>
                      <a:off x="0" y="0"/>
                      <a:ext cx="5942321" cy="3615100"/>
                    </a:xfrm>
                    <a:prstGeom prst="rect">
                      <a:avLst/>
                    </a:prstGeom>
                  </pic:spPr>
                </pic:pic>
              </a:graphicData>
            </a:graphic>
          </wp:inline>
        </w:drawing>
      </w:r>
    </w:p>
    <w:p w14:paraId="791F3C76" w14:textId="77777777" w:rsidR="00604FD4" w:rsidRPr="00C03B2B" w:rsidRDefault="00604FD4" w:rsidP="00604FD4">
      <w:pPr>
        <w:rPr>
          <w:lang w:val="en-US"/>
        </w:rPr>
      </w:pPr>
    </w:p>
    <w:p w14:paraId="3E5F7BF8" w14:textId="77777777" w:rsidR="008E048D" w:rsidRPr="00C03B2B" w:rsidRDefault="008E048D" w:rsidP="008E048D">
      <w:pPr>
        <w:pStyle w:val="Heading2"/>
        <w:numPr>
          <w:ilvl w:val="0"/>
          <w:numId w:val="0"/>
        </w:numPr>
        <w:rPr>
          <w:lang w:val="en-US"/>
        </w:rPr>
      </w:pPr>
      <w:r w:rsidRPr="00C03B2B">
        <w:rPr>
          <w:lang w:val="en-US"/>
        </w:rPr>
        <w:br w:type="page"/>
      </w:r>
    </w:p>
    <w:p w14:paraId="7023B1BB" w14:textId="77777777" w:rsidR="009A2ACE" w:rsidRPr="00C03B2B" w:rsidRDefault="00094606" w:rsidP="008E048D">
      <w:pPr>
        <w:pStyle w:val="Heading2"/>
        <w:numPr>
          <w:ilvl w:val="1"/>
          <w:numId w:val="1"/>
        </w:numPr>
        <w:rPr>
          <w:lang w:val="en-US"/>
        </w:rPr>
      </w:pPr>
      <w:bookmarkStart w:id="2809" w:name="_Toc155112928"/>
      <w:r w:rsidRPr="00C03B2B">
        <w:rPr>
          <w:lang w:val="en-US"/>
        </w:rPr>
        <w:lastRenderedPageBreak/>
        <w:t xml:space="preserve">Appendix </w:t>
      </w:r>
      <w:r w:rsidR="009A2ACE" w:rsidRPr="00C03B2B">
        <w:rPr>
          <w:lang w:val="en-US"/>
        </w:rPr>
        <w:t>2</w:t>
      </w:r>
      <w:bookmarkEnd w:id="2809"/>
    </w:p>
    <w:p w14:paraId="24664E91" w14:textId="77777777" w:rsidR="00604FD4" w:rsidRPr="00C03B2B" w:rsidRDefault="00604FD4" w:rsidP="00604FD4">
      <w:pPr>
        <w:rPr>
          <w:lang w:val="en-US"/>
        </w:rPr>
      </w:pPr>
      <w:r w:rsidRPr="00C03B2B">
        <w:rPr>
          <w:noProof/>
          <w:lang w:val="en-US" w:eastAsia="de-CH"/>
        </w:rPr>
        <w:drawing>
          <wp:inline distT="0" distB="0" distL="0" distR="0" wp14:anchorId="16C5A4C5" wp14:editId="374EC83F">
            <wp:extent cx="5760085" cy="3212465"/>
            <wp:effectExtent l="0" t="0" r="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hang 2.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3212465"/>
                    </a:xfrm>
                    <a:prstGeom prst="rect">
                      <a:avLst/>
                    </a:prstGeom>
                  </pic:spPr>
                </pic:pic>
              </a:graphicData>
            </a:graphic>
          </wp:inline>
        </w:drawing>
      </w:r>
    </w:p>
    <w:p w14:paraId="03E0DF6E" w14:textId="77777777" w:rsidR="00604FD4" w:rsidRPr="00C03B2B" w:rsidRDefault="00604FD4" w:rsidP="00604FD4">
      <w:pPr>
        <w:rPr>
          <w:lang w:val="en-US"/>
        </w:rPr>
      </w:pPr>
    </w:p>
    <w:p w14:paraId="64E82EC3" w14:textId="77777777" w:rsidR="00C15E3B" w:rsidRPr="00C03B2B" w:rsidRDefault="00C15E3B">
      <w:pPr>
        <w:spacing w:after="0" w:line="240" w:lineRule="auto"/>
        <w:jc w:val="left"/>
        <w:rPr>
          <w:rFonts w:ascii="Calibri" w:eastAsiaTheme="majorEastAsia" w:hAnsi="Calibri" w:cstheme="majorBidi"/>
          <w:b/>
          <w:color w:val="2E74B5" w:themeColor="accent1" w:themeShade="BF"/>
          <w:sz w:val="26"/>
          <w:szCs w:val="26"/>
          <w:lang w:val="en-US"/>
        </w:rPr>
      </w:pPr>
      <w:r w:rsidRPr="00C03B2B">
        <w:rPr>
          <w:lang w:val="en-US"/>
        </w:rPr>
        <w:br w:type="page"/>
      </w:r>
    </w:p>
    <w:p w14:paraId="3A56EAB2" w14:textId="77777777" w:rsidR="009A2ACE" w:rsidRPr="00C03B2B" w:rsidRDefault="00094606" w:rsidP="00094606">
      <w:pPr>
        <w:pStyle w:val="Heading2"/>
        <w:numPr>
          <w:ilvl w:val="1"/>
          <w:numId w:val="1"/>
        </w:numPr>
        <w:rPr>
          <w:lang w:val="en-US"/>
        </w:rPr>
      </w:pPr>
      <w:bookmarkStart w:id="2810" w:name="_Toc155112929"/>
      <w:r w:rsidRPr="00C03B2B">
        <w:rPr>
          <w:lang w:val="en-US"/>
        </w:rPr>
        <w:lastRenderedPageBreak/>
        <w:t>Declaration of Authenticity</w:t>
      </w:r>
      <w:bookmarkEnd w:id="2810"/>
    </w:p>
    <w:p w14:paraId="3376922C" w14:textId="77777777" w:rsidR="00C15E3B" w:rsidRPr="00C03B2B" w:rsidRDefault="00C15E3B" w:rsidP="00C15E3B">
      <w:pPr>
        <w:rPr>
          <w:lang w:val="en-US"/>
        </w:rPr>
      </w:pPr>
    </w:p>
    <w:p w14:paraId="66D25DDA" w14:textId="77777777" w:rsidR="00C15E3B" w:rsidRPr="00C03B2B" w:rsidRDefault="00094606" w:rsidP="00094606">
      <w:pPr>
        <w:rPr>
          <w:lang w:val="en-US"/>
        </w:rPr>
      </w:pPr>
      <w:r w:rsidRPr="00C03B2B">
        <w:rPr>
          <w:lang w:val="en-US"/>
        </w:rPr>
        <w:t>I hereby declare that the work submitted is my own and that all passages and ideas that are not mine have been fully and properly acknowledged.</w:t>
      </w:r>
      <w:r w:rsidRPr="00C03B2B">
        <w:rPr>
          <w:lang w:val="en-US"/>
        </w:rPr>
        <w:cr/>
      </w:r>
    </w:p>
    <w:p w14:paraId="2F67530E" w14:textId="77777777" w:rsidR="00C15E3B" w:rsidRPr="00C03B2B" w:rsidRDefault="00C15E3B" w:rsidP="00C15E3B">
      <w:pPr>
        <w:tabs>
          <w:tab w:val="left" w:pos="8963"/>
        </w:tabs>
        <w:rPr>
          <w:rFonts w:cs="Arial"/>
          <w:lang w:val="en-US"/>
        </w:rPr>
      </w:pPr>
      <w:r w:rsidRPr="00C03B2B">
        <w:rPr>
          <w:rFonts w:cs="Arial"/>
          <w:noProof/>
          <w:sz w:val="20"/>
          <w:szCs w:val="20"/>
          <w:lang w:val="en-US" w:eastAsia="de-CH"/>
        </w:rPr>
        <w:drawing>
          <wp:anchor distT="0" distB="0" distL="114300" distR="114300" simplePos="0" relativeHeight="251663360" behindDoc="1" locked="0" layoutInCell="1" allowOverlap="1" wp14:anchorId="6464F8F1" wp14:editId="10AF3083">
            <wp:simplePos x="0" y="0"/>
            <wp:positionH relativeFrom="column">
              <wp:posOffset>2137068</wp:posOffset>
            </wp:positionH>
            <wp:positionV relativeFrom="paragraph">
              <wp:posOffset>167640</wp:posOffset>
            </wp:positionV>
            <wp:extent cx="2893060" cy="1027430"/>
            <wp:effectExtent l="0" t="0" r="0" b="0"/>
            <wp:wrapTight wrapText="bothSides">
              <wp:wrapPolygon edited="0">
                <wp:start x="12943" y="400"/>
                <wp:lineTo x="2845" y="1201"/>
                <wp:lineTo x="0" y="2803"/>
                <wp:lineTo x="0" y="8811"/>
                <wp:lineTo x="5263" y="14017"/>
                <wp:lineTo x="6400" y="14017"/>
                <wp:lineTo x="4836" y="15619"/>
                <wp:lineTo x="3982" y="17622"/>
                <wp:lineTo x="4125" y="20826"/>
                <wp:lineTo x="4836" y="20826"/>
                <wp:lineTo x="4978" y="20025"/>
                <wp:lineTo x="7254" y="14017"/>
                <wp:lineTo x="19628" y="10813"/>
                <wp:lineTo x="19912" y="8010"/>
                <wp:lineTo x="13939" y="7609"/>
                <wp:lineTo x="14223" y="400"/>
                <wp:lineTo x="12943" y="400"/>
              </wp:wrapPolygon>
            </wp:wrapTight>
            <wp:docPr id="2" name="Grafik 2" descr="http://www.spueredeineenergie.de/Unterschri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spueredeineenergie.de/Unterschrift.gi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93060" cy="1027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EA1847" w14:textId="61AC51B4" w:rsidR="00C15E3B" w:rsidRPr="00C03B2B" w:rsidRDefault="00C15E3B" w:rsidP="00094606">
      <w:pPr>
        <w:rPr>
          <w:lang w:val="en-US"/>
        </w:rPr>
      </w:pPr>
      <w:proofErr w:type="spellStart"/>
      <w:r w:rsidRPr="00C03B2B">
        <w:rPr>
          <w:lang w:val="en-US"/>
        </w:rPr>
        <w:t>Mels</w:t>
      </w:r>
      <w:proofErr w:type="spellEnd"/>
      <w:r w:rsidRPr="00C03B2B">
        <w:rPr>
          <w:lang w:val="en-US"/>
        </w:rPr>
        <w:t>, 6.1.</w:t>
      </w:r>
      <w:r w:rsidR="008666AE" w:rsidRPr="00C03B2B">
        <w:rPr>
          <w:lang w:val="en-US"/>
        </w:rPr>
        <w:t>2020</w:t>
      </w:r>
    </w:p>
    <w:p w14:paraId="14B22D9E" w14:textId="77777777" w:rsidR="00C15E3B" w:rsidRPr="00C03B2B" w:rsidRDefault="00C15E3B" w:rsidP="00C15E3B">
      <w:pPr>
        <w:rPr>
          <w:rFonts w:cs="Arial"/>
          <w:color w:val="444444"/>
          <w:sz w:val="19"/>
          <w:szCs w:val="19"/>
          <w:lang w:val="en-US"/>
        </w:rPr>
      </w:pPr>
    </w:p>
    <w:p w14:paraId="128CC75D" w14:textId="77777777" w:rsidR="00C15E3B" w:rsidRPr="00C03B2B" w:rsidRDefault="00C15E3B" w:rsidP="00C15E3B">
      <w:pPr>
        <w:rPr>
          <w:rFonts w:cs="Arial"/>
          <w:color w:val="444444"/>
          <w:sz w:val="19"/>
          <w:szCs w:val="19"/>
          <w:lang w:val="en-US"/>
        </w:rPr>
      </w:pPr>
    </w:p>
    <w:p w14:paraId="3DC900C5" w14:textId="77777777" w:rsidR="00C15E3B" w:rsidRPr="00C03B2B" w:rsidRDefault="00C15E3B" w:rsidP="00C15E3B">
      <w:pPr>
        <w:rPr>
          <w:rFonts w:cs="Arial"/>
          <w:color w:val="444444"/>
          <w:sz w:val="19"/>
          <w:szCs w:val="19"/>
          <w:lang w:val="en-US"/>
        </w:rPr>
      </w:pPr>
    </w:p>
    <w:p w14:paraId="632F5211" w14:textId="77777777" w:rsidR="00C15E3B" w:rsidRPr="00C03B2B" w:rsidRDefault="00C15E3B" w:rsidP="00C15E3B">
      <w:pPr>
        <w:rPr>
          <w:lang w:val="en-US"/>
        </w:rPr>
      </w:pPr>
    </w:p>
    <w:p w14:paraId="296C417A" w14:textId="77777777" w:rsidR="00944E56" w:rsidRPr="00C03B2B" w:rsidRDefault="00944E56" w:rsidP="009A2ACE">
      <w:pPr>
        <w:jc w:val="left"/>
        <w:rPr>
          <w:rFonts w:asciiTheme="minorHAnsi" w:hAnsiTheme="minorHAnsi" w:cstheme="minorHAnsi"/>
          <w:sz w:val="32"/>
          <w:szCs w:val="32"/>
          <w:lang w:val="en-US"/>
        </w:rPr>
      </w:pPr>
    </w:p>
    <w:p w14:paraId="39189CFE" w14:textId="77777777" w:rsidR="007A3C45" w:rsidRPr="00C03B2B" w:rsidRDefault="007A3C45" w:rsidP="003F4F21">
      <w:pPr>
        <w:ind w:left="5670"/>
        <w:jc w:val="left"/>
        <w:rPr>
          <w:lang w:val="en-US"/>
        </w:rPr>
      </w:pPr>
    </w:p>
    <w:sectPr w:rsidR="007A3C45" w:rsidRPr="00C03B2B" w:rsidSect="00530B06">
      <w:headerReference w:type="default" r:id="rId36"/>
      <w:pgSz w:w="11906" w:h="16838"/>
      <w:pgMar w:top="1418" w:right="1134" w:bottom="1134" w:left="1701"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14492" w14:textId="77777777" w:rsidR="00530B06" w:rsidRDefault="00530B06" w:rsidP="003F4F21">
      <w:pPr>
        <w:spacing w:after="0" w:line="240" w:lineRule="auto"/>
      </w:pPr>
      <w:r>
        <w:separator/>
      </w:r>
    </w:p>
  </w:endnote>
  <w:endnote w:type="continuationSeparator" w:id="0">
    <w:p w14:paraId="57B0454D" w14:textId="77777777" w:rsidR="00530B06" w:rsidRDefault="00530B06" w:rsidP="003F4F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CEB8F" w14:textId="77777777" w:rsidR="00530B06" w:rsidRDefault="00530B06" w:rsidP="003F4F21">
      <w:pPr>
        <w:spacing w:after="0" w:line="240" w:lineRule="auto"/>
      </w:pPr>
      <w:r>
        <w:separator/>
      </w:r>
    </w:p>
  </w:footnote>
  <w:footnote w:type="continuationSeparator" w:id="0">
    <w:p w14:paraId="0B44A966" w14:textId="77777777" w:rsidR="00530B06" w:rsidRDefault="00530B06" w:rsidP="003F4F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988EB" w14:textId="67E79BD2" w:rsidR="000C36A4" w:rsidRDefault="0060023E">
    <w:pPr>
      <w:pStyle w:val="Header"/>
    </w:pPr>
    <w:r>
      <w:fldChar w:fldCharType="begin"/>
    </w:r>
    <w:r>
      <w:instrText xml:space="preserve"> STYLEREF  "Überschrift 1"  \* MERGEFORMAT </w:instrText>
    </w:r>
    <w:r>
      <w:fldChar w:fldCharType="separate"/>
    </w:r>
    <w:r w:rsidR="00014200">
      <w:rPr>
        <w:b/>
        <w:bCs/>
        <w:noProof/>
        <w:lang w:val="en-GB"/>
      </w:rPr>
      <w:t>Error! Use the Home tab to apply Überschrift 1 to the text that you want to appear here.</w:t>
    </w:r>
    <w:r>
      <w:rPr>
        <w:noProof/>
      </w:rPr>
      <w:fldChar w:fldCharType="end"/>
    </w:r>
    <w:r w:rsidR="000C36A4">
      <w:tab/>
    </w:r>
    <w:r w:rsidR="000C36A4">
      <w:tab/>
    </w:r>
    <w:r w:rsidR="000C36A4">
      <w:fldChar w:fldCharType="begin"/>
    </w:r>
    <w:r w:rsidR="000C36A4">
      <w:instrText>PAGE   \* MERGEFORMAT</w:instrText>
    </w:r>
    <w:r w:rsidR="000C36A4">
      <w:fldChar w:fldCharType="separate"/>
    </w:r>
    <w:r w:rsidR="009B1D29" w:rsidRPr="009B1D29">
      <w:rPr>
        <w:noProof/>
        <w:lang w:val="de-DE"/>
      </w:rPr>
      <w:t>III</w:t>
    </w:r>
    <w:r w:rsidR="000C36A4">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D8E74" w14:textId="7D53C024" w:rsidR="000C36A4" w:rsidRDefault="0060023E">
    <w:pPr>
      <w:pStyle w:val="Header"/>
    </w:pPr>
    <w:r>
      <w:fldChar w:fldCharType="begin"/>
    </w:r>
    <w:r>
      <w:instrText xml:space="preserve"> STYLEREF  "Überschrift 1"  \* MERGEFORMAT </w:instrText>
    </w:r>
    <w:r>
      <w:fldChar w:fldCharType="separate"/>
    </w:r>
    <w:r w:rsidR="00014200">
      <w:rPr>
        <w:b/>
        <w:bCs/>
        <w:noProof/>
        <w:lang w:val="en-GB"/>
      </w:rPr>
      <w:t>Error! Use the Home tab to apply Überschrift 1 to the text that you want to appear here.</w:t>
    </w:r>
    <w:r>
      <w:rPr>
        <w:noProof/>
      </w:rPr>
      <w:fldChar w:fldCharType="end"/>
    </w:r>
    <w:r w:rsidR="000C36A4">
      <w:tab/>
    </w:r>
    <w:r w:rsidR="000C36A4">
      <w:tab/>
    </w:r>
    <w:r w:rsidR="000C36A4">
      <w:fldChar w:fldCharType="begin"/>
    </w:r>
    <w:r w:rsidR="000C36A4">
      <w:instrText>PAGE   \* MERGEFORMAT</w:instrText>
    </w:r>
    <w:r w:rsidR="000C36A4">
      <w:fldChar w:fldCharType="separate"/>
    </w:r>
    <w:r w:rsidR="009B1D29" w:rsidRPr="009B1D29">
      <w:rPr>
        <w:noProof/>
        <w:lang w:val="de-DE"/>
      </w:rPr>
      <w:t>5</w:t>
    </w:r>
    <w:r w:rsidR="000C36A4">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EABD9" w14:textId="7350D22F" w:rsidR="000C36A4" w:rsidRPr="00ED79A7" w:rsidRDefault="000C36A4">
    <w:pPr>
      <w:pStyle w:val="Header"/>
      <w:rPr>
        <w:sz w:val="20"/>
        <w:szCs w:val="20"/>
      </w:rPr>
    </w:pPr>
    <w:r w:rsidRPr="00ED79A7">
      <w:rPr>
        <w:sz w:val="20"/>
        <w:szCs w:val="20"/>
      </w:rPr>
      <w:fldChar w:fldCharType="begin"/>
    </w:r>
    <w:r w:rsidRPr="00ED79A7">
      <w:rPr>
        <w:sz w:val="20"/>
        <w:szCs w:val="20"/>
      </w:rPr>
      <w:instrText xml:space="preserve"> STYLEREF  "Überschrift 1"  \* MERGEFORMAT </w:instrText>
    </w:r>
    <w:r w:rsidRPr="00ED79A7">
      <w:rPr>
        <w:sz w:val="20"/>
        <w:szCs w:val="20"/>
      </w:rPr>
      <w:fldChar w:fldCharType="separate"/>
    </w:r>
    <w:r w:rsidR="00014200">
      <w:rPr>
        <w:b/>
        <w:bCs/>
        <w:noProof/>
        <w:sz w:val="20"/>
        <w:szCs w:val="20"/>
        <w:lang w:val="en-GB"/>
      </w:rPr>
      <w:t>Error! Use the Home tab to apply Überschrift 1 to the text that you want to appear here.</w:t>
    </w:r>
    <w:r w:rsidRPr="00ED79A7">
      <w:rPr>
        <w:sz w:val="20"/>
        <w:szCs w:val="20"/>
      </w:rPr>
      <w:fldChar w:fldCharType="end"/>
    </w:r>
    <w:r w:rsidRPr="00ED79A7">
      <w:rPr>
        <w:sz w:val="20"/>
        <w:szCs w:val="20"/>
      </w:rPr>
      <w:tab/>
    </w:r>
    <w:r w:rsidRPr="00ED79A7">
      <w:rPr>
        <w:sz w:val="20"/>
        <w:szCs w:val="20"/>
      </w:rPr>
      <w:tab/>
    </w:r>
    <w:r w:rsidRPr="00ED79A7">
      <w:rPr>
        <w:sz w:val="20"/>
        <w:szCs w:val="20"/>
      </w:rPr>
      <w:fldChar w:fldCharType="begin"/>
    </w:r>
    <w:r w:rsidRPr="00ED79A7">
      <w:rPr>
        <w:sz w:val="20"/>
        <w:szCs w:val="20"/>
      </w:rPr>
      <w:instrText>PAGE   \* MERGEFORMAT</w:instrText>
    </w:r>
    <w:r w:rsidRPr="00ED79A7">
      <w:rPr>
        <w:sz w:val="20"/>
        <w:szCs w:val="20"/>
      </w:rPr>
      <w:fldChar w:fldCharType="separate"/>
    </w:r>
    <w:r w:rsidR="009B1D29" w:rsidRPr="009B1D29">
      <w:rPr>
        <w:noProof/>
        <w:sz w:val="20"/>
        <w:szCs w:val="20"/>
        <w:lang w:val="de-DE"/>
      </w:rPr>
      <w:t>VIII</w:t>
    </w:r>
    <w:r w:rsidRPr="00ED79A7">
      <w:rP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0D394C"/>
    <w:multiLevelType w:val="multilevel"/>
    <w:tmpl w:val="9FC6FC22"/>
    <w:lvl w:ilvl="0">
      <w:start w:val="1"/>
      <w:numFmt w:val="decimal"/>
      <w:lvlText w:val="%1"/>
      <w:lvlJc w:val="left"/>
      <w:pPr>
        <w:ind w:left="432" w:hanging="432"/>
      </w:pPr>
    </w:lvl>
    <w:lvl w:ilvl="1">
      <w:start w:val="1"/>
      <w:numFmt w:val="upperLetter"/>
      <w:lvlText w:val="%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E1618D1"/>
    <w:multiLevelType w:val="multilevel"/>
    <w:tmpl w:val="9FC6FC22"/>
    <w:lvl w:ilvl="0">
      <w:start w:val="1"/>
      <w:numFmt w:val="decimal"/>
      <w:lvlText w:val="%1"/>
      <w:lvlJc w:val="left"/>
      <w:pPr>
        <w:ind w:left="432" w:hanging="432"/>
      </w:pPr>
    </w:lvl>
    <w:lvl w:ilvl="1">
      <w:start w:val="1"/>
      <w:numFmt w:val="upperLetter"/>
      <w:lvlText w:val="%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55184D17"/>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123186268">
    <w:abstractNumId w:val="0"/>
  </w:num>
  <w:num w:numId="2" w16cid:durableId="908425342">
    <w:abstractNumId w:val="2"/>
  </w:num>
  <w:num w:numId="3" w16cid:durableId="13815202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ttila Vizhanyo">
    <w15:presenceInfo w15:providerId="Windows Live" w15:userId="87be6beb4917d8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trackRevisions/>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E56"/>
    <w:rsid w:val="00014200"/>
    <w:rsid w:val="00027488"/>
    <w:rsid w:val="00087AE1"/>
    <w:rsid w:val="00094606"/>
    <w:rsid w:val="000C36A4"/>
    <w:rsid w:val="00113623"/>
    <w:rsid w:val="00132FA5"/>
    <w:rsid w:val="00171642"/>
    <w:rsid w:val="00226DDC"/>
    <w:rsid w:val="002B0766"/>
    <w:rsid w:val="002B3A9C"/>
    <w:rsid w:val="0032091C"/>
    <w:rsid w:val="003604BF"/>
    <w:rsid w:val="00387258"/>
    <w:rsid w:val="00396B5A"/>
    <w:rsid w:val="003E058F"/>
    <w:rsid w:val="003F38E0"/>
    <w:rsid w:val="003F4F21"/>
    <w:rsid w:val="0044200F"/>
    <w:rsid w:val="00451BEC"/>
    <w:rsid w:val="004B1924"/>
    <w:rsid w:val="0052139D"/>
    <w:rsid w:val="00530B06"/>
    <w:rsid w:val="00547AF8"/>
    <w:rsid w:val="00592253"/>
    <w:rsid w:val="00596FD0"/>
    <w:rsid w:val="005B42FC"/>
    <w:rsid w:val="005E2103"/>
    <w:rsid w:val="0060023E"/>
    <w:rsid w:val="00604FD4"/>
    <w:rsid w:val="006241CC"/>
    <w:rsid w:val="00630155"/>
    <w:rsid w:val="0063452C"/>
    <w:rsid w:val="00684233"/>
    <w:rsid w:val="006A1226"/>
    <w:rsid w:val="006E7A5B"/>
    <w:rsid w:val="00724081"/>
    <w:rsid w:val="00742C1C"/>
    <w:rsid w:val="0076015E"/>
    <w:rsid w:val="00762B7D"/>
    <w:rsid w:val="00762BF7"/>
    <w:rsid w:val="00766BF9"/>
    <w:rsid w:val="00774095"/>
    <w:rsid w:val="00794074"/>
    <w:rsid w:val="007A3C45"/>
    <w:rsid w:val="007B33AF"/>
    <w:rsid w:val="007D3196"/>
    <w:rsid w:val="00823ADE"/>
    <w:rsid w:val="00825E5F"/>
    <w:rsid w:val="00835251"/>
    <w:rsid w:val="008666AE"/>
    <w:rsid w:val="00880813"/>
    <w:rsid w:val="00895F67"/>
    <w:rsid w:val="008E048D"/>
    <w:rsid w:val="008F0949"/>
    <w:rsid w:val="00944E56"/>
    <w:rsid w:val="00951F0F"/>
    <w:rsid w:val="00961FCA"/>
    <w:rsid w:val="009962FD"/>
    <w:rsid w:val="009A2ACE"/>
    <w:rsid w:val="009B1D29"/>
    <w:rsid w:val="009E1174"/>
    <w:rsid w:val="00A64441"/>
    <w:rsid w:val="00AA3FFB"/>
    <w:rsid w:val="00B35712"/>
    <w:rsid w:val="00B7600B"/>
    <w:rsid w:val="00BA2E92"/>
    <w:rsid w:val="00BA5015"/>
    <w:rsid w:val="00BB6E1E"/>
    <w:rsid w:val="00C03B2B"/>
    <w:rsid w:val="00C07A2B"/>
    <w:rsid w:val="00C11681"/>
    <w:rsid w:val="00C15E3B"/>
    <w:rsid w:val="00C23DA6"/>
    <w:rsid w:val="00C71F4E"/>
    <w:rsid w:val="00D4453D"/>
    <w:rsid w:val="00D519D8"/>
    <w:rsid w:val="00E21C7D"/>
    <w:rsid w:val="00E343BC"/>
    <w:rsid w:val="00E65F3C"/>
    <w:rsid w:val="00EA589D"/>
    <w:rsid w:val="00ED40C9"/>
    <w:rsid w:val="00ED79A7"/>
    <w:rsid w:val="00F16D7D"/>
    <w:rsid w:val="00F251F1"/>
    <w:rsid w:val="00F55F7F"/>
    <w:rsid w:val="00F74C84"/>
    <w:rsid w:val="00F84A8C"/>
    <w:rsid w:val="00F9638F"/>
    <w:rsid w:val="00FD07E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4425C"/>
  <w15:chartTrackingRefBased/>
  <w15:docId w15:val="{918BA37B-3A9A-438A-8DEB-E1BA9A668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F3C"/>
    <w:pPr>
      <w:spacing w:after="120" w:line="288" w:lineRule="auto"/>
      <w:jc w:val="both"/>
    </w:pPr>
    <w:rPr>
      <w:color w:val="0D0D0D" w:themeColor="text1" w:themeTint="F2"/>
    </w:rPr>
  </w:style>
  <w:style w:type="paragraph" w:styleId="Heading1">
    <w:name w:val="heading 1"/>
    <w:basedOn w:val="Normal"/>
    <w:next w:val="Normal"/>
    <w:link w:val="Heading1Char"/>
    <w:uiPriority w:val="9"/>
    <w:qFormat/>
    <w:rsid w:val="00E65F3C"/>
    <w:pPr>
      <w:keepNext/>
      <w:keepLines/>
      <w:numPr>
        <w:numId w:val="2"/>
      </w:numPr>
      <w:spacing w:before="480" w:after="0"/>
      <w:outlineLvl w:val="0"/>
    </w:pPr>
    <w:rPr>
      <w:rFonts w:ascii="Calibri" w:eastAsiaTheme="majorEastAsia" w:hAnsi="Calibri" w:cstheme="majorBidi"/>
      <w:b/>
      <w:color w:val="2E74B5" w:themeColor="accent1" w:themeShade="BF"/>
      <w:sz w:val="28"/>
      <w:szCs w:val="32"/>
    </w:rPr>
  </w:style>
  <w:style w:type="paragraph" w:styleId="Heading2">
    <w:name w:val="heading 2"/>
    <w:basedOn w:val="Normal"/>
    <w:next w:val="Normal"/>
    <w:link w:val="Heading2Char"/>
    <w:uiPriority w:val="9"/>
    <w:unhideWhenUsed/>
    <w:qFormat/>
    <w:rsid w:val="00EA589D"/>
    <w:pPr>
      <w:keepNext/>
      <w:keepLines/>
      <w:numPr>
        <w:ilvl w:val="1"/>
        <w:numId w:val="2"/>
      </w:numPr>
      <w:spacing w:before="200" w:after="0"/>
      <w:outlineLvl w:val="1"/>
    </w:pPr>
    <w:rPr>
      <w:rFonts w:ascii="Calibri" w:eastAsiaTheme="majorEastAsia" w:hAnsi="Calibr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EA589D"/>
    <w:pPr>
      <w:keepNext/>
      <w:keepLines/>
      <w:numPr>
        <w:ilvl w:val="2"/>
        <w:numId w:val="2"/>
      </w:numPr>
      <w:spacing w:before="200" w:after="0"/>
      <w:outlineLvl w:val="2"/>
    </w:pPr>
    <w:rPr>
      <w:rFonts w:ascii="Calibri" w:eastAsiaTheme="majorEastAsia" w:hAnsi="Calibri" w:cstheme="majorBidi"/>
      <w:b/>
      <w:color w:val="1F4D78" w:themeColor="accent1" w:themeShade="7F"/>
      <w:szCs w:val="24"/>
    </w:rPr>
  </w:style>
  <w:style w:type="paragraph" w:styleId="Heading4">
    <w:name w:val="heading 4"/>
    <w:basedOn w:val="Normal"/>
    <w:next w:val="Normal"/>
    <w:link w:val="Heading4Char"/>
    <w:uiPriority w:val="9"/>
    <w:unhideWhenUsed/>
    <w:qFormat/>
    <w:rsid w:val="00EA589D"/>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A589D"/>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A589D"/>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A589D"/>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A589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A589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4F21"/>
    <w:pPr>
      <w:tabs>
        <w:tab w:val="center" w:pos="4536"/>
        <w:tab w:val="right" w:pos="9072"/>
      </w:tabs>
      <w:spacing w:after="0" w:line="240" w:lineRule="auto"/>
    </w:pPr>
  </w:style>
  <w:style w:type="character" w:customStyle="1" w:styleId="HeaderChar">
    <w:name w:val="Header Char"/>
    <w:basedOn w:val="DefaultParagraphFont"/>
    <w:link w:val="Header"/>
    <w:uiPriority w:val="99"/>
    <w:rsid w:val="003F4F21"/>
    <w:rPr>
      <w:color w:val="0D0D0D" w:themeColor="text1" w:themeTint="F2"/>
    </w:rPr>
  </w:style>
  <w:style w:type="paragraph" w:styleId="Footer">
    <w:name w:val="footer"/>
    <w:basedOn w:val="Normal"/>
    <w:link w:val="FooterChar"/>
    <w:uiPriority w:val="99"/>
    <w:unhideWhenUsed/>
    <w:rsid w:val="003F4F21"/>
    <w:pPr>
      <w:tabs>
        <w:tab w:val="center" w:pos="4536"/>
        <w:tab w:val="right" w:pos="9072"/>
      </w:tabs>
      <w:spacing w:after="0" w:line="240" w:lineRule="auto"/>
    </w:pPr>
  </w:style>
  <w:style w:type="character" w:customStyle="1" w:styleId="FooterChar">
    <w:name w:val="Footer Char"/>
    <w:basedOn w:val="DefaultParagraphFont"/>
    <w:link w:val="Footer"/>
    <w:uiPriority w:val="99"/>
    <w:rsid w:val="003F4F21"/>
    <w:rPr>
      <w:color w:val="0D0D0D" w:themeColor="text1" w:themeTint="F2"/>
    </w:rPr>
  </w:style>
  <w:style w:type="paragraph" w:styleId="NoSpacing">
    <w:name w:val="No Spacing"/>
    <w:link w:val="NoSpacingChar"/>
    <w:uiPriority w:val="1"/>
    <w:qFormat/>
    <w:rsid w:val="003F4F21"/>
    <w:rPr>
      <w:rFonts w:asciiTheme="minorHAnsi" w:eastAsiaTheme="minorEastAsia" w:hAnsiTheme="minorHAnsi"/>
      <w:lang w:eastAsia="de-CH"/>
    </w:rPr>
  </w:style>
  <w:style w:type="character" w:customStyle="1" w:styleId="NoSpacingChar">
    <w:name w:val="No Spacing Char"/>
    <w:basedOn w:val="DefaultParagraphFont"/>
    <w:link w:val="NoSpacing"/>
    <w:uiPriority w:val="1"/>
    <w:rsid w:val="003F4F21"/>
    <w:rPr>
      <w:rFonts w:asciiTheme="minorHAnsi" w:eastAsiaTheme="minorEastAsia" w:hAnsiTheme="minorHAnsi"/>
      <w:lang w:eastAsia="de-CH"/>
    </w:rPr>
  </w:style>
  <w:style w:type="paragraph" w:styleId="ListParagraph">
    <w:name w:val="List Paragraph"/>
    <w:basedOn w:val="Normal"/>
    <w:uiPriority w:val="34"/>
    <w:qFormat/>
    <w:rsid w:val="009A2ACE"/>
    <w:pPr>
      <w:ind w:left="720"/>
      <w:contextualSpacing/>
    </w:pPr>
  </w:style>
  <w:style w:type="character" w:customStyle="1" w:styleId="Heading1Char">
    <w:name w:val="Heading 1 Char"/>
    <w:basedOn w:val="DefaultParagraphFont"/>
    <w:link w:val="Heading1"/>
    <w:uiPriority w:val="9"/>
    <w:rsid w:val="00E65F3C"/>
    <w:rPr>
      <w:rFonts w:ascii="Calibri" w:eastAsiaTheme="majorEastAsia" w:hAnsi="Calibri" w:cstheme="majorBidi"/>
      <w:b/>
      <w:color w:val="2E74B5" w:themeColor="accent1" w:themeShade="BF"/>
      <w:sz w:val="28"/>
      <w:szCs w:val="32"/>
    </w:rPr>
  </w:style>
  <w:style w:type="character" w:customStyle="1" w:styleId="Heading2Char">
    <w:name w:val="Heading 2 Char"/>
    <w:basedOn w:val="DefaultParagraphFont"/>
    <w:link w:val="Heading2"/>
    <w:uiPriority w:val="9"/>
    <w:rsid w:val="00EA589D"/>
    <w:rPr>
      <w:rFonts w:ascii="Calibri" w:eastAsiaTheme="majorEastAsia" w:hAnsi="Calibri" w:cstheme="majorBidi"/>
      <w:b/>
      <w:color w:val="2E74B5" w:themeColor="accent1" w:themeShade="BF"/>
      <w:sz w:val="26"/>
      <w:szCs w:val="26"/>
    </w:rPr>
  </w:style>
  <w:style w:type="character" w:customStyle="1" w:styleId="Heading3Char">
    <w:name w:val="Heading 3 Char"/>
    <w:basedOn w:val="DefaultParagraphFont"/>
    <w:link w:val="Heading3"/>
    <w:uiPriority w:val="9"/>
    <w:rsid w:val="00EA589D"/>
    <w:rPr>
      <w:rFonts w:ascii="Calibri" w:eastAsiaTheme="majorEastAsia" w:hAnsi="Calibri" w:cstheme="majorBidi"/>
      <w:b/>
      <w:color w:val="1F4D78" w:themeColor="accent1" w:themeShade="7F"/>
      <w:szCs w:val="24"/>
    </w:rPr>
  </w:style>
  <w:style w:type="character" w:customStyle="1" w:styleId="Heading4Char">
    <w:name w:val="Heading 4 Char"/>
    <w:basedOn w:val="DefaultParagraphFont"/>
    <w:link w:val="Heading4"/>
    <w:uiPriority w:val="9"/>
    <w:rsid w:val="00EA589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EA589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A589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A589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A589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A589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6A1226"/>
    <w:pPr>
      <w:spacing w:after="0" w:line="240" w:lineRule="auto"/>
    </w:pPr>
    <w:rPr>
      <w:i/>
      <w:iCs/>
      <w:color w:val="1F4E79" w:themeColor="accent1" w:themeShade="80"/>
      <w:sz w:val="18"/>
      <w:szCs w:val="18"/>
    </w:rPr>
  </w:style>
  <w:style w:type="paragraph" w:styleId="TOC1">
    <w:name w:val="toc 1"/>
    <w:basedOn w:val="Normal"/>
    <w:next w:val="Normal"/>
    <w:autoRedefine/>
    <w:uiPriority w:val="39"/>
    <w:unhideWhenUsed/>
    <w:rsid w:val="000C36A4"/>
    <w:pPr>
      <w:spacing w:before="120" w:after="100"/>
    </w:pPr>
    <w:rPr>
      <w:b/>
    </w:rPr>
  </w:style>
  <w:style w:type="paragraph" w:styleId="TOC2">
    <w:name w:val="toc 2"/>
    <w:basedOn w:val="Normal"/>
    <w:next w:val="Normal"/>
    <w:autoRedefine/>
    <w:uiPriority w:val="39"/>
    <w:unhideWhenUsed/>
    <w:rsid w:val="006A1226"/>
    <w:pPr>
      <w:spacing w:after="100"/>
    </w:pPr>
  </w:style>
  <w:style w:type="character" w:styleId="Hyperlink">
    <w:name w:val="Hyperlink"/>
    <w:basedOn w:val="DefaultParagraphFont"/>
    <w:uiPriority w:val="99"/>
    <w:unhideWhenUsed/>
    <w:rsid w:val="006A1226"/>
    <w:rPr>
      <w:color w:val="0563C1" w:themeColor="hyperlink"/>
      <w:u w:val="single"/>
    </w:rPr>
  </w:style>
  <w:style w:type="paragraph" w:styleId="Bibliography">
    <w:name w:val="Bibliography"/>
    <w:basedOn w:val="Normal"/>
    <w:next w:val="Normal"/>
    <w:uiPriority w:val="37"/>
    <w:unhideWhenUsed/>
    <w:rsid w:val="00604FD4"/>
  </w:style>
  <w:style w:type="paragraph" w:styleId="TOC3">
    <w:name w:val="toc 3"/>
    <w:basedOn w:val="Normal"/>
    <w:next w:val="Normal"/>
    <w:autoRedefine/>
    <w:uiPriority w:val="39"/>
    <w:unhideWhenUsed/>
    <w:rsid w:val="006A1226"/>
    <w:pPr>
      <w:spacing w:after="100"/>
    </w:pPr>
  </w:style>
  <w:style w:type="paragraph" w:styleId="TableofFigures">
    <w:name w:val="table of figures"/>
    <w:basedOn w:val="Normal"/>
    <w:next w:val="Normal"/>
    <w:uiPriority w:val="99"/>
    <w:unhideWhenUsed/>
    <w:rsid w:val="00604FD4"/>
    <w:pPr>
      <w:spacing w:after="0"/>
    </w:pPr>
  </w:style>
  <w:style w:type="paragraph" w:styleId="NormalWeb">
    <w:name w:val="Normal (Web)"/>
    <w:basedOn w:val="Normal"/>
    <w:uiPriority w:val="99"/>
    <w:unhideWhenUsed/>
    <w:rsid w:val="00C23DA6"/>
    <w:pPr>
      <w:spacing w:before="100" w:beforeAutospacing="1" w:after="100" w:afterAutospacing="1" w:line="240" w:lineRule="auto"/>
      <w:jc w:val="left"/>
    </w:pPr>
    <w:rPr>
      <w:rFonts w:ascii="Times New Roman" w:eastAsia="Times New Roman" w:hAnsi="Times New Roman" w:cs="Times New Roman"/>
      <w:color w:val="auto"/>
      <w:sz w:val="24"/>
      <w:szCs w:val="24"/>
      <w:lang w:val="en-CH" w:eastAsia="en-GB"/>
    </w:rPr>
  </w:style>
  <w:style w:type="character" w:styleId="Strong">
    <w:name w:val="Strong"/>
    <w:basedOn w:val="DefaultParagraphFont"/>
    <w:uiPriority w:val="22"/>
    <w:qFormat/>
    <w:rsid w:val="00C23DA6"/>
    <w:rPr>
      <w:b/>
      <w:bCs/>
    </w:rPr>
  </w:style>
  <w:style w:type="paragraph" w:customStyle="1" w:styleId="intro">
    <w:name w:val="intro"/>
    <w:basedOn w:val="Normal"/>
    <w:rsid w:val="009E1174"/>
    <w:pPr>
      <w:spacing w:before="100" w:beforeAutospacing="1" w:after="100" w:afterAutospacing="1" w:line="240" w:lineRule="auto"/>
      <w:jc w:val="left"/>
    </w:pPr>
    <w:rPr>
      <w:rFonts w:ascii="Times New Roman" w:eastAsia="Times New Roman" w:hAnsi="Times New Roman" w:cs="Times New Roman"/>
      <w:color w:val="auto"/>
      <w:sz w:val="24"/>
      <w:szCs w:val="24"/>
      <w:lang w:val="en-CH" w:eastAsia="en-GB"/>
    </w:rPr>
  </w:style>
  <w:style w:type="paragraph" w:styleId="Revision">
    <w:name w:val="Revision"/>
    <w:hidden/>
    <w:uiPriority w:val="99"/>
    <w:semiHidden/>
    <w:rsid w:val="00C11681"/>
    <w:rPr>
      <w:color w:val="0D0D0D" w:themeColor="text1" w:themeTint="F2"/>
    </w:rPr>
  </w:style>
  <w:style w:type="table" w:styleId="GridTable4-Accent1">
    <w:name w:val="Grid Table 4 Accent 1"/>
    <w:basedOn w:val="TableNormal"/>
    <w:uiPriority w:val="49"/>
    <w:rsid w:val="00C1168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3149">
      <w:bodyDiv w:val="1"/>
      <w:marLeft w:val="0"/>
      <w:marRight w:val="0"/>
      <w:marTop w:val="0"/>
      <w:marBottom w:val="0"/>
      <w:divBdr>
        <w:top w:val="none" w:sz="0" w:space="0" w:color="auto"/>
        <w:left w:val="none" w:sz="0" w:space="0" w:color="auto"/>
        <w:bottom w:val="none" w:sz="0" w:space="0" w:color="auto"/>
        <w:right w:val="none" w:sz="0" w:space="0" w:color="auto"/>
      </w:divBdr>
    </w:div>
    <w:div w:id="61568563">
      <w:bodyDiv w:val="1"/>
      <w:marLeft w:val="0"/>
      <w:marRight w:val="0"/>
      <w:marTop w:val="0"/>
      <w:marBottom w:val="0"/>
      <w:divBdr>
        <w:top w:val="none" w:sz="0" w:space="0" w:color="auto"/>
        <w:left w:val="none" w:sz="0" w:space="0" w:color="auto"/>
        <w:bottom w:val="none" w:sz="0" w:space="0" w:color="auto"/>
        <w:right w:val="none" w:sz="0" w:space="0" w:color="auto"/>
      </w:divBdr>
    </w:div>
    <w:div w:id="108160253">
      <w:bodyDiv w:val="1"/>
      <w:marLeft w:val="0"/>
      <w:marRight w:val="0"/>
      <w:marTop w:val="0"/>
      <w:marBottom w:val="0"/>
      <w:divBdr>
        <w:top w:val="none" w:sz="0" w:space="0" w:color="auto"/>
        <w:left w:val="none" w:sz="0" w:space="0" w:color="auto"/>
        <w:bottom w:val="none" w:sz="0" w:space="0" w:color="auto"/>
        <w:right w:val="none" w:sz="0" w:space="0" w:color="auto"/>
      </w:divBdr>
    </w:div>
    <w:div w:id="110170969">
      <w:bodyDiv w:val="1"/>
      <w:marLeft w:val="0"/>
      <w:marRight w:val="0"/>
      <w:marTop w:val="0"/>
      <w:marBottom w:val="0"/>
      <w:divBdr>
        <w:top w:val="none" w:sz="0" w:space="0" w:color="auto"/>
        <w:left w:val="none" w:sz="0" w:space="0" w:color="auto"/>
        <w:bottom w:val="none" w:sz="0" w:space="0" w:color="auto"/>
        <w:right w:val="none" w:sz="0" w:space="0" w:color="auto"/>
      </w:divBdr>
    </w:div>
    <w:div w:id="111099130">
      <w:bodyDiv w:val="1"/>
      <w:marLeft w:val="0"/>
      <w:marRight w:val="0"/>
      <w:marTop w:val="0"/>
      <w:marBottom w:val="0"/>
      <w:divBdr>
        <w:top w:val="none" w:sz="0" w:space="0" w:color="auto"/>
        <w:left w:val="none" w:sz="0" w:space="0" w:color="auto"/>
        <w:bottom w:val="none" w:sz="0" w:space="0" w:color="auto"/>
        <w:right w:val="none" w:sz="0" w:space="0" w:color="auto"/>
      </w:divBdr>
    </w:div>
    <w:div w:id="160314912">
      <w:bodyDiv w:val="1"/>
      <w:marLeft w:val="0"/>
      <w:marRight w:val="0"/>
      <w:marTop w:val="0"/>
      <w:marBottom w:val="0"/>
      <w:divBdr>
        <w:top w:val="none" w:sz="0" w:space="0" w:color="auto"/>
        <w:left w:val="none" w:sz="0" w:space="0" w:color="auto"/>
        <w:bottom w:val="none" w:sz="0" w:space="0" w:color="auto"/>
        <w:right w:val="none" w:sz="0" w:space="0" w:color="auto"/>
      </w:divBdr>
    </w:div>
    <w:div w:id="165747920">
      <w:bodyDiv w:val="1"/>
      <w:marLeft w:val="0"/>
      <w:marRight w:val="0"/>
      <w:marTop w:val="0"/>
      <w:marBottom w:val="0"/>
      <w:divBdr>
        <w:top w:val="none" w:sz="0" w:space="0" w:color="auto"/>
        <w:left w:val="none" w:sz="0" w:space="0" w:color="auto"/>
        <w:bottom w:val="none" w:sz="0" w:space="0" w:color="auto"/>
        <w:right w:val="none" w:sz="0" w:space="0" w:color="auto"/>
      </w:divBdr>
    </w:div>
    <w:div w:id="168838853">
      <w:bodyDiv w:val="1"/>
      <w:marLeft w:val="0"/>
      <w:marRight w:val="0"/>
      <w:marTop w:val="0"/>
      <w:marBottom w:val="0"/>
      <w:divBdr>
        <w:top w:val="none" w:sz="0" w:space="0" w:color="auto"/>
        <w:left w:val="none" w:sz="0" w:space="0" w:color="auto"/>
        <w:bottom w:val="none" w:sz="0" w:space="0" w:color="auto"/>
        <w:right w:val="none" w:sz="0" w:space="0" w:color="auto"/>
      </w:divBdr>
    </w:div>
    <w:div w:id="252707743">
      <w:bodyDiv w:val="1"/>
      <w:marLeft w:val="0"/>
      <w:marRight w:val="0"/>
      <w:marTop w:val="0"/>
      <w:marBottom w:val="0"/>
      <w:divBdr>
        <w:top w:val="none" w:sz="0" w:space="0" w:color="auto"/>
        <w:left w:val="none" w:sz="0" w:space="0" w:color="auto"/>
        <w:bottom w:val="none" w:sz="0" w:space="0" w:color="auto"/>
        <w:right w:val="none" w:sz="0" w:space="0" w:color="auto"/>
      </w:divBdr>
    </w:div>
    <w:div w:id="261501411">
      <w:bodyDiv w:val="1"/>
      <w:marLeft w:val="0"/>
      <w:marRight w:val="0"/>
      <w:marTop w:val="0"/>
      <w:marBottom w:val="0"/>
      <w:divBdr>
        <w:top w:val="none" w:sz="0" w:space="0" w:color="auto"/>
        <w:left w:val="none" w:sz="0" w:space="0" w:color="auto"/>
        <w:bottom w:val="none" w:sz="0" w:space="0" w:color="auto"/>
        <w:right w:val="none" w:sz="0" w:space="0" w:color="auto"/>
      </w:divBdr>
    </w:div>
    <w:div w:id="340206388">
      <w:bodyDiv w:val="1"/>
      <w:marLeft w:val="0"/>
      <w:marRight w:val="0"/>
      <w:marTop w:val="0"/>
      <w:marBottom w:val="0"/>
      <w:divBdr>
        <w:top w:val="none" w:sz="0" w:space="0" w:color="auto"/>
        <w:left w:val="none" w:sz="0" w:space="0" w:color="auto"/>
        <w:bottom w:val="none" w:sz="0" w:space="0" w:color="auto"/>
        <w:right w:val="none" w:sz="0" w:space="0" w:color="auto"/>
      </w:divBdr>
    </w:div>
    <w:div w:id="355473957">
      <w:bodyDiv w:val="1"/>
      <w:marLeft w:val="0"/>
      <w:marRight w:val="0"/>
      <w:marTop w:val="0"/>
      <w:marBottom w:val="0"/>
      <w:divBdr>
        <w:top w:val="none" w:sz="0" w:space="0" w:color="auto"/>
        <w:left w:val="none" w:sz="0" w:space="0" w:color="auto"/>
        <w:bottom w:val="none" w:sz="0" w:space="0" w:color="auto"/>
        <w:right w:val="none" w:sz="0" w:space="0" w:color="auto"/>
      </w:divBdr>
    </w:div>
    <w:div w:id="452673429">
      <w:bodyDiv w:val="1"/>
      <w:marLeft w:val="0"/>
      <w:marRight w:val="0"/>
      <w:marTop w:val="0"/>
      <w:marBottom w:val="0"/>
      <w:divBdr>
        <w:top w:val="none" w:sz="0" w:space="0" w:color="auto"/>
        <w:left w:val="none" w:sz="0" w:space="0" w:color="auto"/>
        <w:bottom w:val="none" w:sz="0" w:space="0" w:color="auto"/>
        <w:right w:val="none" w:sz="0" w:space="0" w:color="auto"/>
      </w:divBdr>
    </w:div>
    <w:div w:id="453910185">
      <w:bodyDiv w:val="1"/>
      <w:marLeft w:val="0"/>
      <w:marRight w:val="0"/>
      <w:marTop w:val="0"/>
      <w:marBottom w:val="0"/>
      <w:divBdr>
        <w:top w:val="none" w:sz="0" w:space="0" w:color="auto"/>
        <w:left w:val="none" w:sz="0" w:space="0" w:color="auto"/>
        <w:bottom w:val="none" w:sz="0" w:space="0" w:color="auto"/>
        <w:right w:val="none" w:sz="0" w:space="0" w:color="auto"/>
      </w:divBdr>
    </w:div>
    <w:div w:id="586154177">
      <w:bodyDiv w:val="1"/>
      <w:marLeft w:val="0"/>
      <w:marRight w:val="0"/>
      <w:marTop w:val="0"/>
      <w:marBottom w:val="0"/>
      <w:divBdr>
        <w:top w:val="none" w:sz="0" w:space="0" w:color="auto"/>
        <w:left w:val="none" w:sz="0" w:space="0" w:color="auto"/>
        <w:bottom w:val="none" w:sz="0" w:space="0" w:color="auto"/>
        <w:right w:val="none" w:sz="0" w:space="0" w:color="auto"/>
      </w:divBdr>
      <w:divsChild>
        <w:div w:id="351689171">
          <w:marLeft w:val="0"/>
          <w:marRight w:val="0"/>
          <w:marTop w:val="0"/>
          <w:marBottom w:val="0"/>
          <w:divBdr>
            <w:top w:val="none" w:sz="0" w:space="0" w:color="auto"/>
            <w:left w:val="none" w:sz="0" w:space="0" w:color="auto"/>
            <w:bottom w:val="none" w:sz="0" w:space="0" w:color="auto"/>
            <w:right w:val="none" w:sz="0" w:space="0" w:color="auto"/>
          </w:divBdr>
          <w:divsChild>
            <w:div w:id="2019043078">
              <w:marLeft w:val="0"/>
              <w:marRight w:val="0"/>
              <w:marTop w:val="0"/>
              <w:marBottom w:val="0"/>
              <w:divBdr>
                <w:top w:val="none" w:sz="0" w:space="0" w:color="auto"/>
                <w:left w:val="none" w:sz="0" w:space="0" w:color="auto"/>
                <w:bottom w:val="none" w:sz="0" w:space="0" w:color="auto"/>
                <w:right w:val="none" w:sz="0" w:space="0" w:color="auto"/>
              </w:divBdr>
            </w:div>
            <w:div w:id="84397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97332">
      <w:bodyDiv w:val="1"/>
      <w:marLeft w:val="0"/>
      <w:marRight w:val="0"/>
      <w:marTop w:val="0"/>
      <w:marBottom w:val="0"/>
      <w:divBdr>
        <w:top w:val="none" w:sz="0" w:space="0" w:color="auto"/>
        <w:left w:val="none" w:sz="0" w:space="0" w:color="auto"/>
        <w:bottom w:val="none" w:sz="0" w:space="0" w:color="auto"/>
        <w:right w:val="none" w:sz="0" w:space="0" w:color="auto"/>
      </w:divBdr>
    </w:div>
    <w:div w:id="588850419">
      <w:bodyDiv w:val="1"/>
      <w:marLeft w:val="0"/>
      <w:marRight w:val="0"/>
      <w:marTop w:val="0"/>
      <w:marBottom w:val="0"/>
      <w:divBdr>
        <w:top w:val="none" w:sz="0" w:space="0" w:color="auto"/>
        <w:left w:val="none" w:sz="0" w:space="0" w:color="auto"/>
        <w:bottom w:val="none" w:sz="0" w:space="0" w:color="auto"/>
        <w:right w:val="none" w:sz="0" w:space="0" w:color="auto"/>
      </w:divBdr>
    </w:div>
    <w:div w:id="591623934">
      <w:bodyDiv w:val="1"/>
      <w:marLeft w:val="0"/>
      <w:marRight w:val="0"/>
      <w:marTop w:val="0"/>
      <w:marBottom w:val="0"/>
      <w:divBdr>
        <w:top w:val="none" w:sz="0" w:space="0" w:color="auto"/>
        <w:left w:val="none" w:sz="0" w:space="0" w:color="auto"/>
        <w:bottom w:val="none" w:sz="0" w:space="0" w:color="auto"/>
        <w:right w:val="none" w:sz="0" w:space="0" w:color="auto"/>
      </w:divBdr>
    </w:div>
    <w:div w:id="636909356">
      <w:bodyDiv w:val="1"/>
      <w:marLeft w:val="0"/>
      <w:marRight w:val="0"/>
      <w:marTop w:val="0"/>
      <w:marBottom w:val="0"/>
      <w:divBdr>
        <w:top w:val="none" w:sz="0" w:space="0" w:color="auto"/>
        <w:left w:val="none" w:sz="0" w:space="0" w:color="auto"/>
        <w:bottom w:val="none" w:sz="0" w:space="0" w:color="auto"/>
        <w:right w:val="none" w:sz="0" w:space="0" w:color="auto"/>
      </w:divBdr>
    </w:div>
    <w:div w:id="690761822">
      <w:bodyDiv w:val="1"/>
      <w:marLeft w:val="0"/>
      <w:marRight w:val="0"/>
      <w:marTop w:val="0"/>
      <w:marBottom w:val="0"/>
      <w:divBdr>
        <w:top w:val="none" w:sz="0" w:space="0" w:color="auto"/>
        <w:left w:val="none" w:sz="0" w:space="0" w:color="auto"/>
        <w:bottom w:val="none" w:sz="0" w:space="0" w:color="auto"/>
        <w:right w:val="none" w:sz="0" w:space="0" w:color="auto"/>
      </w:divBdr>
    </w:div>
    <w:div w:id="703792492">
      <w:bodyDiv w:val="1"/>
      <w:marLeft w:val="0"/>
      <w:marRight w:val="0"/>
      <w:marTop w:val="0"/>
      <w:marBottom w:val="0"/>
      <w:divBdr>
        <w:top w:val="none" w:sz="0" w:space="0" w:color="auto"/>
        <w:left w:val="none" w:sz="0" w:space="0" w:color="auto"/>
        <w:bottom w:val="none" w:sz="0" w:space="0" w:color="auto"/>
        <w:right w:val="none" w:sz="0" w:space="0" w:color="auto"/>
      </w:divBdr>
    </w:div>
    <w:div w:id="717239483">
      <w:bodyDiv w:val="1"/>
      <w:marLeft w:val="0"/>
      <w:marRight w:val="0"/>
      <w:marTop w:val="0"/>
      <w:marBottom w:val="0"/>
      <w:divBdr>
        <w:top w:val="none" w:sz="0" w:space="0" w:color="auto"/>
        <w:left w:val="none" w:sz="0" w:space="0" w:color="auto"/>
        <w:bottom w:val="none" w:sz="0" w:space="0" w:color="auto"/>
        <w:right w:val="none" w:sz="0" w:space="0" w:color="auto"/>
      </w:divBdr>
    </w:div>
    <w:div w:id="780104757">
      <w:bodyDiv w:val="1"/>
      <w:marLeft w:val="0"/>
      <w:marRight w:val="0"/>
      <w:marTop w:val="0"/>
      <w:marBottom w:val="0"/>
      <w:divBdr>
        <w:top w:val="none" w:sz="0" w:space="0" w:color="auto"/>
        <w:left w:val="none" w:sz="0" w:space="0" w:color="auto"/>
        <w:bottom w:val="none" w:sz="0" w:space="0" w:color="auto"/>
        <w:right w:val="none" w:sz="0" w:space="0" w:color="auto"/>
      </w:divBdr>
    </w:div>
    <w:div w:id="793250184">
      <w:bodyDiv w:val="1"/>
      <w:marLeft w:val="0"/>
      <w:marRight w:val="0"/>
      <w:marTop w:val="0"/>
      <w:marBottom w:val="0"/>
      <w:divBdr>
        <w:top w:val="none" w:sz="0" w:space="0" w:color="auto"/>
        <w:left w:val="none" w:sz="0" w:space="0" w:color="auto"/>
        <w:bottom w:val="none" w:sz="0" w:space="0" w:color="auto"/>
        <w:right w:val="none" w:sz="0" w:space="0" w:color="auto"/>
      </w:divBdr>
    </w:div>
    <w:div w:id="844629815">
      <w:bodyDiv w:val="1"/>
      <w:marLeft w:val="0"/>
      <w:marRight w:val="0"/>
      <w:marTop w:val="0"/>
      <w:marBottom w:val="0"/>
      <w:divBdr>
        <w:top w:val="none" w:sz="0" w:space="0" w:color="auto"/>
        <w:left w:val="none" w:sz="0" w:space="0" w:color="auto"/>
        <w:bottom w:val="none" w:sz="0" w:space="0" w:color="auto"/>
        <w:right w:val="none" w:sz="0" w:space="0" w:color="auto"/>
      </w:divBdr>
    </w:div>
    <w:div w:id="851340129">
      <w:bodyDiv w:val="1"/>
      <w:marLeft w:val="0"/>
      <w:marRight w:val="0"/>
      <w:marTop w:val="0"/>
      <w:marBottom w:val="0"/>
      <w:divBdr>
        <w:top w:val="none" w:sz="0" w:space="0" w:color="auto"/>
        <w:left w:val="none" w:sz="0" w:space="0" w:color="auto"/>
        <w:bottom w:val="none" w:sz="0" w:space="0" w:color="auto"/>
        <w:right w:val="none" w:sz="0" w:space="0" w:color="auto"/>
      </w:divBdr>
    </w:div>
    <w:div w:id="884215343">
      <w:bodyDiv w:val="1"/>
      <w:marLeft w:val="0"/>
      <w:marRight w:val="0"/>
      <w:marTop w:val="0"/>
      <w:marBottom w:val="0"/>
      <w:divBdr>
        <w:top w:val="none" w:sz="0" w:space="0" w:color="auto"/>
        <w:left w:val="none" w:sz="0" w:space="0" w:color="auto"/>
        <w:bottom w:val="none" w:sz="0" w:space="0" w:color="auto"/>
        <w:right w:val="none" w:sz="0" w:space="0" w:color="auto"/>
      </w:divBdr>
    </w:div>
    <w:div w:id="884608701">
      <w:bodyDiv w:val="1"/>
      <w:marLeft w:val="0"/>
      <w:marRight w:val="0"/>
      <w:marTop w:val="0"/>
      <w:marBottom w:val="0"/>
      <w:divBdr>
        <w:top w:val="none" w:sz="0" w:space="0" w:color="auto"/>
        <w:left w:val="none" w:sz="0" w:space="0" w:color="auto"/>
        <w:bottom w:val="none" w:sz="0" w:space="0" w:color="auto"/>
        <w:right w:val="none" w:sz="0" w:space="0" w:color="auto"/>
      </w:divBdr>
    </w:div>
    <w:div w:id="943265708">
      <w:bodyDiv w:val="1"/>
      <w:marLeft w:val="0"/>
      <w:marRight w:val="0"/>
      <w:marTop w:val="0"/>
      <w:marBottom w:val="0"/>
      <w:divBdr>
        <w:top w:val="none" w:sz="0" w:space="0" w:color="auto"/>
        <w:left w:val="none" w:sz="0" w:space="0" w:color="auto"/>
        <w:bottom w:val="none" w:sz="0" w:space="0" w:color="auto"/>
        <w:right w:val="none" w:sz="0" w:space="0" w:color="auto"/>
      </w:divBdr>
    </w:div>
    <w:div w:id="943541627">
      <w:bodyDiv w:val="1"/>
      <w:marLeft w:val="0"/>
      <w:marRight w:val="0"/>
      <w:marTop w:val="0"/>
      <w:marBottom w:val="0"/>
      <w:divBdr>
        <w:top w:val="none" w:sz="0" w:space="0" w:color="auto"/>
        <w:left w:val="none" w:sz="0" w:space="0" w:color="auto"/>
        <w:bottom w:val="none" w:sz="0" w:space="0" w:color="auto"/>
        <w:right w:val="none" w:sz="0" w:space="0" w:color="auto"/>
      </w:divBdr>
    </w:div>
    <w:div w:id="951714310">
      <w:bodyDiv w:val="1"/>
      <w:marLeft w:val="0"/>
      <w:marRight w:val="0"/>
      <w:marTop w:val="0"/>
      <w:marBottom w:val="0"/>
      <w:divBdr>
        <w:top w:val="none" w:sz="0" w:space="0" w:color="auto"/>
        <w:left w:val="none" w:sz="0" w:space="0" w:color="auto"/>
        <w:bottom w:val="none" w:sz="0" w:space="0" w:color="auto"/>
        <w:right w:val="none" w:sz="0" w:space="0" w:color="auto"/>
      </w:divBdr>
    </w:div>
    <w:div w:id="987713172">
      <w:bodyDiv w:val="1"/>
      <w:marLeft w:val="0"/>
      <w:marRight w:val="0"/>
      <w:marTop w:val="0"/>
      <w:marBottom w:val="0"/>
      <w:divBdr>
        <w:top w:val="none" w:sz="0" w:space="0" w:color="auto"/>
        <w:left w:val="none" w:sz="0" w:space="0" w:color="auto"/>
        <w:bottom w:val="none" w:sz="0" w:space="0" w:color="auto"/>
        <w:right w:val="none" w:sz="0" w:space="0" w:color="auto"/>
      </w:divBdr>
    </w:div>
    <w:div w:id="1031226835">
      <w:bodyDiv w:val="1"/>
      <w:marLeft w:val="0"/>
      <w:marRight w:val="0"/>
      <w:marTop w:val="0"/>
      <w:marBottom w:val="0"/>
      <w:divBdr>
        <w:top w:val="none" w:sz="0" w:space="0" w:color="auto"/>
        <w:left w:val="none" w:sz="0" w:space="0" w:color="auto"/>
        <w:bottom w:val="none" w:sz="0" w:space="0" w:color="auto"/>
        <w:right w:val="none" w:sz="0" w:space="0" w:color="auto"/>
      </w:divBdr>
    </w:div>
    <w:div w:id="1035619102">
      <w:bodyDiv w:val="1"/>
      <w:marLeft w:val="0"/>
      <w:marRight w:val="0"/>
      <w:marTop w:val="0"/>
      <w:marBottom w:val="0"/>
      <w:divBdr>
        <w:top w:val="none" w:sz="0" w:space="0" w:color="auto"/>
        <w:left w:val="none" w:sz="0" w:space="0" w:color="auto"/>
        <w:bottom w:val="none" w:sz="0" w:space="0" w:color="auto"/>
        <w:right w:val="none" w:sz="0" w:space="0" w:color="auto"/>
      </w:divBdr>
    </w:div>
    <w:div w:id="1054157076">
      <w:bodyDiv w:val="1"/>
      <w:marLeft w:val="0"/>
      <w:marRight w:val="0"/>
      <w:marTop w:val="0"/>
      <w:marBottom w:val="0"/>
      <w:divBdr>
        <w:top w:val="none" w:sz="0" w:space="0" w:color="auto"/>
        <w:left w:val="none" w:sz="0" w:space="0" w:color="auto"/>
        <w:bottom w:val="none" w:sz="0" w:space="0" w:color="auto"/>
        <w:right w:val="none" w:sz="0" w:space="0" w:color="auto"/>
      </w:divBdr>
    </w:div>
    <w:div w:id="1074351821">
      <w:bodyDiv w:val="1"/>
      <w:marLeft w:val="0"/>
      <w:marRight w:val="0"/>
      <w:marTop w:val="0"/>
      <w:marBottom w:val="0"/>
      <w:divBdr>
        <w:top w:val="none" w:sz="0" w:space="0" w:color="auto"/>
        <w:left w:val="none" w:sz="0" w:space="0" w:color="auto"/>
        <w:bottom w:val="none" w:sz="0" w:space="0" w:color="auto"/>
        <w:right w:val="none" w:sz="0" w:space="0" w:color="auto"/>
      </w:divBdr>
    </w:div>
    <w:div w:id="1130975486">
      <w:bodyDiv w:val="1"/>
      <w:marLeft w:val="0"/>
      <w:marRight w:val="0"/>
      <w:marTop w:val="0"/>
      <w:marBottom w:val="0"/>
      <w:divBdr>
        <w:top w:val="none" w:sz="0" w:space="0" w:color="auto"/>
        <w:left w:val="none" w:sz="0" w:space="0" w:color="auto"/>
        <w:bottom w:val="none" w:sz="0" w:space="0" w:color="auto"/>
        <w:right w:val="none" w:sz="0" w:space="0" w:color="auto"/>
      </w:divBdr>
    </w:div>
    <w:div w:id="1134180477">
      <w:bodyDiv w:val="1"/>
      <w:marLeft w:val="0"/>
      <w:marRight w:val="0"/>
      <w:marTop w:val="0"/>
      <w:marBottom w:val="0"/>
      <w:divBdr>
        <w:top w:val="none" w:sz="0" w:space="0" w:color="auto"/>
        <w:left w:val="none" w:sz="0" w:space="0" w:color="auto"/>
        <w:bottom w:val="none" w:sz="0" w:space="0" w:color="auto"/>
        <w:right w:val="none" w:sz="0" w:space="0" w:color="auto"/>
      </w:divBdr>
    </w:div>
    <w:div w:id="1166243949">
      <w:bodyDiv w:val="1"/>
      <w:marLeft w:val="0"/>
      <w:marRight w:val="0"/>
      <w:marTop w:val="0"/>
      <w:marBottom w:val="0"/>
      <w:divBdr>
        <w:top w:val="none" w:sz="0" w:space="0" w:color="auto"/>
        <w:left w:val="none" w:sz="0" w:space="0" w:color="auto"/>
        <w:bottom w:val="none" w:sz="0" w:space="0" w:color="auto"/>
        <w:right w:val="none" w:sz="0" w:space="0" w:color="auto"/>
      </w:divBdr>
    </w:div>
    <w:div w:id="1176386334">
      <w:bodyDiv w:val="1"/>
      <w:marLeft w:val="0"/>
      <w:marRight w:val="0"/>
      <w:marTop w:val="0"/>
      <w:marBottom w:val="0"/>
      <w:divBdr>
        <w:top w:val="none" w:sz="0" w:space="0" w:color="auto"/>
        <w:left w:val="none" w:sz="0" w:space="0" w:color="auto"/>
        <w:bottom w:val="none" w:sz="0" w:space="0" w:color="auto"/>
        <w:right w:val="none" w:sz="0" w:space="0" w:color="auto"/>
      </w:divBdr>
      <w:divsChild>
        <w:div w:id="1374043002">
          <w:marLeft w:val="0"/>
          <w:marRight w:val="0"/>
          <w:marTop w:val="0"/>
          <w:marBottom w:val="0"/>
          <w:divBdr>
            <w:top w:val="none" w:sz="0" w:space="0" w:color="auto"/>
            <w:left w:val="none" w:sz="0" w:space="0" w:color="auto"/>
            <w:bottom w:val="none" w:sz="0" w:space="0" w:color="auto"/>
            <w:right w:val="none" w:sz="0" w:space="0" w:color="auto"/>
          </w:divBdr>
          <w:divsChild>
            <w:div w:id="34506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68070">
      <w:bodyDiv w:val="1"/>
      <w:marLeft w:val="0"/>
      <w:marRight w:val="0"/>
      <w:marTop w:val="0"/>
      <w:marBottom w:val="0"/>
      <w:divBdr>
        <w:top w:val="none" w:sz="0" w:space="0" w:color="auto"/>
        <w:left w:val="none" w:sz="0" w:space="0" w:color="auto"/>
        <w:bottom w:val="none" w:sz="0" w:space="0" w:color="auto"/>
        <w:right w:val="none" w:sz="0" w:space="0" w:color="auto"/>
      </w:divBdr>
    </w:div>
    <w:div w:id="1259145047">
      <w:bodyDiv w:val="1"/>
      <w:marLeft w:val="0"/>
      <w:marRight w:val="0"/>
      <w:marTop w:val="0"/>
      <w:marBottom w:val="0"/>
      <w:divBdr>
        <w:top w:val="none" w:sz="0" w:space="0" w:color="auto"/>
        <w:left w:val="none" w:sz="0" w:space="0" w:color="auto"/>
        <w:bottom w:val="none" w:sz="0" w:space="0" w:color="auto"/>
        <w:right w:val="none" w:sz="0" w:space="0" w:color="auto"/>
      </w:divBdr>
    </w:div>
    <w:div w:id="1263805548">
      <w:bodyDiv w:val="1"/>
      <w:marLeft w:val="0"/>
      <w:marRight w:val="0"/>
      <w:marTop w:val="0"/>
      <w:marBottom w:val="0"/>
      <w:divBdr>
        <w:top w:val="none" w:sz="0" w:space="0" w:color="auto"/>
        <w:left w:val="none" w:sz="0" w:space="0" w:color="auto"/>
        <w:bottom w:val="none" w:sz="0" w:space="0" w:color="auto"/>
        <w:right w:val="none" w:sz="0" w:space="0" w:color="auto"/>
      </w:divBdr>
    </w:div>
    <w:div w:id="1292639512">
      <w:bodyDiv w:val="1"/>
      <w:marLeft w:val="0"/>
      <w:marRight w:val="0"/>
      <w:marTop w:val="0"/>
      <w:marBottom w:val="0"/>
      <w:divBdr>
        <w:top w:val="none" w:sz="0" w:space="0" w:color="auto"/>
        <w:left w:val="none" w:sz="0" w:space="0" w:color="auto"/>
        <w:bottom w:val="none" w:sz="0" w:space="0" w:color="auto"/>
        <w:right w:val="none" w:sz="0" w:space="0" w:color="auto"/>
      </w:divBdr>
    </w:div>
    <w:div w:id="1326276505">
      <w:bodyDiv w:val="1"/>
      <w:marLeft w:val="0"/>
      <w:marRight w:val="0"/>
      <w:marTop w:val="0"/>
      <w:marBottom w:val="0"/>
      <w:divBdr>
        <w:top w:val="none" w:sz="0" w:space="0" w:color="auto"/>
        <w:left w:val="none" w:sz="0" w:space="0" w:color="auto"/>
        <w:bottom w:val="none" w:sz="0" w:space="0" w:color="auto"/>
        <w:right w:val="none" w:sz="0" w:space="0" w:color="auto"/>
      </w:divBdr>
    </w:div>
    <w:div w:id="1341927207">
      <w:bodyDiv w:val="1"/>
      <w:marLeft w:val="0"/>
      <w:marRight w:val="0"/>
      <w:marTop w:val="0"/>
      <w:marBottom w:val="0"/>
      <w:divBdr>
        <w:top w:val="none" w:sz="0" w:space="0" w:color="auto"/>
        <w:left w:val="none" w:sz="0" w:space="0" w:color="auto"/>
        <w:bottom w:val="none" w:sz="0" w:space="0" w:color="auto"/>
        <w:right w:val="none" w:sz="0" w:space="0" w:color="auto"/>
      </w:divBdr>
    </w:div>
    <w:div w:id="1369256242">
      <w:bodyDiv w:val="1"/>
      <w:marLeft w:val="0"/>
      <w:marRight w:val="0"/>
      <w:marTop w:val="0"/>
      <w:marBottom w:val="0"/>
      <w:divBdr>
        <w:top w:val="none" w:sz="0" w:space="0" w:color="auto"/>
        <w:left w:val="none" w:sz="0" w:space="0" w:color="auto"/>
        <w:bottom w:val="none" w:sz="0" w:space="0" w:color="auto"/>
        <w:right w:val="none" w:sz="0" w:space="0" w:color="auto"/>
      </w:divBdr>
    </w:div>
    <w:div w:id="1411079521">
      <w:bodyDiv w:val="1"/>
      <w:marLeft w:val="0"/>
      <w:marRight w:val="0"/>
      <w:marTop w:val="0"/>
      <w:marBottom w:val="0"/>
      <w:divBdr>
        <w:top w:val="none" w:sz="0" w:space="0" w:color="auto"/>
        <w:left w:val="none" w:sz="0" w:space="0" w:color="auto"/>
        <w:bottom w:val="none" w:sz="0" w:space="0" w:color="auto"/>
        <w:right w:val="none" w:sz="0" w:space="0" w:color="auto"/>
      </w:divBdr>
    </w:div>
    <w:div w:id="1443039028">
      <w:bodyDiv w:val="1"/>
      <w:marLeft w:val="0"/>
      <w:marRight w:val="0"/>
      <w:marTop w:val="0"/>
      <w:marBottom w:val="0"/>
      <w:divBdr>
        <w:top w:val="none" w:sz="0" w:space="0" w:color="auto"/>
        <w:left w:val="none" w:sz="0" w:space="0" w:color="auto"/>
        <w:bottom w:val="none" w:sz="0" w:space="0" w:color="auto"/>
        <w:right w:val="none" w:sz="0" w:space="0" w:color="auto"/>
      </w:divBdr>
    </w:div>
    <w:div w:id="1447000449">
      <w:bodyDiv w:val="1"/>
      <w:marLeft w:val="0"/>
      <w:marRight w:val="0"/>
      <w:marTop w:val="0"/>
      <w:marBottom w:val="0"/>
      <w:divBdr>
        <w:top w:val="none" w:sz="0" w:space="0" w:color="auto"/>
        <w:left w:val="none" w:sz="0" w:space="0" w:color="auto"/>
        <w:bottom w:val="none" w:sz="0" w:space="0" w:color="auto"/>
        <w:right w:val="none" w:sz="0" w:space="0" w:color="auto"/>
      </w:divBdr>
    </w:div>
    <w:div w:id="1456605523">
      <w:bodyDiv w:val="1"/>
      <w:marLeft w:val="0"/>
      <w:marRight w:val="0"/>
      <w:marTop w:val="0"/>
      <w:marBottom w:val="0"/>
      <w:divBdr>
        <w:top w:val="none" w:sz="0" w:space="0" w:color="auto"/>
        <w:left w:val="none" w:sz="0" w:space="0" w:color="auto"/>
        <w:bottom w:val="none" w:sz="0" w:space="0" w:color="auto"/>
        <w:right w:val="none" w:sz="0" w:space="0" w:color="auto"/>
      </w:divBdr>
    </w:div>
    <w:div w:id="1497188972">
      <w:bodyDiv w:val="1"/>
      <w:marLeft w:val="0"/>
      <w:marRight w:val="0"/>
      <w:marTop w:val="0"/>
      <w:marBottom w:val="0"/>
      <w:divBdr>
        <w:top w:val="none" w:sz="0" w:space="0" w:color="auto"/>
        <w:left w:val="none" w:sz="0" w:space="0" w:color="auto"/>
        <w:bottom w:val="none" w:sz="0" w:space="0" w:color="auto"/>
        <w:right w:val="none" w:sz="0" w:space="0" w:color="auto"/>
      </w:divBdr>
    </w:div>
    <w:div w:id="1508714263">
      <w:bodyDiv w:val="1"/>
      <w:marLeft w:val="0"/>
      <w:marRight w:val="0"/>
      <w:marTop w:val="0"/>
      <w:marBottom w:val="0"/>
      <w:divBdr>
        <w:top w:val="none" w:sz="0" w:space="0" w:color="auto"/>
        <w:left w:val="none" w:sz="0" w:space="0" w:color="auto"/>
        <w:bottom w:val="none" w:sz="0" w:space="0" w:color="auto"/>
        <w:right w:val="none" w:sz="0" w:space="0" w:color="auto"/>
      </w:divBdr>
      <w:divsChild>
        <w:div w:id="654451266">
          <w:marLeft w:val="0"/>
          <w:marRight w:val="0"/>
          <w:marTop w:val="0"/>
          <w:marBottom w:val="0"/>
          <w:divBdr>
            <w:top w:val="none" w:sz="0" w:space="0" w:color="auto"/>
            <w:left w:val="none" w:sz="0" w:space="0" w:color="auto"/>
            <w:bottom w:val="none" w:sz="0" w:space="0" w:color="auto"/>
            <w:right w:val="none" w:sz="0" w:space="0" w:color="auto"/>
          </w:divBdr>
          <w:divsChild>
            <w:div w:id="129786377">
              <w:marLeft w:val="0"/>
              <w:marRight w:val="0"/>
              <w:marTop w:val="0"/>
              <w:marBottom w:val="0"/>
              <w:divBdr>
                <w:top w:val="none" w:sz="0" w:space="0" w:color="auto"/>
                <w:left w:val="none" w:sz="0" w:space="0" w:color="auto"/>
                <w:bottom w:val="none" w:sz="0" w:space="0" w:color="auto"/>
                <w:right w:val="none" w:sz="0" w:space="0" w:color="auto"/>
              </w:divBdr>
            </w:div>
            <w:div w:id="15068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21680">
      <w:bodyDiv w:val="1"/>
      <w:marLeft w:val="0"/>
      <w:marRight w:val="0"/>
      <w:marTop w:val="0"/>
      <w:marBottom w:val="0"/>
      <w:divBdr>
        <w:top w:val="none" w:sz="0" w:space="0" w:color="auto"/>
        <w:left w:val="none" w:sz="0" w:space="0" w:color="auto"/>
        <w:bottom w:val="none" w:sz="0" w:space="0" w:color="auto"/>
        <w:right w:val="none" w:sz="0" w:space="0" w:color="auto"/>
      </w:divBdr>
    </w:div>
    <w:div w:id="1602030186">
      <w:bodyDiv w:val="1"/>
      <w:marLeft w:val="0"/>
      <w:marRight w:val="0"/>
      <w:marTop w:val="0"/>
      <w:marBottom w:val="0"/>
      <w:divBdr>
        <w:top w:val="none" w:sz="0" w:space="0" w:color="auto"/>
        <w:left w:val="none" w:sz="0" w:space="0" w:color="auto"/>
        <w:bottom w:val="none" w:sz="0" w:space="0" w:color="auto"/>
        <w:right w:val="none" w:sz="0" w:space="0" w:color="auto"/>
      </w:divBdr>
    </w:div>
    <w:div w:id="1605530326">
      <w:bodyDiv w:val="1"/>
      <w:marLeft w:val="0"/>
      <w:marRight w:val="0"/>
      <w:marTop w:val="0"/>
      <w:marBottom w:val="0"/>
      <w:divBdr>
        <w:top w:val="none" w:sz="0" w:space="0" w:color="auto"/>
        <w:left w:val="none" w:sz="0" w:space="0" w:color="auto"/>
        <w:bottom w:val="none" w:sz="0" w:space="0" w:color="auto"/>
        <w:right w:val="none" w:sz="0" w:space="0" w:color="auto"/>
      </w:divBdr>
    </w:div>
    <w:div w:id="1608612909">
      <w:bodyDiv w:val="1"/>
      <w:marLeft w:val="0"/>
      <w:marRight w:val="0"/>
      <w:marTop w:val="0"/>
      <w:marBottom w:val="0"/>
      <w:divBdr>
        <w:top w:val="none" w:sz="0" w:space="0" w:color="auto"/>
        <w:left w:val="none" w:sz="0" w:space="0" w:color="auto"/>
        <w:bottom w:val="none" w:sz="0" w:space="0" w:color="auto"/>
        <w:right w:val="none" w:sz="0" w:space="0" w:color="auto"/>
      </w:divBdr>
    </w:div>
    <w:div w:id="1613434616">
      <w:bodyDiv w:val="1"/>
      <w:marLeft w:val="0"/>
      <w:marRight w:val="0"/>
      <w:marTop w:val="0"/>
      <w:marBottom w:val="0"/>
      <w:divBdr>
        <w:top w:val="none" w:sz="0" w:space="0" w:color="auto"/>
        <w:left w:val="none" w:sz="0" w:space="0" w:color="auto"/>
        <w:bottom w:val="none" w:sz="0" w:space="0" w:color="auto"/>
        <w:right w:val="none" w:sz="0" w:space="0" w:color="auto"/>
      </w:divBdr>
    </w:div>
    <w:div w:id="1617178149">
      <w:bodyDiv w:val="1"/>
      <w:marLeft w:val="0"/>
      <w:marRight w:val="0"/>
      <w:marTop w:val="0"/>
      <w:marBottom w:val="0"/>
      <w:divBdr>
        <w:top w:val="none" w:sz="0" w:space="0" w:color="auto"/>
        <w:left w:val="none" w:sz="0" w:space="0" w:color="auto"/>
        <w:bottom w:val="none" w:sz="0" w:space="0" w:color="auto"/>
        <w:right w:val="none" w:sz="0" w:space="0" w:color="auto"/>
      </w:divBdr>
    </w:div>
    <w:div w:id="1644965089">
      <w:bodyDiv w:val="1"/>
      <w:marLeft w:val="0"/>
      <w:marRight w:val="0"/>
      <w:marTop w:val="0"/>
      <w:marBottom w:val="0"/>
      <w:divBdr>
        <w:top w:val="none" w:sz="0" w:space="0" w:color="auto"/>
        <w:left w:val="none" w:sz="0" w:space="0" w:color="auto"/>
        <w:bottom w:val="none" w:sz="0" w:space="0" w:color="auto"/>
        <w:right w:val="none" w:sz="0" w:space="0" w:color="auto"/>
      </w:divBdr>
    </w:div>
    <w:div w:id="1658682933">
      <w:bodyDiv w:val="1"/>
      <w:marLeft w:val="0"/>
      <w:marRight w:val="0"/>
      <w:marTop w:val="0"/>
      <w:marBottom w:val="0"/>
      <w:divBdr>
        <w:top w:val="none" w:sz="0" w:space="0" w:color="auto"/>
        <w:left w:val="none" w:sz="0" w:space="0" w:color="auto"/>
        <w:bottom w:val="none" w:sz="0" w:space="0" w:color="auto"/>
        <w:right w:val="none" w:sz="0" w:space="0" w:color="auto"/>
      </w:divBdr>
    </w:div>
    <w:div w:id="1687056831">
      <w:bodyDiv w:val="1"/>
      <w:marLeft w:val="0"/>
      <w:marRight w:val="0"/>
      <w:marTop w:val="0"/>
      <w:marBottom w:val="0"/>
      <w:divBdr>
        <w:top w:val="none" w:sz="0" w:space="0" w:color="auto"/>
        <w:left w:val="none" w:sz="0" w:space="0" w:color="auto"/>
        <w:bottom w:val="none" w:sz="0" w:space="0" w:color="auto"/>
        <w:right w:val="none" w:sz="0" w:space="0" w:color="auto"/>
      </w:divBdr>
      <w:divsChild>
        <w:div w:id="1938979191">
          <w:marLeft w:val="0"/>
          <w:marRight w:val="0"/>
          <w:marTop w:val="0"/>
          <w:marBottom w:val="0"/>
          <w:divBdr>
            <w:top w:val="none" w:sz="0" w:space="0" w:color="auto"/>
            <w:left w:val="none" w:sz="0" w:space="0" w:color="auto"/>
            <w:bottom w:val="none" w:sz="0" w:space="0" w:color="auto"/>
            <w:right w:val="none" w:sz="0" w:space="0" w:color="auto"/>
          </w:divBdr>
          <w:divsChild>
            <w:div w:id="864054254">
              <w:marLeft w:val="0"/>
              <w:marRight w:val="0"/>
              <w:marTop w:val="0"/>
              <w:marBottom w:val="0"/>
              <w:divBdr>
                <w:top w:val="none" w:sz="0" w:space="0" w:color="auto"/>
                <w:left w:val="none" w:sz="0" w:space="0" w:color="auto"/>
                <w:bottom w:val="none" w:sz="0" w:space="0" w:color="auto"/>
                <w:right w:val="none" w:sz="0" w:space="0" w:color="auto"/>
              </w:divBdr>
            </w:div>
            <w:div w:id="617761959">
              <w:marLeft w:val="0"/>
              <w:marRight w:val="0"/>
              <w:marTop w:val="0"/>
              <w:marBottom w:val="0"/>
              <w:divBdr>
                <w:top w:val="none" w:sz="0" w:space="0" w:color="auto"/>
                <w:left w:val="none" w:sz="0" w:space="0" w:color="auto"/>
                <w:bottom w:val="none" w:sz="0" w:space="0" w:color="auto"/>
                <w:right w:val="none" w:sz="0" w:space="0" w:color="auto"/>
              </w:divBdr>
            </w:div>
            <w:div w:id="1409157161">
              <w:marLeft w:val="0"/>
              <w:marRight w:val="0"/>
              <w:marTop w:val="0"/>
              <w:marBottom w:val="0"/>
              <w:divBdr>
                <w:top w:val="none" w:sz="0" w:space="0" w:color="auto"/>
                <w:left w:val="none" w:sz="0" w:space="0" w:color="auto"/>
                <w:bottom w:val="none" w:sz="0" w:space="0" w:color="auto"/>
                <w:right w:val="none" w:sz="0" w:space="0" w:color="auto"/>
              </w:divBdr>
            </w:div>
            <w:div w:id="47094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89553">
      <w:bodyDiv w:val="1"/>
      <w:marLeft w:val="0"/>
      <w:marRight w:val="0"/>
      <w:marTop w:val="0"/>
      <w:marBottom w:val="0"/>
      <w:divBdr>
        <w:top w:val="none" w:sz="0" w:space="0" w:color="auto"/>
        <w:left w:val="none" w:sz="0" w:space="0" w:color="auto"/>
        <w:bottom w:val="none" w:sz="0" w:space="0" w:color="auto"/>
        <w:right w:val="none" w:sz="0" w:space="0" w:color="auto"/>
      </w:divBdr>
    </w:div>
    <w:div w:id="1907377018">
      <w:bodyDiv w:val="1"/>
      <w:marLeft w:val="0"/>
      <w:marRight w:val="0"/>
      <w:marTop w:val="0"/>
      <w:marBottom w:val="0"/>
      <w:divBdr>
        <w:top w:val="none" w:sz="0" w:space="0" w:color="auto"/>
        <w:left w:val="none" w:sz="0" w:space="0" w:color="auto"/>
        <w:bottom w:val="none" w:sz="0" w:space="0" w:color="auto"/>
        <w:right w:val="none" w:sz="0" w:space="0" w:color="auto"/>
      </w:divBdr>
    </w:div>
    <w:div w:id="1911574019">
      <w:bodyDiv w:val="1"/>
      <w:marLeft w:val="0"/>
      <w:marRight w:val="0"/>
      <w:marTop w:val="0"/>
      <w:marBottom w:val="0"/>
      <w:divBdr>
        <w:top w:val="none" w:sz="0" w:space="0" w:color="auto"/>
        <w:left w:val="none" w:sz="0" w:space="0" w:color="auto"/>
        <w:bottom w:val="none" w:sz="0" w:space="0" w:color="auto"/>
        <w:right w:val="none" w:sz="0" w:space="0" w:color="auto"/>
      </w:divBdr>
      <w:divsChild>
        <w:div w:id="1102846300">
          <w:marLeft w:val="0"/>
          <w:marRight w:val="0"/>
          <w:marTop w:val="0"/>
          <w:marBottom w:val="0"/>
          <w:divBdr>
            <w:top w:val="none" w:sz="0" w:space="0" w:color="auto"/>
            <w:left w:val="none" w:sz="0" w:space="0" w:color="auto"/>
            <w:bottom w:val="none" w:sz="0" w:space="0" w:color="auto"/>
            <w:right w:val="none" w:sz="0" w:space="0" w:color="auto"/>
          </w:divBdr>
          <w:divsChild>
            <w:div w:id="1740860412">
              <w:marLeft w:val="0"/>
              <w:marRight w:val="0"/>
              <w:marTop w:val="0"/>
              <w:marBottom w:val="0"/>
              <w:divBdr>
                <w:top w:val="none" w:sz="0" w:space="0" w:color="auto"/>
                <w:left w:val="none" w:sz="0" w:space="0" w:color="auto"/>
                <w:bottom w:val="none" w:sz="0" w:space="0" w:color="auto"/>
                <w:right w:val="none" w:sz="0" w:space="0" w:color="auto"/>
              </w:divBdr>
            </w:div>
            <w:div w:id="126361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05252">
      <w:bodyDiv w:val="1"/>
      <w:marLeft w:val="0"/>
      <w:marRight w:val="0"/>
      <w:marTop w:val="0"/>
      <w:marBottom w:val="0"/>
      <w:divBdr>
        <w:top w:val="none" w:sz="0" w:space="0" w:color="auto"/>
        <w:left w:val="none" w:sz="0" w:space="0" w:color="auto"/>
        <w:bottom w:val="none" w:sz="0" w:space="0" w:color="auto"/>
        <w:right w:val="none" w:sz="0" w:space="0" w:color="auto"/>
      </w:divBdr>
    </w:div>
    <w:div w:id="1935166928">
      <w:bodyDiv w:val="1"/>
      <w:marLeft w:val="0"/>
      <w:marRight w:val="0"/>
      <w:marTop w:val="0"/>
      <w:marBottom w:val="0"/>
      <w:divBdr>
        <w:top w:val="none" w:sz="0" w:space="0" w:color="auto"/>
        <w:left w:val="none" w:sz="0" w:space="0" w:color="auto"/>
        <w:bottom w:val="none" w:sz="0" w:space="0" w:color="auto"/>
        <w:right w:val="none" w:sz="0" w:space="0" w:color="auto"/>
      </w:divBdr>
    </w:div>
    <w:div w:id="1951354651">
      <w:bodyDiv w:val="1"/>
      <w:marLeft w:val="0"/>
      <w:marRight w:val="0"/>
      <w:marTop w:val="0"/>
      <w:marBottom w:val="0"/>
      <w:divBdr>
        <w:top w:val="none" w:sz="0" w:space="0" w:color="auto"/>
        <w:left w:val="none" w:sz="0" w:space="0" w:color="auto"/>
        <w:bottom w:val="none" w:sz="0" w:space="0" w:color="auto"/>
        <w:right w:val="none" w:sz="0" w:space="0" w:color="auto"/>
      </w:divBdr>
    </w:div>
    <w:div w:id="1978487375">
      <w:bodyDiv w:val="1"/>
      <w:marLeft w:val="0"/>
      <w:marRight w:val="0"/>
      <w:marTop w:val="0"/>
      <w:marBottom w:val="0"/>
      <w:divBdr>
        <w:top w:val="none" w:sz="0" w:space="0" w:color="auto"/>
        <w:left w:val="none" w:sz="0" w:space="0" w:color="auto"/>
        <w:bottom w:val="none" w:sz="0" w:space="0" w:color="auto"/>
        <w:right w:val="none" w:sz="0" w:space="0" w:color="auto"/>
      </w:divBdr>
    </w:div>
    <w:div w:id="1984500450">
      <w:bodyDiv w:val="1"/>
      <w:marLeft w:val="0"/>
      <w:marRight w:val="0"/>
      <w:marTop w:val="0"/>
      <w:marBottom w:val="0"/>
      <w:divBdr>
        <w:top w:val="none" w:sz="0" w:space="0" w:color="auto"/>
        <w:left w:val="none" w:sz="0" w:space="0" w:color="auto"/>
        <w:bottom w:val="none" w:sz="0" w:space="0" w:color="auto"/>
        <w:right w:val="none" w:sz="0" w:space="0" w:color="auto"/>
      </w:divBdr>
      <w:divsChild>
        <w:div w:id="1269658799">
          <w:marLeft w:val="0"/>
          <w:marRight w:val="0"/>
          <w:marTop w:val="0"/>
          <w:marBottom w:val="0"/>
          <w:divBdr>
            <w:top w:val="none" w:sz="0" w:space="0" w:color="auto"/>
            <w:left w:val="none" w:sz="0" w:space="0" w:color="auto"/>
            <w:bottom w:val="none" w:sz="0" w:space="0" w:color="auto"/>
            <w:right w:val="none" w:sz="0" w:space="0" w:color="auto"/>
          </w:divBdr>
          <w:divsChild>
            <w:div w:id="1865702690">
              <w:marLeft w:val="0"/>
              <w:marRight w:val="0"/>
              <w:marTop w:val="0"/>
              <w:marBottom w:val="0"/>
              <w:divBdr>
                <w:top w:val="none" w:sz="0" w:space="0" w:color="auto"/>
                <w:left w:val="none" w:sz="0" w:space="0" w:color="auto"/>
                <w:bottom w:val="none" w:sz="0" w:space="0" w:color="auto"/>
                <w:right w:val="none" w:sz="0" w:space="0" w:color="auto"/>
              </w:divBdr>
            </w:div>
            <w:div w:id="15017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66965">
      <w:bodyDiv w:val="1"/>
      <w:marLeft w:val="0"/>
      <w:marRight w:val="0"/>
      <w:marTop w:val="0"/>
      <w:marBottom w:val="0"/>
      <w:divBdr>
        <w:top w:val="none" w:sz="0" w:space="0" w:color="auto"/>
        <w:left w:val="none" w:sz="0" w:space="0" w:color="auto"/>
        <w:bottom w:val="none" w:sz="0" w:space="0" w:color="auto"/>
        <w:right w:val="none" w:sz="0" w:space="0" w:color="auto"/>
      </w:divBdr>
    </w:div>
    <w:div w:id="2098942155">
      <w:bodyDiv w:val="1"/>
      <w:marLeft w:val="0"/>
      <w:marRight w:val="0"/>
      <w:marTop w:val="0"/>
      <w:marBottom w:val="0"/>
      <w:divBdr>
        <w:top w:val="none" w:sz="0" w:space="0" w:color="auto"/>
        <w:left w:val="none" w:sz="0" w:space="0" w:color="auto"/>
        <w:bottom w:val="none" w:sz="0" w:space="0" w:color="auto"/>
        <w:right w:val="none" w:sz="0" w:space="0" w:color="auto"/>
      </w:divBdr>
    </w:div>
    <w:div w:id="2117745875">
      <w:bodyDiv w:val="1"/>
      <w:marLeft w:val="0"/>
      <w:marRight w:val="0"/>
      <w:marTop w:val="0"/>
      <w:marBottom w:val="0"/>
      <w:divBdr>
        <w:top w:val="none" w:sz="0" w:space="0" w:color="auto"/>
        <w:left w:val="none" w:sz="0" w:space="0" w:color="auto"/>
        <w:bottom w:val="none" w:sz="0" w:space="0" w:color="auto"/>
        <w:right w:val="none" w:sz="0" w:space="0" w:color="auto"/>
      </w:divBdr>
    </w:div>
    <w:div w:id="2133133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hyperlink" Target="https://www.publicdomainpictures.net/view-image.php?image=341500&amp;pictur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gif"/><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gif"/><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Gabriel xmlns="54360369-8f2a-4335-bc31-c9825dd21104">
      <UserInfo>
        <DisplayName/>
        <AccountId xsi:nil="true"/>
        <AccountType/>
      </UserInfo>
    </Gabriel>
    <lcf76f155ced4ddcb4097134ff3c332f xmlns="54360369-8f2a-4335-bc31-c9825dd21104">
      <Terms xmlns="http://schemas.microsoft.com/office/infopath/2007/PartnerControls"/>
    </lcf76f155ced4ddcb4097134ff3c332f>
    <TaxCatchAll xmlns="8af43b0a-f371-4bc6-a239-c7b0c44cb1e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0B00842FB5E1A24AA18016FADDDC68C0" ma:contentTypeVersion="21" ma:contentTypeDescription="Ein neues Dokument erstellen." ma:contentTypeScope="" ma:versionID="07e89163e8b6229bd1973609071146f0">
  <xsd:schema xmlns:xsd="http://www.w3.org/2001/XMLSchema" xmlns:xs="http://www.w3.org/2001/XMLSchema" xmlns:p="http://schemas.microsoft.com/office/2006/metadata/properties" xmlns:ns2="54360369-8f2a-4335-bc31-c9825dd21104" xmlns:ns3="8af43b0a-f371-4bc6-a239-c7b0c44cb1e1" targetNamespace="http://schemas.microsoft.com/office/2006/metadata/properties" ma:root="true" ma:fieldsID="9c719ddd2e080bf4c2389eed2491f25e" ns2:_="" ns3:_="">
    <xsd:import namespace="54360369-8f2a-4335-bc31-c9825dd21104"/>
    <xsd:import namespace="8af43b0a-f371-4bc6-a239-c7b0c44cb1e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MediaServiceObjectDetectorVersions" minOccurs="0"/>
                <xsd:element ref="ns2:Gabriel"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360369-8f2a-4335-bc31-c9825dd211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hidden="true" ma:internalName="MediaServiceAutoTags" ma:readOnly="true">
      <xsd:simpleType>
        <xsd:restriction base="dms:Text"/>
      </xsd:simpleType>
    </xsd:element>
    <xsd:element name="MediaServiceOCR" ma:index="11" nillable="true" ma:displayName="Extracted Text" ma:hidden="true" ma:internalName="MediaServiceOCR" ma:readOnly="true">
      <xsd:simpleType>
        <xsd:restriction base="dms:Note"/>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hidden="true" ma:internalName="MediaServiceKeyPoints" ma:readOnly="tru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Gabriel" ma:index="21" nillable="true" ma:displayName="Gabriel" ma:format="Dropdown" ma:list="UserInfo" ma:SharePointGroup="0" ma:internalName="Gabriel">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cf76f155ced4ddcb4097134ff3c332f" ma:index="23" nillable="true" ma:taxonomy="true" ma:internalName="lcf76f155ced4ddcb4097134ff3c332f" ma:taxonomyFieldName="MediaServiceImageTags" ma:displayName="Bildmarkierungen" ma:readOnly="false" ma:fieldId="{5cf76f15-5ced-4ddc-b409-7134ff3c332f}" ma:taxonomyMulti="true" ma:sspId="0feb01f8-e923-45a1-aeb4-2d22cab5ded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af43b0a-f371-4bc6-a239-c7b0c44cb1e1" elementFormDefault="qualified">
    <xsd:import namespace="http://schemas.microsoft.com/office/2006/documentManagement/types"/>
    <xsd:import namespace="http://schemas.microsoft.com/office/infopath/2007/PartnerControls"/>
    <xsd:element name="SharedWithUsers" ma:index="16" nillable="true" ma:displayName="Freigegeben für"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hidden="true" ma:internalName="SharedWithDetails" ma:readOnly="true">
      <xsd:simpleType>
        <xsd:restriction base="dms:Note"/>
      </xsd:simpleType>
    </xsd:element>
    <xsd:element name="TaxCatchAll" ma:index="24" nillable="true" ma:displayName="Taxonomy Catch All Column" ma:hidden="true" ma:list="{eddc28a1-2a70-4679-b891-656332c737fa}" ma:internalName="TaxCatchAll" ma:showField="CatchAllData" ma:web="8af43b0a-f371-4bc6-a239-c7b0c44cb1e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Inhaltstyp"/>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Met101</b:Tag>
    <b:SourceType>Book</b:SourceType>
    <b:Guid>{647AA142-5C52-40C0-BE98-695673DA6D65}</b:Guid>
    <b:Title>Abschlussarbeiten</b:Title>
    <b:Year>2010</b:Year>
    <b:City>Aarau</b:City>
    <b:Publisher>Sauerländer</b:Publisher>
    <b:Author>
      <b:Author>
        <b:NameList>
          <b:Person>
            <b:Last>Metzger</b:Last>
            <b:First>Philipp</b:First>
          </b:Person>
        </b:NameList>
      </b:Author>
    </b:Author>
    <b:LCID>en-US</b:LCID>
    <b:RefOrder>7</b:RefOrder>
  </b:Source>
  <b:Source>
    <b:Tag>Bon1</b:Tag>
    <b:SourceType>Book</b:SourceType>
    <b:Guid>{292186C9-4AF3-43A3-AA4D-2F48BBF5FFDE}</b:Guid>
    <b:Author>
      <b:Author>
        <b:NameList>
          <b:Person>
            <b:Last>Bonati</b:Last>
            <b:First>Peter</b:First>
          </b:Person>
          <b:Person>
            <b:Last>Hadorn</b:Last>
            <b:First>Rudolf</b:First>
          </b:Person>
        </b:NameList>
      </b:Author>
    </b:Author>
    <b:Title>Matura- und andere selbständige Arbeiten betreuen</b:Title>
    <b:Year>2009</b:Year>
    <b:City>Bern</b:City>
    <b:Publisher>Heb Verlag AG</b:Publisher>
    <b:LCID>en-US</b:LCID>
    <b:Edition>2. Auflage</b:Edition>
    <b:RefOrder>8</b:RefOrder>
  </b:Source>
  <b:Source>
    <b:Tag>Pan151</b:Tag>
    <b:SourceType>InternetSite</b:SourceType>
    <b:Guid>{28F9BEB8-4234-4D57-A85E-A0EB135C9361}</b:Guid>
    <b:Title>Panorama</b:Title>
    <b:InternetSiteTitle>Statistik Schweiz - Panorama</b:InternetSiteTitle>
    <b:Year>2015</b:Year>
    <b:Month>December</b:Month>
    <b:Day>15</b:Day>
    <b:URL>http://www.bfs.admin.ch/bfs/portal/de/index/themen/01/01/pan.html</b:URL>
    <b:YearAccessed>2019</b:YearAccessed>
    <b:MonthAccessed>December</b:MonthAccessed>
    <b:DayAccessed>6</b:DayAccessed>
    <b:LCID>en-GB</b:LCID>
    <b:RefOrder>9</b:RefOrder>
  </b:Source>
  <b:Source>
    <b:Tag>alg22</b:Tag>
    <b:SourceType>InternetSite</b:SourceType>
    <b:Guid>{AB01EC78-4743-A943-BB21-E71FA6BCBA0F}</b:Guid>
    <b:Title>Qualia Computing</b:Title>
    <b:Year>2022</b:Year>
    <b:Month>July</b:Month>
    <b:Day>25</b:Day>
    <b:Author>
      <b:Author>
        <b:NameList>
          <b:Person>
            <b:Last>algekalipso</b:Last>
          </b:Person>
        </b:NameList>
      </b:Author>
    </b:Author>
    <b:InternetSiteTitle>Qualia Computing</b:InternetSiteTitle>
    <b:URL>https://qualiacomputing.com/2022/07/25/bobby-fischer-1972-world-chess-champion-on-why-chess-is-a-lousy-game-and-how-to-save-it/#:~:text=Bobby%20Fischer%3A%20No%2C%20no%2C,I%20don't%20need%20it.</b:URL>
    <b:RefOrder>1</b:RefOrder>
  </b:Source>
  <b:Source>
    <b:Tag>W3S</b:Tag>
    <b:SourceType>InternetSite</b:SourceType>
    <b:Guid>{50692B51-599C-CE48-9294-2F8E037D1E74}</b:Guid>
    <b:Title>W3Schools</b:Title>
    <b:URL>https://www.w3schools.com/python/python_classes.asp</b:URL>
    <b:RefOrder>2</b:RefOrder>
  </b:Source>
  <b:Source>
    <b:Tag>W3S1</b:Tag>
    <b:SourceType>InternetSite</b:SourceType>
    <b:Guid>{AA90DD0C-0225-9B4F-B735-D4F725DADE60}</b:Guid>
    <b:Title>W3Schools</b:Title>
    <b:URL>https://www.w3schools.com/python/python_functions.asp</b:URL>
    <b:RefOrder>5</b:RefOrder>
  </b:Source>
  <b:Source>
    <b:Tag>W3S2</b:Tag>
    <b:SourceType>InternetSite</b:SourceType>
    <b:Guid>{6ACE69E3-2ECA-CC47-B409-CA0FA069CA51}</b:Guid>
    <b:Title>W3Schools</b:Title>
    <b:URL>https://www.w3schools.com/charsets/ref_html_utf8.asp</b:URL>
    <b:RefOrder>3</b:RefOrder>
  </b:Source>
  <b:Source>
    <b:Tag>Ber22</b:Tag>
    <b:SourceType>InternetSite</b:SourceType>
    <b:Guid>{DD2B6452-B730-9C43-87BB-65D6454012CD}</b:Guid>
    <b:Author>
      <b:Author>
        <b:NameList>
          <b:Person>
            <b:Last>Klein</b:Last>
            <b:First>Bernd</b:First>
          </b:Person>
        </b:NameList>
      </b:Author>
    </b:Author>
    <b:Title>python-course</b:Title>
    <b:URL>https://python-course.eu/tkinter/buttons-in-tkinter.php#:~:text=The%20Button%20widget%20is%20a,text%20and%20images%20like%20labels.</b:URL>
    <b:Year>2022</b:Year>
    <b:Month>2</b:Month>
    <b:Day>1</b:Day>
    <b:RefOrder>4</b:RefOrder>
  </b:Source>
  <b:Source>
    <b:Tag>W3S3</b:Tag>
    <b:SourceType>InternetSite</b:SourceType>
    <b:Guid>{B1D1FB0C-D412-FC44-A4C9-8D97E7BBBFD3}</b:Guid>
    <b:Title>W3Schools</b:Title>
    <b:URL>https://www.w3schools.com/python/python_modules.asp</b:URL>
    <b:RefOrder>6</b:RefOrder>
  </b:Source>
</b:Sources>
</file>

<file path=customXml/itemProps1.xml><?xml version="1.0" encoding="utf-8"?>
<ds:datastoreItem xmlns:ds="http://schemas.openxmlformats.org/officeDocument/2006/customXml" ds:itemID="{EC02B29B-4DA1-4218-8DBD-746FC57F2C39}">
  <ds:schemaRefs>
    <ds:schemaRef ds:uri="http://schemas.microsoft.com/office/2006/metadata/properties"/>
    <ds:schemaRef ds:uri="http://schemas.microsoft.com/office/infopath/2007/PartnerControls"/>
    <ds:schemaRef ds:uri="54360369-8f2a-4335-bc31-c9825dd21104"/>
    <ds:schemaRef ds:uri="8af43b0a-f371-4bc6-a239-c7b0c44cb1e1"/>
  </ds:schemaRefs>
</ds:datastoreItem>
</file>

<file path=customXml/itemProps2.xml><?xml version="1.0" encoding="utf-8"?>
<ds:datastoreItem xmlns:ds="http://schemas.openxmlformats.org/officeDocument/2006/customXml" ds:itemID="{DA3BA4B8-6697-4394-BB4F-DC96583369A6}">
  <ds:schemaRefs>
    <ds:schemaRef ds:uri="http://schemas.microsoft.com/sharepoint/v3/contenttype/forms"/>
  </ds:schemaRefs>
</ds:datastoreItem>
</file>

<file path=customXml/itemProps3.xml><?xml version="1.0" encoding="utf-8"?>
<ds:datastoreItem xmlns:ds="http://schemas.openxmlformats.org/officeDocument/2006/customXml" ds:itemID="{79141142-13AD-4F5C-8296-FF8AB7E74C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360369-8f2a-4335-bc31-c9825dd21104"/>
    <ds:schemaRef ds:uri="8af43b0a-f371-4bc6-a239-c7b0c44cb1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AEB3E7B-EF52-E64B-BAD6-9AFED6E0A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27</Pages>
  <Words>5051</Words>
  <Characters>28791</Characters>
  <Application>Microsoft Office Word</Application>
  <DocSecurity>0</DocSecurity>
  <Lines>239</Lines>
  <Paragraphs>67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Cluster 06 BLD SG</Company>
  <LinksUpToDate>false</LinksUpToDate>
  <CharactersWithSpaces>33775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Reuteler Nadja</dc:creator>
  <cp:keywords/>
  <dc:description/>
  <cp:lastModifiedBy>Attila Vizhanyo</cp:lastModifiedBy>
  <cp:revision>21</cp:revision>
  <dcterms:created xsi:type="dcterms:W3CDTF">2016-06-20T06:47:00Z</dcterms:created>
  <dcterms:modified xsi:type="dcterms:W3CDTF">2024-01-02T19:43:00Z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0x0101000B00842FB5E1A24AA18016FADDDC68C0</vt:lpwstr>
  </property>
</Properties>
</file>